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2D16A" w14:textId="668C36B7" w:rsidR="00C943FF" w:rsidRDefault="00DA6181" w:rsidP="006072D6">
      <w:pPr>
        <w:rPr>
          <w:rFonts w:cstheme="minorHAnsi"/>
          <w:sz w:val="24"/>
          <w:szCs w:val="24"/>
        </w:rPr>
      </w:pPr>
      <w:r>
        <w:rPr>
          <w:rFonts w:cstheme="minorHAnsi"/>
          <w:sz w:val="24"/>
          <w:szCs w:val="24"/>
        </w:rPr>
        <w:t>01</w:t>
      </w:r>
      <w:r w:rsidR="00D8156D" w:rsidRPr="006072D6">
        <w:rPr>
          <w:rFonts w:cstheme="minorHAnsi"/>
          <w:sz w:val="24"/>
          <w:szCs w:val="24"/>
        </w:rPr>
        <w:t>/</w:t>
      </w:r>
      <w:r>
        <w:rPr>
          <w:rFonts w:cstheme="minorHAnsi"/>
          <w:sz w:val="24"/>
          <w:szCs w:val="24"/>
        </w:rPr>
        <w:t>10</w:t>
      </w:r>
      <w:r w:rsidR="00E87732">
        <w:rPr>
          <w:rFonts w:cstheme="minorHAnsi"/>
          <w:sz w:val="24"/>
          <w:szCs w:val="24"/>
        </w:rPr>
        <w:t>/</w:t>
      </w:r>
      <w:r w:rsidR="00D8156D" w:rsidRPr="006072D6">
        <w:rPr>
          <w:rFonts w:cstheme="minorHAnsi"/>
          <w:sz w:val="24"/>
          <w:szCs w:val="24"/>
        </w:rPr>
        <w:t>202</w:t>
      </w:r>
      <w:r>
        <w:rPr>
          <w:rFonts w:cstheme="minorHAnsi"/>
          <w:sz w:val="24"/>
          <w:szCs w:val="24"/>
        </w:rPr>
        <w:t>6</w:t>
      </w:r>
      <w:r w:rsidR="00D8156D" w:rsidRPr="006072D6">
        <w:rPr>
          <w:rFonts w:cstheme="minorHAnsi"/>
          <w:sz w:val="24"/>
          <w:szCs w:val="24"/>
        </w:rPr>
        <w:t xml:space="preserve">, Legacy (last week) </w:t>
      </w:r>
    </w:p>
    <w:p w14:paraId="1FD3AFEC" w14:textId="77777777" w:rsidR="0054154B" w:rsidRDefault="0054154B" w:rsidP="003F2EFC">
      <w:pPr>
        <w:rPr>
          <w:rFonts w:cstheme="minorHAnsi"/>
          <w:sz w:val="24"/>
          <w:szCs w:val="24"/>
        </w:rPr>
      </w:pPr>
      <w:r w:rsidRPr="0054154B">
        <w:rPr>
          <w:rFonts w:cstheme="minorHAnsi"/>
          <w:sz w:val="24"/>
          <w:szCs w:val="24"/>
        </w:rPr>
        <w:t xml:space="preserve">https://www.youtube.com/live/l8tzXKk-KjY?si=rYlnuDkpcyDF68Wo </w:t>
      </w:r>
    </w:p>
    <w:p w14:paraId="22D0202C" w14:textId="6C07B332" w:rsidR="003F2EFC" w:rsidRDefault="007F0F5A" w:rsidP="003F2EFC">
      <w:pPr>
        <w:rPr>
          <w:rFonts w:cstheme="minorHAnsi"/>
          <w:sz w:val="24"/>
          <w:szCs w:val="24"/>
        </w:rPr>
      </w:pPr>
      <w:r w:rsidRPr="007F0F5A">
        <w:rPr>
          <w:rFonts w:cstheme="minorHAnsi"/>
          <w:sz w:val="24"/>
          <w:szCs w:val="24"/>
        </w:rPr>
        <w:t>“</w:t>
      </w:r>
      <w:r w:rsidR="009C34F3">
        <w:rPr>
          <w:rFonts w:cstheme="minorHAnsi"/>
          <w:sz w:val="24"/>
          <w:szCs w:val="24"/>
        </w:rPr>
        <w:t>Perfect Family</w:t>
      </w:r>
      <w:r w:rsidRPr="007F0F5A">
        <w:rPr>
          <w:rFonts w:cstheme="minorHAnsi"/>
          <w:sz w:val="24"/>
          <w:szCs w:val="24"/>
        </w:rPr>
        <w:t xml:space="preserve"> | </w:t>
      </w:r>
      <w:r w:rsidR="009C34F3">
        <w:rPr>
          <w:rFonts w:cstheme="minorHAnsi"/>
          <w:sz w:val="24"/>
          <w:szCs w:val="24"/>
        </w:rPr>
        <w:t>PERFCT</w:t>
      </w:r>
      <w:r w:rsidRPr="007F0F5A">
        <w:rPr>
          <w:rFonts w:cstheme="minorHAnsi"/>
          <w:sz w:val="24"/>
          <w:szCs w:val="24"/>
        </w:rPr>
        <w:t>,”</w:t>
      </w:r>
      <w:r>
        <w:rPr>
          <w:rFonts w:cstheme="minorHAnsi"/>
          <w:sz w:val="24"/>
          <w:szCs w:val="24"/>
        </w:rPr>
        <w:t xml:space="preserve"> </w:t>
      </w:r>
      <w:r w:rsidR="003F2EFC" w:rsidRPr="006072D6">
        <w:rPr>
          <w:rFonts w:cstheme="minorHAnsi"/>
          <w:sz w:val="24"/>
          <w:szCs w:val="24"/>
        </w:rPr>
        <w:t>Phil EuBank, Lead Pastor</w:t>
      </w:r>
    </w:p>
    <w:p w14:paraId="7025127E" w14:textId="256F0D08" w:rsidR="00FF786F" w:rsidRDefault="00FF786F" w:rsidP="00FF786F">
      <w:pPr>
        <w:rPr>
          <w:rFonts w:cstheme="minorHAnsi"/>
          <w:sz w:val="24"/>
          <w:szCs w:val="24"/>
        </w:rPr>
      </w:pPr>
    </w:p>
    <w:p w14:paraId="1097BD80" w14:textId="5943556C" w:rsidR="005C54AB" w:rsidRPr="007F0F5A" w:rsidRDefault="005C54AB" w:rsidP="005C54AB">
      <w:pPr>
        <w:rPr>
          <w:rFonts w:cstheme="minorHAnsi"/>
          <w:sz w:val="24"/>
          <w:szCs w:val="24"/>
        </w:rPr>
      </w:pPr>
    </w:p>
    <w:p w14:paraId="1E57A438" w14:textId="7B39E6C7" w:rsidR="00D9100E" w:rsidRDefault="00182F8A" w:rsidP="00D9100E">
      <w:pPr>
        <w:rPr>
          <w:rFonts w:cstheme="minorHAnsi"/>
          <w:sz w:val="24"/>
          <w:szCs w:val="24"/>
        </w:rPr>
      </w:pPr>
      <w:r w:rsidRPr="00182F8A">
        <w:rPr>
          <w:rFonts w:cstheme="minorHAnsi"/>
          <w:noProof/>
          <w:sz w:val="24"/>
          <w:szCs w:val="24"/>
        </w:rPr>
        <w:drawing>
          <wp:inline distT="0" distB="0" distL="0" distR="0" wp14:anchorId="77575507" wp14:editId="6C65EDBE">
            <wp:extent cx="1971950" cy="1114581"/>
            <wp:effectExtent l="0" t="0" r="0" b="9525"/>
            <wp:docPr id="198525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54181" name=""/>
                    <pic:cNvPicPr/>
                  </pic:nvPicPr>
                  <pic:blipFill>
                    <a:blip r:embed="rId8"/>
                    <a:stretch>
                      <a:fillRect/>
                    </a:stretch>
                  </pic:blipFill>
                  <pic:spPr>
                    <a:xfrm>
                      <a:off x="0" y="0"/>
                      <a:ext cx="1971950" cy="1114581"/>
                    </a:xfrm>
                    <a:prstGeom prst="rect">
                      <a:avLst/>
                    </a:prstGeom>
                  </pic:spPr>
                </pic:pic>
              </a:graphicData>
            </a:graphic>
          </wp:inline>
        </w:drawing>
      </w:r>
    </w:p>
    <w:p w14:paraId="7822F012" w14:textId="77777777" w:rsidR="006B11E1" w:rsidRDefault="006B11E1" w:rsidP="00D9100E">
      <w:pPr>
        <w:rPr>
          <w:rFonts w:cstheme="minorHAnsi"/>
          <w:sz w:val="24"/>
          <w:szCs w:val="24"/>
        </w:rPr>
      </w:pPr>
    </w:p>
    <w:p w14:paraId="2B930CC2" w14:textId="77777777" w:rsidR="008C29EA" w:rsidRDefault="008C29EA" w:rsidP="00575799">
      <w:pPr>
        <w:rPr>
          <w:rFonts w:cstheme="minorHAnsi"/>
          <w:sz w:val="24"/>
          <w:szCs w:val="24"/>
        </w:rPr>
      </w:pPr>
    </w:p>
    <w:p w14:paraId="74559BB0" w14:textId="7EBEDB69" w:rsidR="008C29EA" w:rsidRDefault="008C29EA" w:rsidP="00575799">
      <w:pPr>
        <w:rPr>
          <w:rFonts w:cstheme="minorHAnsi"/>
          <w:sz w:val="24"/>
          <w:szCs w:val="24"/>
        </w:rPr>
      </w:pPr>
      <w:r>
        <w:rPr>
          <w:rFonts w:cstheme="minorHAnsi"/>
          <w:sz w:val="24"/>
          <w:szCs w:val="24"/>
        </w:rPr>
        <w:t>Introduction:</w:t>
      </w:r>
    </w:p>
    <w:p w14:paraId="31A6746A" w14:textId="7C67C50F" w:rsidR="00D9513B" w:rsidRDefault="00D9513B" w:rsidP="00D9513B">
      <w:pPr>
        <w:rPr>
          <w:rFonts w:cstheme="minorHAnsi"/>
          <w:sz w:val="24"/>
          <w:szCs w:val="24"/>
        </w:rPr>
      </w:pPr>
      <w:r>
        <w:rPr>
          <w:rFonts w:cstheme="minorHAnsi"/>
          <w:sz w:val="24"/>
          <w:szCs w:val="24"/>
        </w:rPr>
        <w:t>22:00/1:1</w:t>
      </w:r>
      <w:r w:rsidR="00233CCC">
        <w:rPr>
          <w:rFonts w:cstheme="minorHAnsi"/>
          <w:sz w:val="24"/>
          <w:szCs w:val="24"/>
        </w:rPr>
        <w:t>4</w:t>
      </w:r>
      <w:r>
        <w:rPr>
          <w:rFonts w:cstheme="minorHAnsi"/>
          <w:sz w:val="24"/>
          <w:szCs w:val="24"/>
        </w:rPr>
        <w:t>:</w:t>
      </w:r>
      <w:r w:rsidR="00233CCC">
        <w:rPr>
          <w:rFonts w:cstheme="minorHAnsi"/>
          <w:sz w:val="24"/>
          <w:szCs w:val="24"/>
        </w:rPr>
        <w:t>5</w:t>
      </w:r>
      <w:r>
        <w:rPr>
          <w:rFonts w:cstheme="minorHAnsi"/>
          <w:sz w:val="24"/>
          <w:szCs w:val="24"/>
        </w:rPr>
        <w:t>8</w:t>
      </w:r>
    </w:p>
    <w:p w14:paraId="59CCC85E" w14:textId="77777777" w:rsidR="00D9513B" w:rsidRDefault="00D9513B" w:rsidP="00D9513B">
      <w:pPr>
        <w:rPr>
          <w:rFonts w:cstheme="minorHAnsi"/>
          <w:sz w:val="24"/>
          <w:szCs w:val="24"/>
        </w:rPr>
      </w:pPr>
      <w:r w:rsidRPr="00544C29">
        <w:rPr>
          <w:rFonts w:cstheme="minorHAnsi"/>
          <w:noProof/>
          <w:sz w:val="24"/>
          <w:szCs w:val="24"/>
        </w:rPr>
        <w:drawing>
          <wp:inline distT="0" distB="0" distL="0" distR="0" wp14:anchorId="202FB164" wp14:editId="60B50ABD">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9"/>
                    <a:stretch>
                      <a:fillRect/>
                    </a:stretch>
                  </pic:blipFill>
                  <pic:spPr>
                    <a:xfrm>
                      <a:off x="0" y="0"/>
                      <a:ext cx="944200" cy="1151791"/>
                    </a:xfrm>
                    <a:prstGeom prst="rect">
                      <a:avLst/>
                    </a:prstGeom>
                  </pic:spPr>
                </pic:pic>
              </a:graphicData>
            </a:graphic>
          </wp:inline>
        </w:drawing>
      </w:r>
      <w:r>
        <w:rPr>
          <w:rFonts w:cstheme="minorHAnsi"/>
          <w:sz w:val="24"/>
          <w:szCs w:val="24"/>
        </w:rPr>
        <w:t xml:space="preserve"> </w:t>
      </w:r>
      <w:r w:rsidRPr="00544C29">
        <w:rPr>
          <w:rFonts w:cstheme="minorHAnsi"/>
          <w:noProof/>
          <w:sz w:val="24"/>
          <w:szCs w:val="24"/>
        </w:rPr>
        <w:drawing>
          <wp:inline distT="0" distB="0" distL="0" distR="0" wp14:anchorId="1C69E475" wp14:editId="256E1048">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0"/>
                    <a:stretch>
                      <a:fillRect/>
                    </a:stretch>
                  </pic:blipFill>
                  <pic:spPr>
                    <a:xfrm>
                      <a:off x="0" y="0"/>
                      <a:ext cx="2614298" cy="611343"/>
                    </a:xfrm>
                    <a:prstGeom prst="rect">
                      <a:avLst/>
                    </a:prstGeom>
                  </pic:spPr>
                </pic:pic>
              </a:graphicData>
            </a:graphic>
          </wp:inline>
        </w:drawing>
      </w:r>
    </w:p>
    <w:p w14:paraId="661475B5" w14:textId="77777777" w:rsidR="00F1766B" w:rsidRDefault="00F1766B" w:rsidP="00D9513B">
      <w:pPr>
        <w:rPr>
          <w:rFonts w:cstheme="minorHAnsi"/>
          <w:sz w:val="24"/>
          <w:szCs w:val="24"/>
        </w:rPr>
      </w:pPr>
    </w:p>
    <w:p w14:paraId="787C4C6C" w14:textId="1C20955D" w:rsidR="00F1766B" w:rsidRDefault="00F1766B" w:rsidP="00D9513B">
      <w:pPr>
        <w:rPr>
          <w:rFonts w:cstheme="minorHAnsi"/>
          <w:sz w:val="24"/>
          <w:szCs w:val="24"/>
        </w:rPr>
      </w:pPr>
      <w:r w:rsidRPr="00F1766B">
        <w:rPr>
          <w:rFonts w:cstheme="minorHAnsi"/>
          <w:noProof/>
          <w:sz w:val="24"/>
          <w:szCs w:val="24"/>
        </w:rPr>
        <w:drawing>
          <wp:inline distT="0" distB="0" distL="0" distR="0" wp14:anchorId="290EC8D5" wp14:editId="6113AC32">
            <wp:extent cx="5943600" cy="718820"/>
            <wp:effectExtent l="0" t="0" r="0" b="5080"/>
            <wp:docPr id="9750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35322" name=""/>
                    <pic:cNvPicPr/>
                  </pic:nvPicPr>
                  <pic:blipFill>
                    <a:blip r:embed="rId11"/>
                    <a:stretch>
                      <a:fillRect/>
                    </a:stretch>
                  </pic:blipFill>
                  <pic:spPr>
                    <a:xfrm>
                      <a:off x="0" y="0"/>
                      <a:ext cx="5943600" cy="718820"/>
                    </a:xfrm>
                    <a:prstGeom prst="rect">
                      <a:avLst/>
                    </a:prstGeom>
                  </pic:spPr>
                </pic:pic>
              </a:graphicData>
            </a:graphic>
          </wp:inline>
        </w:drawing>
      </w:r>
    </w:p>
    <w:p w14:paraId="4DB184D9" w14:textId="77777777" w:rsidR="00605B0B" w:rsidRDefault="00605B0B" w:rsidP="00D9513B">
      <w:pPr>
        <w:rPr>
          <w:rFonts w:cstheme="minorHAnsi"/>
          <w:sz w:val="24"/>
          <w:szCs w:val="24"/>
        </w:rPr>
      </w:pPr>
    </w:p>
    <w:p w14:paraId="450238C6" w14:textId="7A0910FF" w:rsidR="00605B0B" w:rsidRDefault="00605B0B" w:rsidP="00D9513B">
      <w:pPr>
        <w:rPr>
          <w:rFonts w:cstheme="minorHAnsi"/>
          <w:sz w:val="24"/>
          <w:szCs w:val="24"/>
        </w:rPr>
      </w:pPr>
      <w:r w:rsidRPr="00605B0B">
        <w:rPr>
          <w:rFonts w:cstheme="minorHAnsi"/>
          <w:noProof/>
          <w:sz w:val="24"/>
          <w:szCs w:val="24"/>
        </w:rPr>
        <w:drawing>
          <wp:inline distT="0" distB="0" distL="0" distR="0" wp14:anchorId="48DE021E" wp14:editId="4BE5B6F1">
            <wp:extent cx="5943600" cy="656590"/>
            <wp:effectExtent l="0" t="0" r="0" b="0"/>
            <wp:docPr id="9371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0462" name=""/>
                    <pic:cNvPicPr/>
                  </pic:nvPicPr>
                  <pic:blipFill>
                    <a:blip r:embed="rId12"/>
                    <a:stretch>
                      <a:fillRect/>
                    </a:stretch>
                  </pic:blipFill>
                  <pic:spPr>
                    <a:xfrm>
                      <a:off x="0" y="0"/>
                      <a:ext cx="5943600" cy="656590"/>
                    </a:xfrm>
                    <a:prstGeom prst="rect">
                      <a:avLst/>
                    </a:prstGeom>
                  </pic:spPr>
                </pic:pic>
              </a:graphicData>
            </a:graphic>
          </wp:inline>
        </w:drawing>
      </w:r>
    </w:p>
    <w:p w14:paraId="0D2F2CE6" w14:textId="77777777" w:rsidR="00605B0B" w:rsidRDefault="00605B0B" w:rsidP="00D9513B">
      <w:pPr>
        <w:rPr>
          <w:rFonts w:cstheme="minorHAnsi"/>
          <w:sz w:val="24"/>
          <w:szCs w:val="24"/>
        </w:rPr>
      </w:pPr>
    </w:p>
    <w:p w14:paraId="39E787E3" w14:textId="5C4B5AEF" w:rsidR="00605B0B" w:rsidRDefault="00605B0B" w:rsidP="00D9513B">
      <w:pPr>
        <w:rPr>
          <w:rFonts w:cstheme="minorHAnsi"/>
          <w:sz w:val="24"/>
          <w:szCs w:val="24"/>
        </w:rPr>
      </w:pPr>
      <w:r w:rsidRPr="00605B0B">
        <w:rPr>
          <w:rFonts w:cstheme="minorHAnsi"/>
          <w:noProof/>
          <w:sz w:val="24"/>
          <w:szCs w:val="24"/>
        </w:rPr>
        <w:drawing>
          <wp:inline distT="0" distB="0" distL="0" distR="0" wp14:anchorId="51EC5877" wp14:editId="06B13D64">
            <wp:extent cx="5943600" cy="675640"/>
            <wp:effectExtent l="0" t="0" r="0" b="0"/>
            <wp:docPr id="41334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49253" name=""/>
                    <pic:cNvPicPr/>
                  </pic:nvPicPr>
                  <pic:blipFill>
                    <a:blip r:embed="rId13"/>
                    <a:stretch>
                      <a:fillRect/>
                    </a:stretch>
                  </pic:blipFill>
                  <pic:spPr>
                    <a:xfrm>
                      <a:off x="0" y="0"/>
                      <a:ext cx="5943600" cy="675640"/>
                    </a:xfrm>
                    <a:prstGeom prst="rect">
                      <a:avLst/>
                    </a:prstGeom>
                  </pic:spPr>
                </pic:pic>
              </a:graphicData>
            </a:graphic>
          </wp:inline>
        </w:drawing>
      </w:r>
    </w:p>
    <w:p w14:paraId="7EBEBC90" w14:textId="77777777" w:rsidR="00605B0B" w:rsidRDefault="00605B0B" w:rsidP="00D9513B">
      <w:pPr>
        <w:rPr>
          <w:rFonts w:cstheme="minorHAnsi"/>
          <w:sz w:val="24"/>
          <w:szCs w:val="24"/>
        </w:rPr>
      </w:pPr>
    </w:p>
    <w:p w14:paraId="306BA839" w14:textId="2701229D" w:rsidR="00605B0B" w:rsidRDefault="00605B0B" w:rsidP="00D9513B">
      <w:pPr>
        <w:rPr>
          <w:rFonts w:cstheme="minorHAnsi"/>
          <w:sz w:val="24"/>
          <w:szCs w:val="24"/>
        </w:rPr>
      </w:pPr>
      <w:r w:rsidRPr="00605B0B">
        <w:rPr>
          <w:rFonts w:cstheme="minorHAnsi"/>
          <w:noProof/>
          <w:sz w:val="24"/>
          <w:szCs w:val="24"/>
        </w:rPr>
        <w:drawing>
          <wp:inline distT="0" distB="0" distL="0" distR="0" wp14:anchorId="7199A824" wp14:editId="1E4D1FD9">
            <wp:extent cx="5943600" cy="833120"/>
            <wp:effectExtent l="0" t="0" r="0" b="5080"/>
            <wp:docPr id="44783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39909" name=""/>
                    <pic:cNvPicPr/>
                  </pic:nvPicPr>
                  <pic:blipFill>
                    <a:blip r:embed="rId14"/>
                    <a:stretch>
                      <a:fillRect/>
                    </a:stretch>
                  </pic:blipFill>
                  <pic:spPr>
                    <a:xfrm>
                      <a:off x="0" y="0"/>
                      <a:ext cx="5943600" cy="833120"/>
                    </a:xfrm>
                    <a:prstGeom prst="rect">
                      <a:avLst/>
                    </a:prstGeom>
                  </pic:spPr>
                </pic:pic>
              </a:graphicData>
            </a:graphic>
          </wp:inline>
        </w:drawing>
      </w:r>
    </w:p>
    <w:p w14:paraId="54626592" w14:textId="77777777" w:rsidR="00767338" w:rsidRDefault="00767338" w:rsidP="00767338">
      <w:pPr>
        <w:rPr>
          <w:rFonts w:cstheme="minorHAnsi"/>
          <w:sz w:val="24"/>
          <w:szCs w:val="24"/>
        </w:rPr>
      </w:pPr>
    </w:p>
    <w:p w14:paraId="727860E1" w14:textId="1D79E1EB" w:rsidR="00A23456" w:rsidRDefault="00767338" w:rsidP="00A23456">
      <w:pPr>
        <w:rPr>
          <w:rFonts w:cstheme="minorHAnsi"/>
          <w:sz w:val="24"/>
          <w:szCs w:val="24"/>
        </w:rPr>
      </w:pPr>
      <w:r>
        <w:rPr>
          <w:rFonts w:cstheme="minorHAnsi"/>
          <w:sz w:val="24"/>
          <w:szCs w:val="24"/>
        </w:rPr>
        <w:t>25:00/1:1</w:t>
      </w:r>
      <w:r w:rsidR="00233CCC">
        <w:rPr>
          <w:rFonts w:cstheme="minorHAnsi"/>
          <w:sz w:val="24"/>
          <w:szCs w:val="24"/>
        </w:rPr>
        <w:t>4</w:t>
      </w:r>
      <w:r>
        <w:rPr>
          <w:rFonts w:cstheme="minorHAnsi"/>
          <w:sz w:val="24"/>
          <w:szCs w:val="24"/>
        </w:rPr>
        <w:t>:</w:t>
      </w:r>
      <w:r w:rsidR="00233CCC">
        <w:rPr>
          <w:rFonts w:cstheme="minorHAnsi"/>
          <w:sz w:val="24"/>
          <w:szCs w:val="24"/>
        </w:rPr>
        <w:t>5w</w:t>
      </w:r>
      <w:r>
        <w:rPr>
          <w:rFonts w:cstheme="minorHAnsi"/>
          <w:sz w:val="24"/>
          <w:szCs w:val="24"/>
        </w:rPr>
        <w:t>8</w:t>
      </w:r>
    </w:p>
    <w:p w14:paraId="0F299C24" w14:textId="77777777" w:rsidR="00A23456" w:rsidRDefault="00A23456" w:rsidP="00A23456">
      <w:pPr>
        <w:rPr>
          <w:rFonts w:cstheme="minorHAnsi"/>
          <w:sz w:val="24"/>
          <w:szCs w:val="24"/>
        </w:rPr>
      </w:pPr>
      <w:r w:rsidRPr="000223C8">
        <w:rPr>
          <w:rFonts w:cstheme="minorHAnsi"/>
          <w:noProof/>
          <w:sz w:val="24"/>
          <w:szCs w:val="24"/>
        </w:rPr>
        <w:lastRenderedPageBreak/>
        <w:drawing>
          <wp:inline distT="0" distB="0" distL="0" distR="0" wp14:anchorId="23E2CFD9" wp14:editId="4F4C708D">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5"/>
                    <a:stretch>
                      <a:fillRect/>
                    </a:stretch>
                  </pic:blipFill>
                  <pic:spPr>
                    <a:xfrm>
                      <a:off x="0" y="0"/>
                      <a:ext cx="764342" cy="944187"/>
                    </a:xfrm>
                    <a:prstGeom prst="rect">
                      <a:avLst/>
                    </a:prstGeom>
                  </pic:spPr>
                </pic:pic>
              </a:graphicData>
            </a:graphic>
          </wp:inline>
        </w:drawing>
      </w:r>
      <w:r>
        <w:rPr>
          <w:rFonts w:cstheme="minorHAnsi"/>
          <w:sz w:val="24"/>
          <w:szCs w:val="24"/>
        </w:rPr>
        <w:t xml:space="preserve"> </w:t>
      </w:r>
      <w:r w:rsidRPr="000223C8">
        <w:rPr>
          <w:rFonts w:cstheme="minorHAnsi"/>
          <w:sz w:val="24"/>
          <w:szCs w:val="24"/>
        </w:rPr>
        <w:t xml:space="preserve"> </w:t>
      </w:r>
      <w:r w:rsidRPr="000223C8">
        <w:rPr>
          <w:rFonts w:cstheme="minorHAnsi"/>
          <w:noProof/>
          <w:sz w:val="24"/>
          <w:szCs w:val="24"/>
        </w:rPr>
        <w:drawing>
          <wp:inline distT="0" distB="0" distL="0" distR="0" wp14:anchorId="4286BE52" wp14:editId="4640153F">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6"/>
                    <a:stretch>
                      <a:fillRect/>
                    </a:stretch>
                  </pic:blipFill>
                  <pic:spPr>
                    <a:xfrm>
                      <a:off x="0" y="0"/>
                      <a:ext cx="2235076" cy="678230"/>
                    </a:xfrm>
                    <a:prstGeom prst="rect">
                      <a:avLst/>
                    </a:prstGeom>
                  </pic:spPr>
                </pic:pic>
              </a:graphicData>
            </a:graphic>
          </wp:inline>
        </w:drawing>
      </w:r>
    </w:p>
    <w:p w14:paraId="4A57C30E" w14:textId="77777777" w:rsidR="00A23456" w:rsidRDefault="00A23456" w:rsidP="00A23456">
      <w:pPr>
        <w:rPr>
          <w:rFonts w:cstheme="minorHAnsi"/>
          <w:sz w:val="24"/>
          <w:szCs w:val="24"/>
        </w:rPr>
      </w:pPr>
      <w:r w:rsidRPr="006072D6">
        <w:rPr>
          <w:rFonts w:cstheme="minorHAnsi"/>
          <w:sz w:val="24"/>
          <w:szCs w:val="24"/>
        </w:rPr>
        <w:t>Phil EuBank, Lead Pastor</w:t>
      </w:r>
    </w:p>
    <w:p w14:paraId="3DE417F8" w14:textId="77777777" w:rsidR="00A23456" w:rsidRDefault="00A23456" w:rsidP="00D9513B">
      <w:pPr>
        <w:rPr>
          <w:rFonts w:cstheme="minorHAnsi"/>
          <w:sz w:val="24"/>
          <w:szCs w:val="24"/>
        </w:rPr>
      </w:pPr>
    </w:p>
    <w:p w14:paraId="67D3488D" w14:textId="0BCBB410" w:rsidR="00D05F40" w:rsidRDefault="00D05F40" w:rsidP="00D9513B">
      <w:pPr>
        <w:rPr>
          <w:rFonts w:cstheme="minorHAnsi"/>
          <w:sz w:val="24"/>
          <w:szCs w:val="24"/>
        </w:rPr>
      </w:pPr>
      <w:r>
        <w:rPr>
          <w:rFonts w:cstheme="minorHAnsi"/>
          <w:sz w:val="24"/>
          <w:szCs w:val="24"/>
        </w:rPr>
        <w:t>2</w:t>
      </w:r>
      <w:r w:rsidR="00D26B13">
        <w:rPr>
          <w:rFonts w:cstheme="minorHAnsi"/>
          <w:sz w:val="24"/>
          <w:szCs w:val="24"/>
        </w:rPr>
        <w:t>2</w:t>
      </w:r>
      <w:r>
        <w:rPr>
          <w:rFonts w:cstheme="minorHAnsi"/>
          <w:sz w:val="24"/>
          <w:szCs w:val="24"/>
        </w:rPr>
        <w:t>:27/1:14:57</w:t>
      </w:r>
    </w:p>
    <w:p w14:paraId="105FDC77" w14:textId="068A15AE" w:rsidR="00330072" w:rsidRDefault="00C8409A" w:rsidP="00D9513B">
      <w:pPr>
        <w:rPr>
          <w:rFonts w:cstheme="minorHAnsi"/>
          <w:sz w:val="24"/>
          <w:szCs w:val="24"/>
        </w:rPr>
      </w:pPr>
      <w:r w:rsidRPr="00C8409A">
        <w:rPr>
          <w:rFonts w:cstheme="minorHAnsi"/>
          <w:noProof/>
          <w:sz w:val="24"/>
          <w:szCs w:val="24"/>
        </w:rPr>
        <w:drawing>
          <wp:inline distT="0" distB="0" distL="0" distR="0" wp14:anchorId="7A6E5BFF" wp14:editId="68DBBBFA">
            <wp:extent cx="4181475" cy="1639978"/>
            <wp:effectExtent l="0" t="0" r="0" b="0"/>
            <wp:docPr id="201669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90651" name=""/>
                    <pic:cNvPicPr/>
                  </pic:nvPicPr>
                  <pic:blipFill>
                    <a:blip r:embed="rId17"/>
                    <a:stretch>
                      <a:fillRect/>
                    </a:stretch>
                  </pic:blipFill>
                  <pic:spPr>
                    <a:xfrm>
                      <a:off x="0" y="0"/>
                      <a:ext cx="4193273" cy="1644605"/>
                    </a:xfrm>
                    <a:prstGeom prst="rect">
                      <a:avLst/>
                    </a:prstGeom>
                  </pic:spPr>
                </pic:pic>
              </a:graphicData>
            </a:graphic>
          </wp:inline>
        </w:drawing>
      </w:r>
    </w:p>
    <w:p w14:paraId="30D4D693" w14:textId="3F29E0E5" w:rsidR="00EA5362" w:rsidRDefault="00EA5362" w:rsidP="00D9513B">
      <w:pPr>
        <w:rPr>
          <w:rFonts w:cstheme="minorHAnsi"/>
          <w:sz w:val="24"/>
          <w:szCs w:val="24"/>
        </w:rPr>
      </w:pPr>
      <w:r>
        <w:rPr>
          <w:rFonts w:cstheme="minorHAnsi"/>
          <w:sz w:val="24"/>
          <w:szCs w:val="24"/>
        </w:rPr>
        <w:t>There are no perfect relationships. PERFCT, but there is a perfec</w:t>
      </w:r>
      <w:ins w:id="0" w:author="Peter Chen" w:date="2026-01-09T17:53:00Z" w16du:dateUtc="2026-01-10T01:53:00Z">
        <w:r>
          <w:rPr>
            <w:rFonts w:cstheme="minorHAnsi"/>
            <w:sz w:val="24"/>
            <w:szCs w:val="24"/>
          </w:rPr>
          <w:t>t grace.</w:t>
        </w:r>
      </w:ins>
      <w:del w:id="1" w:author="Peter Chen" w:date="2026-01-09T17:53:00Z" w16du:dateUtc="2026-01-10T01:53:00Z">
        <w:r w:rsidDel="00EA5362">
          <w:rPr>
            <w:rFonts w:cstheme="minorHAnsi"/>
            <w:sz w:val="24"/>
            <w:szCs w:val="24"/>
          </w:rPr>
          <w:delText>g</w:delText>
        </w:r>
      </w:del>
    </w:p>
    <w:p w14:paraId="58DDFC05" w14:textId="77777777" w:rsidR="00C8409A" w:rsidRDefault="00C8409A" w:rsidP="00D9513B">
      <w:pPr>
        <w:rPr>
          <w:rFonts w:cstheme="minorHAnsi"/>
          <w:sz w:val="24"/>
          <w:szCs w:val="24"/>
        </w:rPr>
      </w:pPr>
    </w:p>
    <w:p w14:paraId="487B9271" w14:textId="07512C1F" w:rsidR="0057192D" w:rsidRDefault="0057192D" w:rsidP="00D9513B">
      <w:pPr>
        <w:rPr>
          <w:ins w:id="2" w:author="Peter Chen" w:date="2026-01-09T17:53:00Z" w16du:dateUtc="2026-01-10T01:53:00Z"/>
          <w:rFonts w:cstheme="minorHAnsi"/>
          <w:sz w:val="24"/>
          <w:szCs w:val="24"/>
        </w:rPr>
      </w:pPr>
      <w:r w:rsidRPr="0057192D">
        <w:rPr>
          <w:rFonts w:cstheme="minorHAnsi"/>
          <w:noProof/>
          <w:sz w:val="24"/>
          <w:szCs w:val="24"/>
        </w:rPr>
        <w:drawing>
          <wp:inline distT="0" distB="0" distL="0" distR="0" wp14:anchorId="50165F3A" wp14:editId="15A5CAE2">
            <wp:extent cx="5943600" cy="757555"/>
            <wp:effectExtent l="0" t="0" r="0" b="4445"/>
            <wp:docPr id="82837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73633" name=""/>
                    <pic:cNvPicPr/>
                  </pic:nvPicPr>
                  <pic:blipFill>
                    <a:blip r:embed="rId18"/>
                    <a:stretch>
                      <a:fillRect/>
                    </a:stretch>
                  </pic:blipFill>
                  <pic:spPr>
                    <a:xfrm>
                      <a:off x="0" y="0"/>
                      <a:ext cx="5943600" cy="757555"/>
                    </a:xfrm>
                    <a:prstGeom prst="rect">
                      <a:avLst/>
                    </a:prstGeom>
                  </pic:spPr>
                </pic:pic>
              </a:graphicData>
            </a:graphic>
          </wp:inline>
        </w:drawing>
      </w:r>
    </w:p>
    <w:p w14:paraId="067E267C" w14:textId="0F70FEE5" w:rsidR="00EF45C9" w:rsidRDefault="00EF45C9" w:rsidP="00D9513B">
      <w:pPr>
        <w:rPr>
          <w:rFonts w:cstheme="minorHAnsi"/>
          <w:sz w:val="24"/>
          <w:szCs w:val="24"/>
        </w:rPr>
      </w:pPr>
      <w:ins w:id="3" w:author="Peter Chen" w:date="2026-01-09T17:53:00Z" w16du:dateUtc="2026-01-10T01:53:00Z">
        <w:r>
          <w:rPr>
            <w:rFonts w:cstheme="minorHAnsi"/>
            <w:sz w:val="24"/>
            <w:szCs w:val="24"/>
          </w:rPr>
          <w:t>Go doesn’t heal perfect</w:t>
        </w:r>
      </w:ins>
      <w:ins w:id="4" w:author="Peter Chen" w:date="2026-01-09T17:54:00Z" w16du:dateUtc="2026-01-10T01:54:00Z">
        <w:r>
          <w:rPr>
            <w:rFonts w:cstheme="minorHAnsi"/>
            <w:sz w:val="24"/>
            <w:szCs w:val="24"/>
          </w:rPr>
          <w:t xml:space="preserve"> families; He heals honest ones.</w:t>
        </w:r>
      </w:ins>
    </w:p>
    <w:p w14:paraId="58F76331" w14:textId="77777777" w:rsidR="001300A6" w:rsidRDefault="001300A6" w:rsidP="00D9513B">
      <w:pPr>
        <w:rPr>
          <w:rFonts w:cstheme="minorHAnsi"/>
          <w:sz w:val="24"/>
          <w:szCs w:val="24"/>
        </w:rPr>
      </w:pPr>
    </w:p>
    <w:p w14:paraId="7CF5D729" w14:textId="77777777" w:rsidR="00EF45C9" w:rsidRDefault="001300A6" w:rsidP="00D9513B">
      <w:pPr>
        <w:rPr>
          <w:ins w:id="5" w:author="Peter Chen" w:date="2026-01-09T17:54:00Z" w16du:dateUtc="2026-01-10T01:54:00Z"/>
          <w:rFonts w:cstheme="minorHAnsi"/>
          <w:sz w:val="24"/>
          <w:szCs w:val="24"/>
        </w:rPr>
      </w:pPr>
      <w:r w:rsidRPr="001300A6">
        <w:rPr>
          <w:rFonts w:cstheme="minorHAnsi"/>
          <w:noProof/>
          <w:sz w:val="24"/>
          <w:szCs w:val="24"/>
        </w:rPr>
        <w:lastRenderedPageBreak/>
        <w:drawing>
          <wp:inline distT="0" distB="0" distL="0" distR="0" wp14:anchorId="41FBF52A" wp14:editId="4DF253A3">
            <wp:extent cx="3423765" cy="5172075"/>
            <wp:effectExtent l="0" t="0" r="5715" b="0"/>
            <wp:docPr id="92189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93428" name=""/>
                    <pic:cNvPicPr/>
                  </pic:nvPicPr>
                  <pic:blipFill>
                    <a:blip r:embed="rId19"/>
                    <a:stretch>
                      <a:fillRect/>
                    </a:stretch>
                  </pic:blipFill>
                  <pic:spPr>
                    <a:xfrm>
                      <a:off x="0" y="0"/>
                      <a:ext cx="3460984" cy="5228300"/>
                    </a:xfrm>
                    <a:prstGeom prst="rect">
                      <a:avLst/>
                    </a:prstGeom>
                  </pic:spPr>
                </pic:pic>
              </a:graphicData>
            </a:graphic>
          </wp:inline>
        </w:drawing>
      </w:r>
      <w:r w:rsidR="00F664A5">
        <w:rPr>
          <w:rFonts w:cstheme="minorHAnsi"/>
          <w:sz w:val="24"/>
          <w:szCs w:val="24"/>
        </w:rPr>
        <w:t xml:space="preserve"> </w:t>
      </w:r>
    </w:p>
    <w:p w14:paraId="61808FFA" w14:textId="593356B3" w:rsidR="00EF45C9" w:rsidRDefault="00F15C93" w:rsidP="00D9513B">
      <w:pPr>
        <w:rPr>
          <w:ins w:id="6" w:author="Peter Chen" w:date="2026-01-09T17:54:00Z" w16du:dateUtc="2026-01-10T01:54:00Z"/>
          <w:rFonts w:cstheme="minorHAnsi"/>
          <w:sz w:val="24"/>
          <w:szCs w:val="24"/>
        </w:rPr>
      </w:pPr>
      <w:ins w:id="7" w:author="Peter Chen" w:date="2026-01-09T17:55:00Z" w16du:dateUtc="2026-01-10T01:55:00Z">
        <w:r>
          <w:rPr>
            <w:rFonts w:cstheme="minorHAnsi"/>
            <w:sz w:val="24"/>
            <w:szCs w:val="24"/>
          </w:rPr>
          <w:t>A giant Musical Event</w:t>
        </w:r>
      </w:ins>
      <w:ins w:id="8" w:author="Peter Chen" w:date="2026-01-09T17:56:00Z" w16du:dateUtc="2026-01-10T01:56:00Z">
        <w:r>
          <w:rPr>
            <w:rFonts w:cstheme="minorHAnsi"/>
            <w:sz w:val="24"/>
            <w:szCs w:val="24"/>
          </w:rPr>
          <w:t>:</w:t>
        </w:r>
      </w:ins>
      <w:ins w:id="9" w:author="Peter Chen" w:date="2026-01-09T17:55:00Z" w16du:dateUtc="2026-01-10T01:55:00Z">
        <w:r>
          <w:rPr>
            <w:rFonts w:cstheme="minorHAnsi"/>
            <w:sz w:val="24"/>
            <w:szCs w:val="24"/>
          </w:rPr>
          <w:t xml:space="preserve"> </w:t>
        </w:r>
      </w:ins>
      <w:ins w:id="10" w:author="Peter Chen" w:date="2026-01-09T17:54:00Z" w16du:dateUtc="2026-01-10T01:54:00Z">
        <w:r w:rsidR="00EF45C9">
          <w:rPr>
            <w:rFonts w:cstheme="minorHAnsi"/>
            <w:sz w:val="24"/>
            <w:szCs w:val="24"/>
          </w:rPr>
          <w:t>David</w:t>
        </w:r>
      </w:ins>
      <w:ins w:id="11" w:author="Peter Chen" w:date="2026-01-09T17:56:00Z" w16du:dateUtc="2026-01-10T01:56:00Z">
        <w:r>
          <w:rPr>
            <w:rFonts w:cstheme="minorHAnsi"/>
            <w:sz w:val="24"/>
            <w:szCs w:val="24"/>
          </w:rPr>
          <w:t>,</w:t>
        </w:r>
      </w:ins>
      <w:ins w:id="12" w:author="Peter Chen" w:date="2026-01-09T17:54:00Z" w16du:dateUtc="2026-01-10T01:54:00Z">
        <w:r w:rsidR="00EF45C9">
          <w:rPr>
            <w:rFonts w:cstheme="minorHAnsi"/>
            <w:sz w:val="24"/>
            <w:szCs w:val="24"/>
          </w:rPr>
          <w:t xml:space="preserve"> This Christm</w:t>
        </w:r>
      </w:ins>
      <w:ins w:id="13" w:author="Peter Chen" w:date="2026-01-09T17:55:00Z" w16du:dateUtc="2026-01-10T01:55:00Z">
        <w:r w:rsidR="00EF45C9">
          <w:rPr>
            <w:rFonts w:cstheme="minorHAnsi"/>
            <w:sz w:val="24"/>
            <w:szCs w:val="24"/>
          </w:rPr>
          <w:t xml:space="preserve">as in theaters, December 19. </w:t>
        </w:r>
      </w:ins>
    </w:p>
    <w:p w14:paraId="4E80616B" w14:textId="4287742C" w:rsidR="001300A6" w:rsidRDefault="00F664A5" w:rsidP="00D9513B">
      <w:pPr>
        <w:rPr>
          <w:rFonts w:cstheme="minorHAnsi"/>
          <w:sz w:val="24"/>
          <w:szCs w:val="24"/>
        </w:rPr>
      </w:pPr>
      <w:del w:id="14" w:author="Peter Chen" w:date="2026-01-09T17:56:00Z" w16du:dateUtc="2026-01-10T01:56:00Z">
        <w:r w:rsidDel="00F15C93">
          <w:rPr>
            <w:rFonts w:cstheme="minorHAnsi"/>
            <w:sz w:val="24"/>
            <w:szCs w:val="24"/>
          </w:rPr>
          <w:lastRenderedPageBreak/>
          <w:delText xml:space="preserve"> </w:delText>
        </w:r>
      </w:del>
      <w:r w:rsidRPr="00F664A5">
        <w:rPr>
          <w:rFonts w:cstheme="minorHAnsi"/>
          <w:noProof/>
          <w:sz w:val="24"/>
          <w:szCs w:val="24"/>
        </w:rPr>
        <w:drawing>
          <wp:inline distT="0" distB="0" distL="0" distR="0" wp14:anchorId="30200B0B" wp14:editId="439D0706">
            <wp:extent cx="3012307" cy="4476750"/>
            <wp:effectExtent l="0" t="0" r="0" b="0"/>
            <wp:docPr id="23729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96191" name=""/>
                    <pic:cNvPicPr/>
                  </pic:nvPicPr>
                  <pic:blipFill>
                    <a:blip r:embed="rId20"/>
                    <a:stretch>
                      <a:fillRect/>
                    </a:stretch>
                  </pic:blipFill>
                  <pic:spPr>
                    <a:xfrm>
                      <a:off x="0" y="0"/>
                      <a:ext cx="3036167" cy="4512210"/>
                    </a:xfrm>
                    <a:prstGeom prst="rect">
                      <a:avLst/>
                    </a:prstGeom>
                  </pic:spPr>
                </pic:pic>
              </a:graphicData>
            </a:graphic>
          </wp:inline>
        </w:drawing>
      </w:r>
    </w:p>
    <w:p w14:paraId="1EC01B50" w14:textId="7ED5D7EE" w:rsidR="001300A6" w:rsidRDefault="00F15C93" w:rsidP="00D9513B">
      <w:pPr>
        <w:rPr>
          <w:ins w:id="15" w:author="Peter Chen" w:date="2026-01-09T17:54:00Z" w16du:dateUtc="2026-01-10T01:54:00Z"/>
          <w:rFonts w:cstheme="minorHAnsi"/>
          <w:sz w:val="24"/>
          <w:szCs w:val="24"/>
        </w:rPr>
      </w:pPr>
      <w:ins w:id="16" w:author="Peter Chen" w:date="2026-01-09T17:56:00Z" w16du:dateUtc="2026-01-10T01:56:00Z">
        <w:r>
          <w:rPr>
            <w:rFonts w:cstheme="minorHAnsi"/>
            <w:sz w:val="24"/>
            <w:szCs w:val="24"/>
          </w:rPr>
          <w:t>HBO max Or</w:t>
        </w:r>
      </w:ins>
      <w:ins w:id="17" w:author="Peter Chen" w:date="2026-01-09T17:57:00Z" w16du:dateUtc="2026-01-10T01:57:00Z">
        <w:r w:rsidR="000B4A8B">
          <w:rPr>
            <w:rFonts w:cstheme="minorHAnsi"/>
            <w:sz w:val="24"/>
            <w:szCs w:val="24"/>
          </w:rPr>
          <w:t>i</w:t>
        </w:r>
      </w:ins>
      <w:ins w:id="18" w:author="Peter Chen" w:date="2026-01-09T17:56:00Z" w16du:dateUtc="2026-01-10T01:56:00Z">
        <w:r>
          <w:rPr>
            <w:rFonts w:cstheme="minorHAnsi"/>
            <w:sz w:val="24"/>
            <w:szCs w:val="24"/>
          </w:rPr>
          <w:t>gina</w:t>
        </w:r>
      </w:ins>
      <w:ins w:id="19" w:author="Peter Chen" w:date="2026-01-09T17:57:00Z" w16du:dateUtc="2026-01-10T01:57:00Z">
        <w:r w:rsidR="00D360CD">
          <w:rPr>
            <w:rFonts w:cstheme="minorHAnsi"/>
            <w:sz w:val="24"/>
            <w:szCs w:val="24"/>
          </w:rPr>
          <w:t>l</w:t>
        </w:r>
      </w:ins>
      <w:ins w:id="20" w:author="Peter Chen" w:date="2026-01-09T17:56:00Z" w16du:dateUtc="2026-01-10T01:56:00Z">
        <w:r>
          <w:rPr>
            <w:rFonts w:cstheme="minorHAnsi"/>
            <w:sz w:val="24"/>
            <w:szCs w:val="24"/>
          </w:rPr>
          <w:t>, David: Part 2, Broken Crown</w:t>
        </w:r>
      </w:ins>
    </w:p>
    <w:p w14:paraId="6101E08E" w14:textId="77777777" w:rsidR="00EF45C9" w:rsidRDefault="00EF45C9" w:rsidP="00D9513B">
      <w:pPr>
        <w:rPr>
          <w:rFonts w:cstheme="minorHAnsi"/>
          <w:sz w:val="24"/>
          <w:szCs w:val="24"/>
        </w:rPr>
      </w:pPr>
    </w:p>
    <w:p w14:paraId="7FFE0524" w14:textId="68B3083D" w:rsidR="0057192D" w:rsidRDefault="00996E4A" w:rsidP="00D9513B">
      <w:pPr>
        <w:rPr>
          <w:ins w:id="21" w:author="Peter Chen" w:date="2026-01-09T18:11:00Z" w16du:dateUtc="2026-01-10T02:11:00Z"/>
          <w:rFonts w:cstheme="minorHAnsi"/>
          <w:sz w:val="24"/>
          <w:szCs w:val="24"/>
        </w:rPr>
      </w:pPr>
      <w:r w:rsidRPr="00996E4A">
        <w:rPr>
          <w:rFonts w:cstheme="minorHAnsi"/>
          <w:noProof/>
          <w:sz w:val="24"/>
          <w:szCs w:val="24"/>
        </w:rPr>
        <w:drawing>
          <wp:inline distT="0" distB="0" distL="0" distR="0" wp14:anchorId="374FEE18" wp14:editId="106DD1B5">
            <wp:extent cx="2753109" cy="466790"/>
            <wp:effectExtent l="0" t="0" r="9525" b="9525"/>
            <wp:docPr id="152001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12545" name=""/>
                    <pic:cNvPicPr/>
                  </pic:nvPicPr>
                  <pic:blipFill>
                    <a:blip r:embed="rId21"/>
                    <a:stretch>
                      <a:fillRect/>
                    </a:stretch>
                  </pic:blipFill>
                  <pic:spPr>
                    <a:xfrm>
                      <a:off x="0" y="0"/>
                      <a:ext cx="2753109" cy="466790"/>
                    </a:xfrm>
                    <a:prstGeom prst="rect">
                      <a:avLst/>
                    </a:prstGeom>
                  </pic:spPr>
                </pic:pic>
              </a:graphicData>
            </a:graphic>
          </wp:inline>
        </w:drawing>
      </w:r>
    </w:p>
    <w:p w14:paraId="4B4EDC2A" w14:textId="7D758AE5" w:rsidR="003C7BB2" w:rsidRDefault="003C7BB2" w:rsidP="00D9513B">
      <w:pPr>
        <w:rPr>
          <w:rFonts w:cstheme="minorHAnsi"/>
          <w:sz w:val="24"/>
          <w:szCs w:val="24"/>
        </w:rPr>
      </w:pPr>
      <w:ins w:id="22" w:author="Peter Chen" w:date="2026-01-09T18:11:00Z" w16du:dateUtc="2026-01-10T02:11:00Z">
        <w:r>
          <w:rPr>
            <w:rFonts w:cstheme="minorHAnsi"/>
            <w:sz w:val="24"/>
            <w:szCs w:val="24"/>
          </w:rPr>
          <w:t xml:space="preserve">Part 1: </w:t>
        </w:r>
      </w:ins>
      <w:ins w:id="23" w:author="Peter Chen" w:date="2026-01-09T18:12:00Z" w16du:dateUtc="2026-01-10T02:12:00Z">
        <w:r>
          <w:rPr>
            <w:rFonts w:cstheme="minorHAnsi"/>
            <w:sz w:val="24"/>
            <w:szCs w:val="24"/>
          </w:rPr>
          <w:t>The Rise</w:t>
        </w:r>
      </w:ins>
    </w:p>
    <w:p w14:paraId="17656E1F" w14:textId="3930A10E" w:rsidR="00532CB1" w:rsidRDefault="00D2156C" w:rsidP="00D9513B">
      <w:pPr>
        <w:rPr>
          <w:ins w:id="24" w:author="Peter Chen" w:date="2026-01-09T18:12:00Z" w16du:dateUtc="2026-01-10T02:12:00Z"/>
          <w:rFonts w:cstheme="minorHAnsi"/>
          <w:sz w:val="24"/>
          <w:szCs w:val="24"/>
        </w:rPr>
      </w:pPr>
      <w:r w:rsidRPr="00D2156C">
        <w:rPr>
          <w:rFonts w:cstheme="minorHAnsi"/>
          <w:noProof/>
          <w:sz w:val="24"/>
          <w:szCs w:val="24"/>
        </w:rPr>
        <w:lastRenderedPageBreak/>
        <w:drawing>
          <wp:inline distT="0" distB="0" distL="0" distR="0" wp14:anchorId="47154E74" wp14:editId="7DB0FF44">
            <wp:extent cx="2331036" cy="2714625"/>
            <wp:effectExtent l="0" t="0" r="0" b="0"/>
            <wp:docPr id="150188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87926" name=""/>
                    <pic:cNvPicPr/>
                  </pic:nvPicPr>
                  <pic:blipFill>
                    <a:blip r:embed="rId22"/>
                    <a:stretch>
                      <a:fillRect/>
                    </a:stretch>
                  </pic:blipFill>
                  <pic:spPr>
                    <a:xfrm>
                      <a:off x="0" y="0"/>
                      <a:ext cx="2347945" cy="2734317"/>
                    </a:xfrm>
                    <a:prstGeom prst="rect">
                      <a:avLst/>
                    </a:prstGeom>
                  </pic:spPr>
                </pic:pic>
              </a:graphicData>
            </a:graphic>
          </wp:inline>
        </w:drawing>
      </w:r>
      <w:r w:rsidR="00B23DD1">
        <w:rPr>
          <w:rFonts w:cstheme="minorHAnsi"/>
          <w:sz w:val="24"/>
          <w:szCs w:val="24"/>
        </w:rPr>
        <w:t xml:space="preserve">  </w:t>
      </w:r>
    </w:p>
    <w:p w14:paraId="5F1CC1F4" w14:textId="2BBAC8F7" w:rsidR="003C7BB2" w:rsidRDefault="003C7BB2" w:rsidP="00D9513B">
      <w:pPr>
        <w:rPr>
          <w:ins w:id="25" w:author="Peter Chen" w:date="2026-01-09T18:12:00Z" w16du:dateUtc="2026-01-10T02:12:00Z"/>
          <w:rFonts w:cstheme="minorHAnsi"/>
          <w:sz w:val="24"/>
          <w:szCs w:val="24"/>
        </w:rPr>
      </w:pPr>
      <w:ins w:id="26" w:author="Peter Chen" w:date="2026-01-09T18:12:00Z" w16du:dateUtc="2026-01-10T02:12:00Z">
        <w:r>
          <w:rPr>
            <w:rFonts w:cstheme="minorHAnsi"/>
            <w:sz w:val="24"/>
            <w:szCs w:val="24"/>
          </w:rPr>
          <w:t>1 Samuel 17:45-47</w:t>
        </w:r>
      </w:ins>
    </w:p>
    <w:p w14:paraId="53D56049" w14:textId="77777777" w:rsidR="003C7BB2" w:rsidRPr="003C7BB2" w:rsidRDefault="003C7BB2" w:rsidP="003C7BB2">
      <w:pPr>
        <w:rPr>
          <w:ins w:id="27" w:author="Peter Chen" w:date="2026-01-09T18:13:00Z"/>
          <w:rFonts w:cstheme="minorHAnsi"/>
          <w:sz w:val="24"/>
          <w:szCs w:val="24"/>
        </w:rPr>
      </w:pPr>
      <w:ins w:id="28" w:author="Peter Chen" w:date="2026-01-09T18:13:00Z">
        <w:r w:rsidRPr="003C7BB2">
          <w:rPr>
            <w:rFonts w:cstheme="minorHAnsi"/>
            <w:sz w:val="24"/>
            <w:szCs w:val="24"/>
          </w:rPr>
          <w:t>English Standard Version</w:t>
        </w:r>
      </w:ins>
    </w:p>
    <w:p w14:paraId="3BDBC0D6" w14:textId="77777777" w:rsidR="003C7BB2" w:rsidRPr="003C7BB2" w:rsidRDefault="003C7BB2" w:rsidP="003C7BB2">
      <w:pPr>
        <w:rPr>
          <w:ins w:id="29" w:author="Peter Chen" w:date="2026-01-09T18:13:00Z"/>
          <w:rFonts w:cstheme="minorHAnsi"/>
          <w:sz w:val="24"/>
          <w:szCs w:val="24"/>
        </w:rPr>
      </w:pPr>
      <w:ins w:id="30" w:author="Peter Chen" w:date="2026-01-09T18:13:00Z">
        <w:r w:rsidRPr="003C7BB2">
          <w:rPr>
            <w:rFonts w:cstheme="minorHAnsi"/>
            <w:b/>
            <w:bCs/>
            <w:sz w:val="24"/>
            <w:szCs w:val="24"/>
            <w:vertAlign w:val="superscript"/>
          </w:rPr>
          <w:t>45 </w:t>
        </w:r>
        <w:r w:rsidRPr="003C7BB2">
          <w:rPr>
            <w:rFonts w:cstheme="minorHAnsi"/>
            <w:sz w:val="24"/>
            <w:szCs w:val="24"/>
          </w:rPr>
          <w:t>Then David said to the Philistine, “You come to me with a sword and with a spear and with a javelin, but I come to you in the name of the Lord of hosts, the God of the armies of Israel, whom you have defied. </w:t>
        </w:r>
        <w:r w:rsidRPr="003C7BB2">
          <w:rPr>
            <w:rFonts w:cstheme="minorHAnsi"/>
            <w:b/>
            <w:bCs/>
            <w:sz w:val="24"/>
            <w:szCs w:val="24"/>
            <w:vertAlign w:val="superscript"/>
          </w:rPr>
          <w:t>46 </w:t>
        </w:r>
        <w:r w:rsidRPr="003C7BB2">
          <w:rPr>
            <w:rFonts w:cstheme="minorHAnsi"/>
            <w:sz w:val="24"/>
            <w:szCs w:val="24"/>
          </w:rPr>
          <w:t>This day the Lord will deliver you into my hand, and I will strike you down and cut off your head. And I will give the dead bodies of the host of the Philistines this day to the birds of the air and to the wild beasts of the earth, that all the earth may know that there is a God in Israel, </w:t>
        </w:r>
        <w:r w:rsidRPr="003C7BB2">
          <w:rPr>
            <w:rFonts w:cstheme="minorHAnsi"/>
            <w:b/>
            <w:bCs/>
            <w:sz w:val="24"/>
            <w:szCs w:val="24"/>
            <w:vertAlign w:val="superscript"/>
          </w:rPr>
          <w:t>47 </w:t>
        </w:r>
        <w:r w:rsidRPr="003C7BB2">
          <w:rPr>
            <w:rFonts w:cstheme="minorHAnsi"/>
            <w:sz w:val="24"/>
            <w:szCs w:val="24"/>
          </w:rPr>
          <w:t>and that all this assembly may know that the Lord saves not with sword and spear. For the battle is the Lord's, and he will give you into our hand.”</w:t>
        </w:r>
      </w:ins>
    </w:p>
    <w:p w14:paraId="079AEEE7" w14:textId="77777777" w:rsidR="003C7BB2" w:rsidRDefault="003C7BB2" w:rsidP="00D9513B">
      <w:pPr>
        <w:rPr>
          <w:ins w:id="31" w:author="Peter Chen" w:date="2026-01-09T18:13:00Z" w16du:dateUtc="2026-01-10T02:13:00Z"/>
          <w:rFonts w:cstheme="minorHAnsi"/>
          <w:sz w:val="24"/>
          <w:szCs w:val="24"/>
        </w:rPr>
      </w:pPr>
    </w:p>
    <w:p w14:paraId="6776D283" w14:textId="77777777" w:rsidR="003C7BB2" w:rsidRPr="003C7BB2" w:rsidRDefault="003C7BB2" w:rsidP="003C7BB2">
      <w:pPr>
        <w:rPr>
          <w:ins w:id="32" w:author="Peter Chen" w:date="2026-01-09T18:14:00Z"/>
          <w:rFonts w:cstheme="minorHAnsi"/>
          <w:sz w:val="24"/>
          <w:szCs w:val="24"/>
        </w:rPr>
      </w:pPr>
      <w:ins w:id="33" w:author="Peter Chen" w:date="2026-01-09T18:14:00Z">
        <w:r w:rsidRPr="003C7BB2">
          <w:rPr>
            <w:rFonts w:cstheme="minorHAnsi"/>
            <w:sz w:val="24"/>
            <w:szCs w:val="24"/>
          </w:rPr>
          <w:t>The main point of 1 Samuel 17:45-47 is that true victory comes not from human strength or weapons, but from trusting in God's power, as David declares he comes "in the name of the LORD Almighty" and that "the battle is the Lord's," demonstrating that God uses the weak to show His glory and defeat giants (challenges) for His people. </w:t>
        </w:r>
      </w:ins>
    </w:p>
    <w:p w14:paraId="5476E6B2" w14:textId="77777777" w:rsidR="003C7BB2" w:rsidRPr="003C7BB2" w:rsidRDefault="003C7BB2" w:rsidP="003C7BB2">
      <w:pPr>
        <w:rPr>
          <w:ins w:id="34" w:author="Peter Chen" w:date="2026-01-09T18:14:00Z"/>
          <w:rFonts w:cstheme="minorHAnsi"/>
          <w:b/>
          <w:bCs/>
          <w:sz w:val="24"/>
          <w:szCs w:val="24"/>
        </w:rPr>
      </w:pPr>
      <w:ins w:id="35" w:author="Peter Chen" w:date="2026-01-09T18:14:00Z">
        <w:r w:rsidRPr="003C7BB2">
          <w:rPr>
            <w:rFonts w:cstheme="minorHAnsi"/>
            <w:b/>
            <w:bCs/>
            <w:sz w:val="24"/>
            <w:szCs w:val="24"/>
          </w:rPr>
          <w:t>Key takeaways:</w:t>
        </w:r>
      </w:ins>
    </w:p>
    <w:p w14:paraId="707D2536" w14:textId="77777777" w:rsidR="003C7BB2" w:rsidRPr="003C7BB2" w:rsidRDefault="003C7BB2" w:rsidP="003C7BB2">
      <w:pPr>
        <w:numPr>
          <w:ilvl w:val="0"/>
          <w:numId w:val="141"/>
        </w:numPr>
        <w:rPr>
          <w:ins w:id="36" w:author="Peter Chen" w:date="2026-01-09T18:14:00Z"/>
          <w:rFonts w:cstheme="minorHAnsi"/>
          <w:sz w:val="24"/>
          <w:szCs w:val="24"/>
        </w:rPr>
      </w:pPr>
      <w:ins w:id="37" w:author="Peter Chen" w:date="2026-01-09T18:14:00Z">
        <w:r w:rsidRPr="003C7BB2">
          <w:rPr>
            <w:rFonts w:cstheme="minorHAnsi"/>
            <w:b/>
            <w:bCs/>
            <w:sz w:val="24"/>
            <w:szCs w:val="24"/>
          </w:rPr>
          <w:t>God's Glory:</w:t>
        </w:r>
        <w:r w:rsidRPr="003C7BB2">
          <w:rPr>
            <w:rFonts w:cstheme="minorHAnsi"/>
            <w:sz w:val="24"/>
            <w:szCs w:val="24"/>
          </w:rPr>
          <w:t xml:space="preserve"> David's fight is for God's </w:t>
        </w:r>
        <w:proofErr w:type="gramStart"/>
        <w:r w:rsidRPr="003C7BB2">
          <w:rPr>
            <w:rFonts w:cstheme="minorHAnsi"/>
            <w:sz w:val="24"/>
            <w:szCs w:val="24"/>
          </w:rPr>
          <w:t>honor,</w:t>
        </w:r>
        <w:proofErr w:type="gramEnd"/>
        <w:r w:rsidRPr="003C7BB2">
          <w:rPr>
            <w:rFonts w:cstheme="minorHAnsi"/>
            <w:sz w:val="24"/>
            <w:szCs w:val="24"/>
          </w:rPr>
          <w:t xml:space="preserve"> to prove He is the true God, not for personal glory.</w:t>
        </w:r>
      </w:ins>
    </w:p>
    <w:p w14:paraId="0C096DB3" w14:textId="77777777" w:rsidR="003C7BB2" w:rsidRPr="003C7BB2" w:rsidRDefault="003C7BB2" w:rsidP="003C7BB2">
      <w:pPr>
        <w:numPr>
          <w:ilvl w:val="0"/>
          <w:numId w:val="141"/>
        </w:numPr>
        <w:rPr>
          <w:ins w:id="38" w:author="Peter Chen" w:date="2026-01-09T18:14:00Z"/>
          <w:rFonts w:cstheme="minorHAnsi"/>
          <w:sz w:val="24"/>
          <w:szCs w:val="24"/>
        </w:rPr>
      </w:pPr>
      <w:ins w:id="39" w:author="Peter Chen" w:date="2026-01-09T18:14:00Z">
        <w:r w:rsidRPr="003C7BB2">
          <w:rPr>
            <w:rFonts w:cstheme="minorHAnsi"/>
            <w:b/>
            <w:bCs/>
            <w:sz w:val="24"/>
            <w:szCs w:val="24"/>
          </w:rPr>
          <w:t>Trust in God, Not Self:</w:t>
        </w:r>
        <w:r w:rsidRPr="003C7BB2">
          <w:rPr>
            <w:rFonts w:cstheme="minorHAnsi"/>
            <w:sz w:val="24"/>
            <w:szCs w:val="24"/>
          </w:rPr>
          <w:t> David contrasts Goliath's physical might (sword, spear) with his reliance on God's power, showing that human weakness is overcome by divine strength.</w:t>
        </w:r>
      </w:ins>
    </w:p>
    <w:p w14:paraId="60C220DA" w14:textId="77777777" w:rsidR="003C7BB2" w:rsidRPr="003C7BB2" w:rsidRDefault="003C7BB2" w:rsidP="003C7BB2">
      <w:pPr>
        <w:numPr>
          <w:ilvl w:val="0"/>
          <w:numId w:val="141"/>
        </w:numPr>
        <w:rPr>
          <w:ins w:id="40" w:author="Peter Chen" w:date="2026-01-09T18:14:00Z"/>
          <w:rFonts w:cstheme="minorHAnsi"/>
          <w:sz w:val="24"/>
          <w:szCs w:val="24"/>
        </w:rPr>
      </w:pPr>
      <w:ins w:id="41" w:author="Peter Chen" w:date="2026-01-09T18:14:00Z">
        <w:r w:rsidRPr="003C7BB2">
          <w:rPr>
            <w:rFonts w:cstheme="minorHAnsi"/>
            <w:b/>
            <w:bCs/>
            <w:sz w:val="24"/>
            <w:szCs w:val="24"/>
          </w:rPr>
          <w:t>The Battle Belongs to the Lord:</w:t>
        </w:r>
        <w:r w:rsidRPr="003C7BB2">
          <w:rPr>
            <w:rFonts w:cstheme="minorHAnsi"/>
            <w:sz w:val="24"/>
            <w:szCs w:val="24"/>
          </w:rPr>
          <w:t> This passage teaches that God fights for His people, and believers should face their "giants" (challenges) with faith, knowing God orchestrates the victory.</w:t>
        </w:r>
      </w:ins>
    </w:p>
    <w:p w14:paraId="12732736" w14:textId="77777777" w:rsidR="003C7BB2" w:rsidRPr="003C7BB2" w:rsidRDefault="003C7BB2" w:rsidP="003C7BB2">
      <w:pPr>
        <w:numPr>
          <w:ilvl w:val="0"/>
          <w:numId w:val="141"/>
        </w:numPr>
        <w:rPr>
          <w:ins w:id="42" w:author="Peter Chen" w:date="2026-01-09T18:14:00Z"/>
          <w:rFonts w:cstheme="minorHAnsi"/>
          <w:sz w:val="24"/>
          <w:szCs w:val="24"/>
        </w:rPr>
      </w:pPr>
      <w:ins w:id="43" w:author="Peter Chen" w:date="2026-01-09T18:14:00Z">
        <w:r w:rsidRPr="003C7BB2">
          <w:rPr>
            <w:rFonts w:cstheme="minorHAnsi"/>
            <w:b/>
            <w:bCs/>
            <w:sz w:val="24"/>
            <w:szCs w:val="24"/>
          </w:rPr>
          <w:t>Courage Through Faith:</w:t>
        </w:r>
        <w:r w:rsidRPr="003C7BB2">
          <w:rPr>
            <w:rFonts w:cstheme="minorHAnsi"/>
            <w:sz w:val="24"/>
            <w:szCs w:val="24"/>
          </w:rPr>
          <w:t> David's story encourages courage by showing that God equips and empowers His followers to overcome seemingly insurmountable obstacles. </w:t>
        </w:r>
      </w:ins>
    </w:p>
    <w:p w14:paraId="444B1E29" w14:textId="77777777" w:rsidR="003C7BB2" w:rsidRDefault="003C7BB2" w:rsidP="00D9513B">
      <w:pPr>
        <w:rPr>
          <w:ins w:id="44" w:author="Peter Chen" w:date="2026-01-09T18:13:00Z" w16du:dateUtc="2026-01-10T02:13:00Z"/>
          <w:rFonts w:cstheme="minorHAnsi"/>
          <w:sz w:val="24"/>
          <w:szCs w:val="24"/>
        </w:rPr>
      </w:pPr>
    </w:p>
    <w:p w14:paraId="19C5FCBF" w14:textId="77777777" w:rsidR="003C7BB2" w:rsidRDefault="003C7BB2" w:rsidP="00D9513B">
      <w:pPr>
        <w:rPr>
          <w:rFonts w:cstheme="minorHAnsi"/>
          <w:sz w:val="24"/>
          <w:szCs w:val="24"/>
        </w:rPr>
      </w:pPr>
    </w:p>
    <w:p w14:paraId="4D79315E" w14:textId="77777777" w:rsidR="00330072" w:rsidRDefault="00330072" w:rsidP="00D9513B">
      <w:pPr>
        <w:rPr>
          <w:rFonts w:cstheme="minorHAnsi"/>
          <w:sz w:val="24"/>
          <w:szCs w:val="24"/>
        </w:rPr>
      </w:pPr>
    </w:p>
    <w:p w14:paraId="2EDBAE65" w14:textId="4CFA76DF" w:rsidR="00B01885" w:rsidRDefault="00175A43" w:rsidP="00D9513B">
      <w:pPr>
        <w:rPr>
          <w:rFonts w:cstheme="minorHAnsi"/>
          <w:sz w:val="24"/>
          <w:szCs w:val="24"/>
        </w:rPr>
      </w:pPr>
      <w:r>
        <w:rPr>
          <w:rFonts w:cstheme="minorHAnsi"/>
          <w:sz w:val="24"/>
          <w:szCs w:val="24"/>
        </w:rPr>
        <w:t>28:08/1:14:57</w:t>
      </w:r>
    </w:p>
    <w:p w14:paraId="6712C3AC" w14:textId="7A0C04D5" w:rsidR="00B01885" w:rsidRDefault="00B01885" w:rsidP="00D9513B">
      <w:pPr>
        <w:rPr>
          <w:rFonts w:cstheme="minorHAnsi"/>
          <w:sz w:val="24"/>
          <w:szCs w:val="24"/>
        </w:rPr>
      </w:pPr>
      <w:r w:rsidRPr="00B01885">
        <w:rPr>
          <w:rFonts w:cstheme="minorHAnsi"/>
          <w:noProof/>
          <w:sz w:val="24"/>
          <w:szCs w:val="24"/>
        </w:rPr>
        <w:lastRenderedPageBreak/>
        <w:drawing>
          <wp:inline distT="0" distB="0" distL="0" distR="0" wp14:anchorId="3A22614E" wp14:editId="0D4ACE2E">
            <wp:extent cx="2867025" cy="470810"/>
            <wp:effectExtent l="0" t="0" r="0" b="5715"/>
            <wp:docPr id="71553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38231" name=""/>
                    <pic:cNvPicPr/>
                  </pic:nvPicPr>
                  <pic:blipFill>
                    <a:blip r:embed="rId23"/>
                    <a:stretch>
                      <a:fillRect/>
                    </a:stretch>
                  </pic:blipFill>
                  <pic:spPr>
                    <a:xfrm>
                      <a:off x="0" y="0"/>
                      <a:ext cx="2886334" cy="473981"/>
                    </a:xfrm>
                    <a:prstGeom prst="rect">
                      <a:avLst/>
                    </a:prstGeom>
                  </pic:spPr>
                </pic:pic>
              </a:graphicData>
            </a:graphic>
          </wp:inline>
        </w:drawing>
      </w:r>
    </w:p>
    <w:p w14:paraId="49763FFA" w14:textId="01447882" w:rsidR="00B571B9" w:rsidRDefault="00B571B9" w:rsidP="00D9513B">
      <w:pPr>
        <w:rPr>
          <w:ins w:id="45" w:author="Peter Chen" w:date="2026-01-09T18:14:00Z" w16du:dateUtc="2026-01-10T02:14:00Z"/>
          <w:rFonts w:cstheme="minorHAnsi"/>
          <w:sz w:val="24"/>
          <w:szCs w:val="24"/>
        </w:rPr>
      </w:pPr>
      <w:ins w:id="46" w:author="Peter Chen" w:date="2026-01-09T18:14:00Z" w16du:dateUtc="2026-01-10T02:14:00Z">
        <w:r>
          <w:rPr>
            <w:rFonts w:cstheme="minorHAnsi"/>
            <w:sz w:val="24"/>
            <w:szCs w:val="24"/>
          </w:rPr>
          <w:t>Part 2: The rooftop</w:t>
        </w:r>
      </w:ins>
    </w:p>
    <w:p w14:paraId="32ECFAD4" w14:textId="77777777" w:rsidR="00B571B9" w:rsidRDefault="00B571B9" w:rsidP="00D9513B">
      <w:pPr>
        <w:rPr>
          <w:rFonts w:cstheme="minorHAnsi"/>
          <w:sz w:val="24"/>
          <w:szCs w:val="24"/>
        </w:rPr>
      </w:pPr>
    </w:p>
    <w:p w14:paraId="178CC623" w14:textId="576F278F" w:rsidR="00B96C89" w:rsidRDefault="00B96C89" w:rsidP="00D9513B">
      <w:pPr>
        <w:rPr>
          <w:rFonts w:cstheme="minorHAnsi"/>
          <w:sz w:val="24"/>
          <w:szCs w:val="24"/>
        </w:rPr>
      </w:pPr>
      <w:r>
        <w:rPr>
          <w:rFonts w:cstheme="minorHAnsi"/>
          <w:sz w:val="24"/>
          <w:szCs w:val="24"/>
        </w:rPr>
        <w:t>29:0</w:t>
      </w:r>
      <w:r w:rsidR="00321B1C">
        <w:rPr>
          <w:rFonts w:cstheme="minorHAnsi"/>
          <w:sz w:val="24"/>
          <w:szCs w:val="24"/>
        </w:rPr>
        <w:t>0</w:t>
      </w:r>
      <w:r>
        <w:rPr>
          <w:rFonts w:cstheme="minorHAnsi"/>
          <w:sz w:val="24"/>
          <w:szCs w:val="24"/>
        </w:rPr>
        <w:t>/1:14:57</w:t>
      </w:r>
    </w:p>
    <w:p w14:paraId="11346FB3" w14:textId="08EAEF56" w:rsidR="00B01885" w:rsidRDefault="00B01885" w:rsidP="00D9513B">
      <w:pPr>
        <w:rPr>
          <w:ins w:id="47" w:author="Peter Chen" w:date="2026-01-09T18:14:00Z" w16du:dateUtc="2026-01-10T02:14:00Z"/>
          <w:rFonts w:cstheme="minorHAnsi"/>
          <w:sz w:val="24"/>
          <w:szCs w:val="24"/>
        </w:rPr>
      </w:pPr>
      <w:r w:rsidRPr="00532CB1">
        <w:rPr>
          <w:rFonts w:cstheme="minorHAnsi"/>
          <w:noProof/>
          <w:sz w:val="24"/>
          <w:szCs w:val="24"/>
        </w:rPr>
        <w:drawing>
          <wp:inline distT="0" distB="0" distL="0" distR="0" wp14:anchorId="37EC5F4E" wp14:editId="0DED11B9">
            <wp:extent cx="2513978" cy="2857500"/>
            <wp:effectExtent l="0" t="0" r="635" b="0"/>
            <wp:docPr id="90382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24277" name=""/>
                    <pic:cNvPicPr/>
                  </pic:nvPicPr>
                  <pic:blipFill>
                    <a:blip r:embed="rId24"/>
                    <a:stretch>
                      <a:fillRect/>
                    </a:stretch>
                  </pic:blipFill>
                  <pic:spPr>
                    <a:xfrm>
                      <a:off x="0" y="0"/>
                      <a:ext cx="2538510" cy="2885384"/>
                    </a:xfrm>
                    <a:prstGeom prst="rect">
                      <a:avLst/>
                    </a:prstGeom>
                  </pic:spPr>
                </pic:pic>
              </a:graphicData>
            </a:graphic>
          </wp:inline>
        </w:drawing>
      </w:r>
    </w:p>
    <w:p w14:paraId="2308F859" w14:textId="77777777" w:rsidR="00DE2CC0" w:rsidRPr="00DE2CC0" w:rsidRDefault="00DE2CC0" w:rsidP="00DE2CC0">
      <w:pPr>
        <w:rPr>
          <w:ins w:id="48" w:author="Peter Chen" w:date="2026-01-09T18:15:00Z"/>
          <w:rFonts w:cstheme="minorHAnsi"/>
          <w:sz w:val="24"/>
          <w:szCs w:val="24"/>
        </w:rPr>
      </w:pPr>
      <w:ins w:id="49" w:author="Peter Chen" w:date="2026-01-09T18:15:00Z">
        <w:r w:rsidRPr="00DE2CC0">
          <w:rPr>
            <w:rFonts w:cstheme="minorHAnsi"/>
            <w:sz w:val="24"/>
            <w:szCs w:val="24"/>
          </w:rPr>
          <w:t>2 Samuel 11:1</w:t>
        </w:r>
      </w:ins>
    </w:p>
    <w:p w14:paraId="2A2C3F2E" w14:textId="77777777" w:rsidR="00DE2CC0" w:rsidRPr="00DE2CC0" w:rsidRDefault="00DE2CC0" w:rsidP="00DE2CC0">
      <w:pPr>
        <w:rPr>
          <w:ins w:id="50" w:author="Peter Chen" w:date="2026-01-09T18:15:00Z"/>
          <w:rFonts w:cstheme="minorHAnsi"/>
          <w:sz w:val="24"/>
          <w:szCs w:val="24"/>
        </w:rPr>
      </w:pPr>
      <w:ins w:id="51" w:author="Peter Chen" w:date="2026-01-09T18:15:00Z">
        <w:r w:rsidRPr="00DE2CC0">
          <w:rPr>
            <w:rFonts w:cstheme="minorHAnsi"/>
            <w:sz w:val="24"/>
            <w:szCs w:val="24"/>
          </w:rPr>
          <w:t>English Standard Version</w:t>
        </w:r>
      </w:ins>
    </w:p>
    <w:p w14:paraId="7E80A12C" w14:textId="77777777" w:rsidR="00DE2CC0" w:rsidRPr="00DE2CC0" w:rsidRDefault="00DE2CC0" w:rsidP="00DE2CC0">
      <w:pPr>
        <w:rPr>
          <w:ins w:id="52" w:author="Peter Chen" w:date="2026-01-09T18:15:00Z"/>
          <w:rFonts w:cstheme="minorHAnsi"/>
          <w:b/>
          <w:bCs/>
          <w:sz w:val="24"/>
          <w:szCs w:val="24"/>
        </w:rPr>
      </w:pPr>
      <w:ins w:id="53" w:author="Peter Chen" w:date="2026-01-09T18:15:00Z">
        <w:r w:rsidRPr="00DE2CC0">
          <w:rPr>
            <w:rFonts w:cstheme="minorHAnsi"/>
            <w:b/>
            <w:bCs/>
            <w:sz w:val="24"/>
            <w:szCs w:val="24"/>
          </w:rPr>
          <w:t>David and Bathsheba</w:t>
        </w:r>
      </w:ins>
    </w:p>
    <w:p w14:paraId="27B4108B" w14:textId="77777777" w:rsidR="00DE2CC0" w:rsidRPr="00DE2CC0" w:rsidRDefault="00DE2CC0" w:rsidP="00DE2CC0">
      <w:pPr>
        <w:rPr>
          <w:ins w:id="54" w:author="Peter Chen" w:date="2026-01-09T18:15:00Z"/>
          <w:rFonts w:cstheme="minorHAnsi"/>
          <w:sz w:val="24"/>
          <w:szCs w:val="24"/>
        </w:rPr>
      </w:pPr>
      <w:ins w:id="55" w:author="Peter Chen" w:date="2026-01-09T18:15:00Z">
        <w:r w:rsidRPr="00DE2CC0">
          <w:rPr>
            <w:rFonts w:cstheme="minorHAnsi"/>
            <w:b/>
            <w:bCs/>
            <w:sz w:val="24"/>
            <w:szCs w:val="24"/>
          </w:rPr>
          <w:t>11 </w:t>
        </w:r>
        <w:r w:rsidRPr="00DE2CC0">
          <w:rPr>
            <w:rFonts w:cstheme="minorHAnsi"/>
            <w:sz w:val="24"/>
            <w:szCs w:val="24"/>
          </w:rPr>
          <w:t>In the spring of the year, the time when kings go out to battle, David sent Joab, and his servants with him, and all Israel. And they ravaged the Ammonites and besieged Rabbah. But David remained at Jerusalem.</w:t>
        </w:r>
      </w:ins>
    </w:p>
    <w:p w14:paraId="494DB575" w14:textId="3E141225" w:rsidR="00F53F87" w:rsidDel="00DE2CC0" w:rsidRDefault="00F53F87" w:rsidP="00D9513B">
      <w:pPr>
        <w:rPr>
          <w:del w:id="56" w:author="Peter Chen" w:date="2026-01-09T18:15:00Z" w16du:dateUtc="2026-01-10T02:15:00Z"/>
          <w:rFonts w:cstheme="minorHAnsi"/>
          <w:sz w:val="24"/>
          <w:szCs w:val="24"/>
        </w:rPr>
      </w:pPr>
    </w:p>
    <w:p w14:paraId="21B7B607" w14:textId="77777777" w:rsidR="00DE2CC0" w:rsidRDefault="00DE2CC0" w:rsidP="00D9513B">
      <w:pPr>
        <w:rPr>
          <w:ins w:id="57" w:author="Peter Chen" w:date="2026-01-09T18:16:00Z" w16du:dateUtc="2026-01-10T02:16:00Z"/>
          <w:rFonts w:cstheme="minorHAnsi"/>
          <w:sz w:val="24"/>
          <w:szCs w:val="24"/>
        </w:rPr>
      </w:pPr>
    </w:p>
    <w:p w14:paraId="7027DE7E" w14:textId="77777777" w:rsidR="00DE2CC0" w:rsidRPr="00DE2CC0" w:rsidRDefault="00DE2CC0" w:rsidP="00DE2CC0">
      <w:pPr>
        <w:rPr>
          <w:ins w:id="58" w:author="Peter Chen" w:date="2026-01-09T18:16:00Z"/>
          <w:rFonts w:cstheme="minorHAnsi"/>
          <w:sz w:val="24"/>
          <w:szCs w:val="24"/>
        </w:rPr>
      </w:pPr>
      <w:ins w:id="59" w:author="Peter Chen" w:date="2026-01-09T18:16:00Z">
        <w:r w:rsidRPr="00DE2CC0">
          <w:rPr>
            <w:rFonts w:cstheme="minorHAnsi"/>
            <w:sz w:val="24"/>
            <w:szCs w:val="24"/>
          </w:rPr>
          <w:t>The main point of 2 Samuel 11:1 is that </w:t>
        </w:r>
        <w:r w:rsidRPr="00DE2CC0">
          <w:rPr>
            <w:rFonts w:cstheme="minorHAnsi"/>
            <w:b/>
            <w:bCs/>
            <w:sz w:val="24"/>
            <w:szCs w:val="24"/>
          </w:rPr>
          <w:t>King David neglected his duty to lead his army to war</w:t>
        </w:r>
        <w:r w:rsidRPr="00DE2CC0">
          <w:rPr>
            <w:rFonts w:cstheme="minorHAnsi"/>
            <w:sz w:val="24"/>
            <w:szCs w:val="24"/>
          </w:rPr>
          <w:t>, choosing instead to stay in Jerusalem during springtime when kings normally campaigned, setting the stage for his temptation, sin with Bathsheba, and subsequent moral downfall. This deliberate choice to remain idle, when he should have been with his troops, highlights the danger of idleness and how it makes leaders vulnerable to sin, initiating a tragic chain of events. </w:t>
        </w:r>
      </w:ins>
    </w:p>
    <w:p w14:paraId="448F71DF" w14:textId="77777777" w:rsidR="00DE2CC0" w:rsidRPr="00DE2CC0" w:rsidRDefault="00DE2CC0" w:rsidP="00DE2CC0">
      <w:pPr>
        <w:rPr>
          <w:ins w:id="60" w:author="Peter Chen" w:date="2026-01-09T18:16:00Z"/>
          <w:rFonts w:cstheme="minorHAnsi"/>
          <w:sz w:val="24"/>
          <w:szCs w:val="24"/>
        </w:rPr>
      </w:pPr>
      <w:ins w:id="61" w:author="Peter Chen" w:date="2026-01-09T18:16:00Z">
        <w:r w:rsidRPr="00DE2CC0">
          <w:rPr>
            <w:rFonts w:cstheme="minorHAnsi"/>
            <w:b/>
            <w:bCs/>
            <w:sz w:val="24"/>
            <w:szCs w:val="24"/>
          </w:rPr>
          <w:t>Key aspects of 2 Samuel 11:1:</w:t>
        </w:r>
      </w:ins>
    </w:p>
    <w:p w14:paraId="4E1059A5" w14:textId="77777777" w:rsidR="00DE2CC0" w:rsidRPr="00DE2CC0" w:rsidRDefault="00DE2CC0" w:rsidP="00DE2CC0">
      <w:pPr>
        <w:numPr>
          <w:ilvl w:val="0"/>
          <w:numId w:val="142"/>
        </w:numPr>
        <w:rPr>
          <w:ins w:id="62" w:author="Peter Chen" w:date="2026-01-09T18:16:00Z"/>
          <w:rFonts w:cstheme="minorHAnsi"/>
          <w:sz w:val="24"/>
          <w:szCs w:val="24"/>
        </w:rPr>
      </w:pPr>
      <w:ins w:id="63" w:author="Peter Chen" w:date="2026-01-09T18:16:00Z">
        <w:r w:rsidRPr="00DE2CC0">
          <w:rPr>
            <w:rFonts w:cstheme="minorHAnsi"/>
            <w:b/>
            <w:bCs/>
            <w:sz w:val="24"/>
            <w:szCs w:val="24"/>
          </w:rPr>
          <w:t>Context:</w:t>
        </w:r>
        <w:r w:rsidRPr="00DE2CC0">
          <w:rPr>
            <w:rFonts w:cstheme="minorHAnsi"/>
            <w:sz w:val="24"/>
            <w:szCs w:val="24"/>
          </w:rPr>
          <w:t> "In the spring, at the time when kings go out to battle..." sets the expectation that David, as king, should be leading his forces.</w:t>
        </w:r>
      </w:ins>
    </w:p>
    <w:p w14:paraId="644BDC6A" w14:textId="77777777" w:rsidR="00DE2CC0" w:rsidRPr="00DE2CC0" w:rsidRDefault="00DE2CC0" w:rsidP="00DE2CC0">
      <w:pPr>
        <w:numPr>
          <w:ilvl w:val="0"/>
          <w:numId w:val="142"/>
        </w:numPr>
        <w:rPr>
          <w:ins w:id="64" w:author="Peter Chen" w:date="2026-01-09T18:16:00Z"/>
          <w:rFonts w:cstheme="minorHAnsi"/>
          <w:sz w:val="24"/>
          <w:szCs w:val="24"/>
        </w:rPr>
      </w:pPr>
      <w:ins w:id="65" w:author="Peter Chen" w:date="2026-01-09T18:16:00Z">
        <w:r w:rsidRPr="00DE2CC0">
          <w:rPr>
            <w:rFonts w:cstheme="minorHAnsi"/>
            <w:b/>
            <w:bCs/>
            <w:sz w:val="24"/>
            <w:szCs w:val="24"/>
          </w:rPr>
          <w:t>David's Action:</w:t>
        </w:r>
        <w:r w:rsidRPr="00DE2CC0">
          <w:rPr>
            <w:rFonts w:cstheme="minorHAnsi"/>
            <w:sz w:val="24"/>
            <w:szCs w:val="24"/>
          </w:rPr>
          <w:t> "...David stayed in Jerusalem" marks a departure from his expected role.</w:t>
        </w:r>
      </w:ins>
    </w:p>
    <w:p w14:paraId="4D53C7AB" w14:textId="77777777" w:rsidR="00DE2CC0" w:rsidRPr="00DE2CC0" w:rsidRDefault="00DE2CC0" w:rsidP="00DE2CC0">
      <w:pPr>
        <w:numPr>
          <w:ilvl w:val="0"/>
          <w:numId w:val="142"/>
        </w:numPr>
        <w:rPr>
          <w:ins w:id="66" w:author="Peter Chen" w:date="2026-01-09T18:16:00Z"/>
          <w:rFonts w:cstheme="minorHAnsi"/>
          <w:sz w:val="24"/>
          <w:szCs w:val="24"/>
        </w:rPr>
      </w:pPr>
      <w:ins w:id="67" w:author="Peter Chen" w:date="2026-01-09T18:16:00Z">
        <w:r w:rsidRPr="00DE2CC0">
          <w:rPr>
            <w:rFonts w:cstheme="minorHAnsi"/>
            <w:b/>
            <w:bCs/>
            <w:sz w:val="24"/>
            <w:szCs w:val="24"/>
          </w:rPr>
          <w:t>Consequence:</w:t>
        </w:r>
        <w:r w:rsidRPr="00DE2CC0">
          <w:rPr>
            <w:rFonts w:cstheme="minorHAnsi"/>
            <w:sz w:val="24"/>
            <w:szCs w:val="24"/>
          </w:rPr>
          <w:t> His absence from the battlefield leaves him open to temptation, leading him to see and lust after Bathsheba from his rooftop.</w:t>
        </w:r>
      </w:ins>
    </w:p>
    <w:p w14:paraId="221FB9F3" w14:textId="77777777" w:rsidR="00DE2CC0" w:rsidRPr="00DE2CC0" w:rsidRDefault="00DE2CC0" w:rsidP="00DE2CC0">
      <w:pPr>
        <w:numPr>
          <w:ilvl w:val="0"/>
          <w:numId w:val="142"/>
        </w:numPr>
        <w:rPr>
          <w:ins w:id="68" w:author="Peter Chen" w:date="2026-01-09T18:16:00Z"/>
          <w:rFonts w:cstheme="minorHAnsi"/>
          <w:sz w:val="24"/>
          <w:szCs w:val="24"/>
        </w:rPr>
      </w:pPr>
      <w:ins w:id="69" w:author="Peter Chen" w:date="2026-01-09T18:16:00Z">
        <w:r w:rsidRPr="00DE2CC0">
          <w:rPr>
            <w:rFonts w:cstheme="minorHAnsi"/>
            <w:b/>
            <w:bCs/>
            <w:sz w:val="24"/>
            <w:szCs w:val="24"/>
          </w:rPr>
          <w:t>Biblical Lesson:</w:t>
        </w:r>
        <w:r w:rsidRPr="00DE2CC0">
          <w:rPr>
            <w:rFonts w:cstheme="minorHAnsi"/>
            <w:sz w:val="24"/>
            <w:szCs w:val="24"/>
          </w:rPr>
          <w:t> It serves as a timeless warning about how neglecting responsibilities and being idle can open the door to severe moral failings, even for powerful leaders. </w:t>
        </w:r>
      </w:ins>
    </w:p>
    <w:p w14:paraId="106D2B54" w14:textId="77777777" w:rsidR="00DE2CC0" w:rsidRDefault="00DE2CC0" w:rsidP="00D9513B">
      <w:pPr>
        <w:rPr>
          <w:ins w:id="70" w:author="Peter Chen" w:date="2026-01-09T18:16:00Z" w16du:dateUtc="2026-01-10T02:16:00Z"/>
          <w:rFonts w:cstheme="minorHAnsi"/>
          <w:sz w:val="24"/>
          <w:szCs w:val="24"/>
        </w:rPr>
      </w:pPr>
    </w:p>
    <w:p w14:paraId="3E30502F" w14:textId="77777777" w:rsidR="00B01885" w:rsidRDefault="00B01885" w:rsidP="00D9513B">
      <w:pPr>
        <w:rPr>
          <w:rFonts w:cstheme="minorHAnsi"/>
          <w:sz w:val="24"/>
          <w:szCs w:val="24"/>
        </w:rPr>
      </w:pPr>
    </w:p>
    <w:p w14:paraId="513B7638" w14:textId="77777777" w:rsidR="00A227BF" w:rsidRDefault="005419D8" w:rsidP="00D9513B">
      <w:pPr>
        <w:rPr>
          <w:rFonts w:cstheme="minorHAnsi"/>
          <w:sz w:val="24"/>
          <w:szCs w:val="24"/>
        </w:rPr>
      </w:pPr>
      <w:r>
        <w:rPr>
          <w:rFonts w:cstheme="minorHAnsi"/>
          <w:sz w:val="24"/>
          <w:szCs w:val="24"/>
        </w:rPr>
        <w:t>30:08/1:14:57</w:t>
      </w:r>
    </w:p>
    <w:p w14:paraId="4BE5F633" w14:textId="682792E6" w:rsidR="005800BD" w:rsidRDefault="005800BD" w:rsidP="00D9513B">
      <w:pPr>
        <w:rPr>
          <w:rFonts w:cstheme="minorHAnsi"/>
          <w:sz w:val="24"/>
          <w:szCs w:val="24"/>
        </w:rPr>
      </w:pPr>
      <w:r w:rsidRPr="005800BD">
        <w:rPr>
          <w:rFonts w:cstheme="minorHAnsi"/>
          <w:noProof/>
          <w:sz w:val="24"/>
          <w:szCs w:val="24"/>
        </w:rPr>
        <w:lastRenderedPageBreak/>
        <w:drawing>
          <wp:inline distT="0" distB="0" distL="0" distR="0" wp14:anchorId="2FA3EBBD" wp14:editId="613EEDC1">
            <wp:extent cx="3200400" cy="376518"/>
            <wp:effectExtent l="0" t="0" r="0" b="5080"/>
            <wp:docPr id="108368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85562" name=""/>
                    <pic:cNvPicPr/>
                  </pic:nvPicPr>
                  <pic:blipFill>
                    <a:blip r:embed="rId25"/>
                    <a:stretch>
                      <a:fillRect/>
                    </a:stretch>
                  </pic:blipFill>
                  <pic:spPr>
                    <a:xfrm>
                      <a:off x="0" y="0"/>
                      <a:ext cx="3217359" cy="378513"/>
                    </a:xfrm>
                    <a:prstGeom prst="rect">
                      <a:avLst/>
                    </a:prstGeom>
                  </pic:spPr>
                </pic:pic>
              </a:graphicData>
            </a:graphic>
          </wp:inline>
        </w:drawing>
      </w:r>
    </w:p>
    <w:p w14:paraId="260EE300" w14:textId="48DCD8FC" w:rsidR="000D1EC7" w:rsidRDefault="008D787A" w:rsidP="00D9513B">
      <w:pPr>
        <w:rPr>
          <w:ins w:id="71" w:author="Peter Chen" w:date="2026-01-09T18:16:00Z" w16du:dateUtc="2026-01-10T02:16:00Z"/>
          <w:rFonts w:cstheme="minorHAnsi"/>
          <w:sz w:val="24"/>
          <w:szCs w:val="24"/>
        </w:rPr>
      </w:pPr>
      <w:ins w:id="72" w:author="Peter Chen" w:date="2026-01-09T18:16:00Z" w16du:dateUtc="2026-01-10T02:16:00Z">
        <w:r>
          <w:rPr>
            <w:rFonts w:cstheme="minorHAnsi"/>
            <w:sz w:val="24"/>
            <w:szCs w:val="24"/>
          </w:rPr>
          <w:t>Part 3: The Prophecy</w:t>
        </w:r>
      </w:ins>
    </w:p>
    <w:p w14:paraId="092A052B" w14:textId="3645FD84" w:rsidR="008D787A" w:rsidRDefault="008D787A" w:rsidP="00D9513B">
      <w:pPr>
        <w:rPr>
          <w:rFonts w:cstheme="minorHAnsi"/>
          <w:sz w:val="24"/>
          <w:szCs w:val="24"/>
        </w:rPr>
      </w:pPr>
    </w:p>
    <w:p w14:paraId="0DCBF98A" w14:textId="77777777" w:rsidR="000D1EC7" w:rsidRDefault="000D1EC7" w:rsidP="00D9513B">
      <w:pPr>
        <w:rPr>
          <w:rFonts w:cstheme="minorHAnsi"/>
          <w:sz w:val="24"/>
          <w:szCs w:val="24"/>
        </w:rPr>
      </w:pPr>
    </w:p>
    <w:p w14:paraId="384419E9" w14:textId="65CCC436" w:rsidR="00A227BF" w:rsidRDefault="000D1EC7" w:rsidP="00D9513B">
      <w:pPr>
        <w:rPr>
          <w:rFonts w:cstheme="minorHAnsi"/>
          <w:sz w:val="24"/>
          <w:szCs w:val="24"/>
        </w:rPr>
      </w:pPr>
      <w:r>
        <w:rPr>
          <w:rFonts w:cstheme="minorHAnsi"/>
          <w:sz w:val="24"/>
          <w:szCs w:val="24"/>
        </w:rPr>
        <w:t>30:30/1:14:57</w:t>
      </w:r>
    </w:p>
    <w:p w14:paraId="575BF753" w14:textId="0E37D907" w:rsidR="006D396D" w:rsidRDefault="000D1EC7" w:rsidP="00D9513B">
      <w:pPr>
        <w:rPr>
          <w:rFonts w:cstheme="minorHAnsi"/>
          <w:sz w:val="24"/>
          <w:szCs w:val="24"/>
        </w:rPr>
      </w:pPr>
      <w:r w:rsidRPr="000D1EC7">
        <w:rPr>
          <w:rFonts w:cstheme="minorHAnsi"/>
          <w:noProof/>
          <w:sz w:val="24"/>
          <w:szCs w:val="24"/>
        </w:rPr>
        <w:drawing>
          <wp:inline distT="0" distB="0" distL="0" distR="0" wp14:anchorId="0F8D9B3E" wp14:editId="2380E367">
            <wp:extent cx="5076825" cy="597178"/>
            <wp:effectExtent l="0" t="0" r="0" b="0"/>
            <wp:docPr id="180572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22231" name=""/>
                    <pic:cNvPicPr/>
                  </pic:nvPicPr>
                  <pic:blipFill>
                    <a:blip r:embed="rId26"/>
                    <a:stretch>
                      <a:fillRect/>
                    </a:stretch>
                  </pic:blipFill>
                  <pic:spPr>
                    <a:xfrm>
                      <a:off x="0" y="0"/>
                      <a:ext cx="5106738" cy="600697"/>
                    </a:xfrm>
                    <a:prstGeom prst="rect">
                      <a:avLst/>
                    </a:prstGeom>
                  </pic:spPr>
                </pic:pic>
              </a:graphicData>
            </a:graphic>
          </wp:inline>
        </w:drawing>
      </w:r>
    </w:p>
    <w:p w14:paraId="46D64E8D" w14:textId="77777777" w:rsidR="00C37659" w:rsidRPr="00C37659" w:rsidRDefault="00C37659" w:rsidP="00C37659">
      <w:pPr>
        <w:rPr>
          <w:ins w:id="73" w:author="Peter Chen" w:date="2026-01-09T18:17:00Z"/>
          <w:rFonts w:cstheme="minorHAnsi"/>
          <w:sz w:val="24"/>
          <w:szCs w:val="24"/>
        </w:rPr>
      </w:pPr>
      <w:ins w:id="74" w:author="Peter Chen" w:date="2026-01-09T18:17:00Z">
        <w:r w:rsidRPr="00C37659">
          <w:rPr>
            <w:rFonts w:cstheme="minorHAnsi"/>
            <w:sz w:val="24"/>
            <w:szCs w:val="24"/>
          </w:rPr>
          <w:t>2 Samuel 12:10</w:t>
        </w:r>
      </w:ins>
    </w:p>
    <w:p w14:paraId="2690442D" w14:textId="77777777" w:rsidR="00C37659" w:rsidRPr="00C37659" w:rsidRDefault="00C37659" w:rsidP="00C37659">
      <w:pPr>
        <w:rPr>
          <w:ins w:id="75" w:author="Peter Chen" w:date="2026-01-09T18:17:00Z"/>
          <w:rFonts w:cstheme="minorHAnsi"/>
          <w:sz w:val="24"/>
          <w:szCs w:val="24"/>
        </w:rPr>
      </w:pPr>
      <w:ins w:id="76" w:author="Peter Chen" w:date="2026-01-09T18:17:00Z">
        <w:r w:rsidRPr="00C37659">
          <w:rPr>
            <w:rFonts w:cstheme="minorHAnsi"/>
            <w:sz w:val="24"/>
            <w:szCs w:val="24"/>
          </w:rPr>
          <w:t>English Standard Version</w:t>
        </w:r>
      </w:ins>
    </w:p>
    <w:p w14:paraId="07943ABB" w14:textId="77777777" w:rsidR="00C37659" w:rsidRPr="00C37659" w:rsidRDefault="00C37659" w:rsidP="00C37659">
      <w:pPr>
        <w:rPr>
          <w:ins w:id="77" w:author="Peter Chen" w:date="2026-01-09T18:17:00Z"/>
          <w:rFonts w:cstheme="minorHAnsi"/>
          <w:sz w:val="24"/>
          <w:szCs w:val="24"/>
        </w:rPr>
      </w:pPr>
      <w:ins w:id="78" w:author="Peter Chen" w:date="2026-01-09T18:17:00Z">
        <w:r w:rsidRPr="00C37659">
          <w:rPr>
            <w:rFonts w:cstheme="minorHAnsi"/>
            <w:b/>
            <w:bCs/>
            <w:sz w:val="24"/>
            <w:szCs w:val="24"/>
            <w:vertAlign w:val="superscript"/>
          </w:rPr>
          <w:t>10 </w:t>
        </w:r>
        <w:r w:rsidRPr="00C37659">
          <w:rPr>
            <w:rFonts w:cstheme="minorHAnsi"/>
            <w:sz w:val="24"/>
            <w:szCs w:val="24"/>
          </w:rPr>
          <w:t>Now therefore the sword shall never depart from your house, because you have despised me and have taken the wife of Uriah the Hittite to be your wife.’</w:t>
        </w:r>
      </w:ins>
    </w:p>
    <w:p w14:paraId="6093765B" w14:textId="77777777" w:rsidR="00684700" w:rsidRDefault="00684700" w:rsidP="00D9513B">
      <w:pPr>
        <w:rPr>
          <w:ins w:id="79" w:author="Peter Chen" w:date="2026-01-09T18:18:00Z" w16du:dateUtc="2026-01-10T02:18:00Z"/>
          <w:rFonts w:cstheme="minorHAnsi"/>
          <w:sz w:val="24"/>
          <w:szCs w:val="24"/>
        </w:rPr>
      </w:pPr>
    </w:p>
    <w:p w14:paraId="0C0A721D" w14:textId="77777777" w:rsidR="004E37AA" w:rsidRDefault="004E37AA" w:rsidP="00D9513B">
      <w:pPr>
        <w:rPr>
          <w:ins w:id="80" w:author="Peter Chen" w:date="2026-01-09T18:18:00Z" w16du:dateUtc="2026-01-10T02:18:00Z"/>
          <w:rFonts w:cstheme="minorHAnsi"/>
          <w:sz w:val="24"/>
          <w:szCs w:val="24"/>
        </w:rPr>
      </w:pPr>
    </w:p>
    <w:p w14:paraId="3674CBE0" w14:textId="77777777" w:rsidR="004E37AA" w:rsidRPr="004E37AA" w:rsidRDefault="004E37AA" w:rsidP="004E37AA">
      <w:pPr>
        <w:rPr>
          <w:ins w:id="81" w:author="Peter Chen" w:date="2026-01-09T18:18:00Z"/>
          <w:rFonts w:cstheme="minorHAnsi"/>
          <w:sz w:val="24"/>
          <w:szCs w:val="24"/>
        </w:rPr>
      </w:pPr>
      <w:ins w:id="82" w:author="Peter Chen" w:date="2026-01-09T18:18:00Z">
        <w:r w:rsidRPr="004E37AA">
          <w:rPr>
            <w:rFonts w:cstheme="minorHAnsi"/>
            <w:sz w:val="24"/>
            <w:szCs w:val="24"/>
          </w:rPr>
          <w:t>The main point of 2 Samuel 12:10 is that King David's severe sin with Bathsheba and murder of </w:t>
        </w:r>
        <w:r w:rsidRPr="004E37AA">
          <w:rPr>
            <w:rFonts w:cstheme="minorHAnsi"/>
            <w:sz w:val="24"/>
            <w:szCs w:val="24"/>
          </w:rPr>
          <w:fldChar w:fldCharType="begin"/>
        </w:r>
        <w:r w:rsidRPr="004E37AA">
          <w:rPr>
            <w:rFonts w:cstheme="minorHAnsi"/>
            <w:sz w:val="24"/>
            <w:szCs w:val="24"/>
          </w:rPr>
          <w:instrText>HYPERLINK "https://www.google.com/search?q=Uriah&amp;rlz=1C1KDEC_enUS826US826&amp;oq=2+Samuel+12%3A10+main+point&amp;gs_lcrp=EgZjaHJvbWUyBggAEEUYOdIBCDQxMTBqMGo0qAIAsAIB&amp;sourceid=chrome&amp;ie=UTF-8&amp;mstk=AUtExfDFbb7yNBDPgHUOB16QJP7MhCcXUW0u3G-_ZLeaV861orGt1RKrM8jMMOjSX6GU4dYSqc9cgKpVGWk9H9oS3mHnB1yeMSM4eJALlgdhH2tBplFg73nSejl0bxHDeSvCfQbsYVSUl16wZN3EnVmI23WV3M1o3B7XQm-Ao0cUOWAW4El9t4pD9KdAY7fOu7v3RhKpcdy2qfWx49LdzhzB1jDO_MkMicaC_F9fX5gKX62lNPxBeOzJU9cIlitd-V8i0WtkIIhhrQ6w7e993gGoxkuHgSyTdCsGAasHkU-D1EzVriArefPqpI7VHFvGyVjtzk2WYAVHJRjOQeTxov1Dd01Ow6qveWmeBbk_szXmaVMQ&amp;csui=3&amp;ved=2ahUKEwjH1sf_8_-RAxWZPDQIHXS1IC4QgK4QegQIARAC"</w:instrText>
        </w:r>
        <w:r w:rsidRPr="004E37AA">
          <w:rPr>
            <w:rFonts w:cstheme="minorHAnsi"/>
            <w:sz w:val="24"/>
            <w:szCs w:val="24"/>
          </w:rPr>
        </w:r>
        <w:r w:rsidRPr="004E37AA">
          <w:rPr>
            <w:rFonts w:cstheme="minorHAnsi"/>
            <w:sz w:val="24"/>
            <w:szCs w:val="24"/>
          </w:rPr>
          <w:fldChar w:fldCharType="separate"/>
        </w:r>
        <w:r w:rsidRPr="004E37AA">
          <w:rPr>
            <w:rStyle w:val="Hyperlink"/>
            <w:rFonts w:cstheme="minorHAnsi"/>
            <w:sz w:val="24"/>
            <w:szCs w:val="24"/>
          </w:rPr>
          <w:t>Uriah</w:t>
        </w:r>
      </w:ins>
      <w:ins w:id="83" w:author="Peter Chen" w:date="2026-01-09T18:18:00Z" w16du:dateUtc="2026-01-10T02:18:00Z">
        <w:r w:rsidRPr="004E37AA">
          <w:rPr>
            <w:rFonts w:cstheme="minorHAnsi"/>
            <w:sz w:val="24"/>
            <w:szCs w:val="24"/>
          </w:rPr>
          <w:fldChar w:fldCharType="end"/>
        </w:r>
      </w:ins>
      <w:ins w:id="84" w:author="Peter Chen" w:date="2026-01-09T18:18:00Z">
        <w:r w:rsidRPr="004E37AA">
          <w:rPr>
            <w:rFonts w:cstheme="minorHAnsi"/>
            <w:sz w:val="24"/>
            <w:szCs w:val="24"/>
          </w:rPr>
          <w:t> would bring lasting violence and conflict ("the sword") into his own household, illustrating God's justice and the inescapable consequences of sin, even after forgiveness. This prophecy foreshadows the tragic events within David's family, like his son Absalom's rebellion and internal bloodshed, fulfilling the principle that one reaps what they sow. </w:t>
        </w:r>
      </w:ins>
    </w:p>
    <w:p w14:paraId="39BE13F6" w14:textId="77777777" w:rsidR="004E37AA" w:rsidRPr="004E37AA" w:rsidRDefault="004E37AA" w:rsidP="004E37AA">
      <w:pPr>
        <w:rPr>
          <w:ins w:id="85" w:author="Peter Chen" w:date="2026-01-09T18:18:00Z"/>
          <w:rFonts w:cstheme="minorHAnsi"/>
          <w:sz w:val="24"/>
          <w:szCs w:val="24"/>
        </w:rPr>
      </w:pPr>
      <w:ins w:id="86" w:author="Peter Chen" w:date="2026-01-09T18:18:00Z">
        <w:r w:rsidRPr="004E37AA">
          <w:rPr>
            <w:rFonts w:cstheme="minorHAnsi"/>
            <w:b/>
            <w:bCs/>
            <w:sz w:val="24"/>
            <w:szCs w:val="24"/>
          </w:rPr>
          <w:t>Key Aspects:</w:t>
        </w:r>
      </w:ins>
    </w:p>
    <w:p w14:paraId="4C109810" w14:textId="77777777" w:rsidR="004E37AA" w:rsidRPr="004E37AA" w:rsidRDefault="004E37AA" w:rsidP="004E37AA">
      <w:pPr>
        <w:numPr>
          <w:ilvl w:val="0"/>
          <w:numId w:val="143"/>
        </w:numPr>
        <w:rPr>
          <w:ins w:id="87" w:author="Peter Chen" w:date="2026-01-09T18:18:00Z"/>
          <w:rFonts w:cstheme="minorHAnsi"/>
          <w:sz w:val="24"/>
          <w:szCs w:val="24"/>
        </w:rPr>
      </w:pPr>
      <w:ins w:id="88" w:author="Peter Chen" w:date="2026-01-09T18:18:00Z">
        <w:r w:rsidRPr="004E37AA">
          <w:rPr>
            <w:rFonts w:cstheme="minorHAnsi"/>
            <w:b/>
            <w:bCs/>
            <w:sz w:val="24"/>
            <w:szCs w:val="24"/>
          </w:rPr>
          <w:t>Divine Judgment:</w:t>
        </w:r>
        <w:r w:rsidRPr="004E37AA">
          <w:rPr>
            <w:rFonts w:cstheme="minorHAnsi"/>
            <w:sz w:val="24"/>
            <w:szCs w:val="24"/>
          </w:rPr>
          <w:t> God, through the prophet </w:t>
        </w:r>
        <w:r w:rsidRPr="004E37AA">
          <w:rPr>
            <w:rFonts w:cstheme="minorHAnsi"/>
            <w:sz w:val="24"/>
            <w:szCs w:val="24"/>
          </w:rPr>
          <w:fldChar w:fldCharType="begin"/>
        </w:r>
        <w:r w:rsidRPr="004E37AA">
          <w:rPr>
            <w:rFonts w:cstheme="minorHAnsi"/>
            <w:sz w:val="24"/>
            <w:szCs w:val="24"/>
          </w:rPr>
          <w:instrText>HYPERLINK "https://www.google.com/search?q=Nathan&amp;rlz=1C1KDEC_enUS826US826&amp;oq=2+Samuel+12%3A10+main+point&amp;gs_lcrp=EgZjaHJvbWUyBggAEEUYOdIBCDQxMTBqMGo0qAIAsAIB&amp;sourceid=chrome&amp;ie=UTF-8&amp;mstk=AUtExfDFbb7yNBDPgHUOB16QJP7MhCcXUW0u3G-_ZLeaV861orGt1RKrM8jMMOjSX6GU4dYSqc9cgKpVGWk9H9oS3mHnB1yeMSM4eJALlgdhH2tBplFg73nSejl0bxHDeSvCfQbsYVSUl16wZN3EnVmI23WV3M1o3B7XQm-Ao0cUOWAW4El9t4pD9KdAY7fOu7v3RhKpcdy2qfWx49LdzhzB1jDO_MkMicaC_F9fX5gKX62lNPxBeOzJU9cIlitd-V8i0WtkIIhhrQ6w7e993gGoxkuHgSyTdCsGAasHkU-D1EzVriArefPqpI7VHFvGyVjtzk2WYAVHJRjOQeTxov1Dd01Ow6qveWmeBbk_szXmaVMQ&amp;csui=3&amp;ved=2ahUKEwjH1sf_8_-RAxWZPDQIHXS1IC4QgK4QegQIBBAB"</w:instrText>
        </w:r>
        <w:r w:rsidRPr="004E37AA">
          <w:rPr>
            <w:rFonts w:cstheme="minorHAnsi"/>
            <w:sz w:val="24"/>
            <w:szCs w:val="24"/>
          </w:rPr>
        </w:r>
        <w:r w:rsidRPr="004E37AA">
          <w:rPr>
            <w:rFonts w:cstheme="minorHAnsi"/>
            <w:sz w:val="24"/>
            <w:szCs w:val="24"/>
          </w:rPr>
          <w:fldChar w:fldCharType="separate"/>
        </w:r>
        <w:r w:rsidRPr="004E37AA">
          <w:rPr>
            <w:rStyle w:val="Hyperlink"/>
            <w:rFonts w:cstheme="minorHAnsi"/>
            <w:sz w:val="24"/>
            <w:szCs w:val="24"/>
          </w:rPr>
          <w:t>Nathan</w:t>
        </w:r>
      </w:ins>
      <w:ins w:id="89" w:author="Peter Chen" w:date="2026-01-09T18:18:00Z" w16du:dateUtc="2026-01-10T02:18:00Z">
        <w:r w:rsidRPr="004E37AA">
          <w:rPr>
            <w:rFonts w:cstheme="minorHAnsi"/>
            <w:sz w:val="24"/>
            <w:szCs w:val="24"/>
          </w:rPr>
          <w:fldChar w:fldCharType="end"/>
        </w:r>
      </w:ins>
      <w:ins w:id="90" w:author="Peter Chen" w:date="2026-01-09T18:18:00Z">
        <w:r w:rsidRPr="004E37AA">
          <w:rPr>
            <w:rFonts w:cstheme="minorHAnsi"/>
            <w:sz w:val="24"/>
            <w:szCs w:val="24"/>
          </w:rPr>
          <w:t>, declares that David's actions (despising God, taking Uriah's wife) warrant severe punishment.</w:t>
        </w:r>
      </w:ins>
    </w:p>
    <w:p w14:paraId="33A67388" w14:textId="77777777" w:rsidR="004E37AA" w:rsidRPr="004E37AA" w:rsidRDefault="004E37AA" w:rsidP="004E37AA">
      <w:pPr>
        <w:numPr>
          <w:ilvl w:val="0"/>
          <w:numId w:val="143"/>
        </w:numPr>
        <w:rPr>
          <w:ins w:id="91" w:author="Peter Chen" w:date="2026-01-09T18:18:00Z"/>
          <w:rFonts w:cstheme="minorHAnsi"/>
          <w:sz w:val="24"/>
          <w:szCs w:val="24"/>
        </w:rPr>
      </w:pPr>
      <w:ins w:id="92" w:author="Peter Chen" w:date="2026-01-09T18:18:00Z">
        <w:r w:rsidRPr="004E37AA">
          <w:rPr>
            <w:rFonts w:cstheme="minorHAnsi"/>
            <w:b/>
            <w:bCs/>
            <w:sz w:val="24"/>
            <w:szCs w:val="24"/>
          </w:rPr>
          <w:t>Symbolism of the Sword:</w:t>
        </w:r>
        <w:r w:rsidRPr="004E37AA">
          <w:rPr>
            <w:rFonts w:cstheme="minorHAnsi"/>
            <w:sz w:val="24"/>
            <w:szCs w:val="24"/>
          </w:rPr>
          <w:t> "The sword" represents ongoing war, strife, and familial violence that would plague David's reign and descendants.</w:t>
        </w:r>
      </w:ins>
    </w:p>
    <w:p w14:paraId="13AAFA75" w14:textId="77777777" w:rsidR="004E37AA" w:rsidRPr="004E37AA" w:rsidRDefault="004E37AA" w:rsidP="004E37AA">
      <w:pPr>
        <w:numPr>
          <w:ilvl w:val="0"/>
          <w:numId w:val="143"/>
        </w:numPr>
        <w:rPr>
          <w:ins w:id="93" w:author="Peter Chen" w:date="2026-01-09T18:18:00Z"/>
          <w:rFonts w:cstheme="minorHAnsi"/>
          <w:sz w:val="24"/>
          <w:szCs w:val="24"/>
        </w:rPr>
      </w:pPr>
      <w:ins w:id="94" w:author="Peter Chen" w:date="2026-01-09T18:18:00Z">
        <w:r w:rsidRPr="004E37AA">
          <w:rPr>
            <w:rFonts w:cstheme="minorHAnsi"/>
            <w:b/>
            <w:bCs/>
            <w:sz w:val="24"/>
            <w:szCs w:val="24"/>
          </w:rPr>
          <w:t>Consequences vs. Forgiveness:</w:t>
        </w:r>
        <w:r w:rsidRPr="004E37AA">
          <w:rPr>
            <w:rFonts w:cstheme="minorHAnsi"/>
            <w:sz w:val="24"/>
            <w:szCs w:val="24"/>
          </w:rPr>
          <w:t> While God forgives David (Psalm 51), it doesn't erase the natural consequences of his actions, highlighting that discipline and sorrow are part of spiritual growth.</w:t>
        </w:r>
      </w:ins>
    </w:p>
    <w:p w14:paraId="21570A03" w14:textId="77777777" w:rsidR="004E37AA" w:rsidRPr="004E37AA" w:rsidRDefault="004E37AA" w:rsidP="004E37AA">
      <w:pPr>
        <w:numPr>
          <w:ilvl w:val="0"/>
          <w:numId w:val="143"/>
        </w:numPr>
        <w:rPr>
          <w:ins w:id="95" w:author="Peter Chen" w:date="2026-01-09T18:18:00Z"/>
          <w:rFonts w:cstheme="minorHAnsi"/>
          <w:sz w:val="24"/>
          <w:szCs w:val="24"/>
        </w:rPr>
      </w:pPr>
      <w:ins w:id="96" w:author="Peter Chen" w:date="2026-01-09T18:18:00Z">
        <w:r w:rsidRPr="004E37AA">
          <w:rPr>
            <w:rFonts w:cstheme="minorHAnsi"/>
            <w:b/>
            <w:bCs/>
            <w:sz w:val="24"/>
            <w:szCs w:val="24"/>
          </w:rPr>
          <w:t>Fulfillment:</w:t>
        </w:r>
        <w:r w:rsidRPr="004E37AA">
          <w:rPr>
            <w:rFonts w:cstheme="minorHAnsi"/>
            <w:sz w:val="24"/>
            <w:szCs w:val="24"/>
          </w:rPr>
          <w:t> The verse sets the stage for the tragic fulfillment seen in later chapters, with internal strife and death within David's family. </w:t>
        </w:r>
      </w:ins>
    </w:p>
    <w:p w14:paraId="3F2D128D" w14:textId="77777777" w:rsidR="004E37AA" w:rsidRDefault="004E37AA" w:rsidP="00D9513B">
      <w:pPr>
        <w:rPr>
          <w:ins w:id="97" w:author="Peter Chen" w:date="2026-01-09T18:18:00Z" w16du:dateUtc="2026-01-10T02:18:00Z"/>
          <w:rFonts w:cstheme="minorHAnsi"/>
          <w:sz w:val="24"/>
          <w:szCs w:val="24"/>
        </w:rPr>
      </w:pPr>
    </w:p>
    <w:p w14:paraId="1EAA4148" w14:textId="77777777" w:rsidR="004E37AA" w:rsidRDefault="004E37AA" w:rsidP="00D9513B">
      <w:pPr>
        <w:rPr>
          <w:rFonts w:cstheme="minorHAnsi"/>
          <w:sz w:val="24"/>
          <w:szCs w:val="24"/>
        </w:rPr>
      </w:pPr>
    </w:p>
    <w:p w14:paraId="34396982" w14:textId="77777777" w:rsidR="006D396D" w:rsidRDefault="006D396D" w:rsidP="00D9513B">
      <w:pPr>
        <w:rPr>
          <w:rFonts w:cstheme="minorHAnsi"/>
          <w:sz w:val="24"/>
          <w:szCs w:val="24"/>
        </w:rPr>
      </w:pPr>
      <w:r>
        <w:rPr>
          <w:rFonts w:cstheme="minorHAnsi"/>
          <w:sz w:val="24"/>
          <w:szCs w:val="24"/>
        </w:rPr>
        <w:t>31:00/1:14:57</w:t>
      </w:r>
    </w:p>
    <w:p w14:paraId="269C9735" w14:textId="36B0B5C0" w:rsidR="002D450B" w:rsidRDefault="002D450B" w:rsidP="00D9513B">
      <w:pPr>
        <w:rPr>
          <w:rFonts w:cstheme="minorHAnsi"/>
          <w:sz w:val="24"/>
          <w:szCs w:val="24"/>
        </w:rPr>
      </w:pPr>
      <w:r w:rsidRPr="002D450B">
        <w:rPr>
          <w:rFonts w:cstheme="minorHAnsi"/>
          <w:noProof/>
          <w:sz w:val="24"/>
          <w:szCs w:val="24"/>
        </w:rPr>
        <w:drawing>
          <wp:inline distT="0" distB="0" distL="0" distR="0" wp14:anchorId="1CF9CFD4" wp14:editId="36A6A8B8">
            <wp:extent cx="3515216" cy="466790"/>
            <wp:effectExtent l="0" t="0" r="9525" b="9525"/>
            <wp:docPr id="116738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89962" name=""/>
                    <pic:cNvPicPr/>
                  </pic:nvPicPr>
                  <pic:blipFill>
                    <a:blip r:embed="rId27"/>
                    <a:stretch>
                      <a:fillRect/>
                    </a:stretch>
                  </pic:blipFill>
                  <pic:spPr>
                    <a:xfrm>
                      <a:off x="0" y="0"/>
                      <a:ext cx="3515216" cy="466790"/>
                    </a:xfrm>
                    <a:prstGeom prst="rect">
                      <a:avLst/>
                    </a:prstGeom>
                  </pic:spPr>
                </pic:pic>
              </a:graphicData>
            </a:graphic>
          </wp:inline>
        </w:drawing>
      </w:r>
    </w:p>
    <w:p w14:paraId="22CFB2CD" w14:textId="6B864B68" w:rsidR="006C5ABA" w:rsidRDefault="006C5ABA" w:rsidP="00D9513B">
      <w:pPr>
        <w:rPr>
          <w:ins w:id="98" w:author="Peter Chen" w:date="2026-01-09T18:18:00Z" w16du:dateUtc="2026-01-10T02:18:00Z"/>
          <w:rFonts w:cstheme="minorHAnsi"/>
          <w:sz w:val="24"/>
          <w:szCs w:val="24"/>
        </w:rPr>
      </w:pPr>
      <w:r>
        <w:rPr>
          <w:rFonts w:cstheme="minorHAnsi"/>
          <w:sz w:val="24"/>
          <w:szCs w:val="24"/>
        </w:rPr>
        <w:t xml:space="preserve">Lust: </w:t>
      </w:r>
      <w:r w:rsidRPr="006C5ABA">
        <w:rPr>
          <w:rFonts w:cstheme="minorHAnsi" w:hint="eastAsia"/>
          <w:sz w:val="24"/>
          <w:szCs w:val="24"/>
        </w:rPr>
        <w:t>欲望</w:t>
      </w:r>
      <w:r>
        <w:rPr>
          <w:rFonts w:cstheme="minorHAnsi"/>
          <w:sz w:val="24"/>
          <w:szCs w:val="24"/>
        </w:rPr>
        <w:t xml:space="preserve"> </w:t>
      </w:r>
    </w:p>
    <w:p w14:paraId="792F8F89" w14:textId="0C27A2BD" w:rsidR="003B142E" w:rsidRDefault="003B142E" w:rsidP="00D9513B">
      <w:pPr>
        <w:rPr>
          <w:ins w:id="99" w:author="Peter Chen" w:date="2026-01-09T18:18:00Z" w16du:dateUtc="2026-01-10T02:18:00Z"/>
          <w:rFonts w:cstheme="minorHAnsi"/>
          <w:sz w:val="24"/>
          <w:szCs w:val="24"/>
        </w:rPr>
      </w:pPr>
      <w:ins w:id="100" w:author="Peter Chen" w:date="2026-01-09T18:18:00Z" w16du:dateUtc="2026-01-10T02:18:00Z">
        <w:r>
          <w:rPr>
            <w:rFonts w:cstheme="minorHAnsi"/>
            <w:sz w:val="24"/>
            <w:szCs w:val="24"/>
          </w:rPr>
          <w:t>Act 1: The Echo of Lust</w:t>
        </w:r>
      </w:ins>
    </w:p>
    <w:p w14:paraId="6B96CFB2" w14:textId="77777777" w:rsidR="003B142E" w:rsidDel="00D80C09" w:rsidRDefault="003B142E" w:rsidP="00D9513B">
      <w:pPr>
        <w:rPr>
          <w:del w:id="101" w:author="Peter Chen" w:date="2026-01-09T18:18:00Z" w16du:dateUtc="2026-01-10T02:18:00Z"/>
          <w:rFonts w:cstheme="minorHAnsi"/>
          <w:sz w:val="24"/>
          <w:szCs w:val="24"/>
        </w:rPr>
      </w:pPr>
    </w:p>
    <w:p w14:paraId="4421EAD9" w14:textId="77777777" w:rsidR="002D450B" w:rsidRDefault="002D450B" w:rsidP="00D9513B">
      <w:pPr>
        <w:rPr>
          <w:rFonts w:cstheme="minorHAnsi"/>
          <w:sz w:val="24"/>
          <w:szCs w:val="24"/>
        </w:rPr>
      </w:pPr>
    </w:p>
    <w:p w14:paraId="380ADD51" w14:textId="7995176B" w:rsidR="00260C6A" w:rsidRDefault="00260C6A" w:rsidP="00D9513B">
      <w:pPr>
        <w:rPr>
          <w:rFonts w:cstheme="minorHAnsi"/>
          <w:sz w:val="24"/>
          <w:szCs w:val="24"/>
        </w:rPr>
      </w:pPr>
      <w:r>
        <w:rPr>
          <w:rFonts w:cstheme="minorHAnsi"/>
          <w:sz w:val="24"/>
          <w:szCs w:val="24"/>
        </w:rPr>
        <w:t>31:</w:t>
      </w:r>
      <w:r w:rsidR="006D396D">
        <w:rPr>
          <w:rFonts w:cstheme="minorHAnsi"/>
          <w:sz w:val="24"/>
          <w:szCs w:val="24"/>
        </w:rPr>
        <w:t>3</w:t>
      </w:r>
      <w:r>
        <w:rPr>
          <w:rFonts w:cstheme="minorHAnsi"/>
          <w:sz w:val="24"/>
          <w:szCs w:val="24"/>
        </w:rPr>
        <w:t>0/1:14:57</w:t>
      </w:r>
    </w:p>
    <w:p w14:paraId="0F920596" w14:textId="273B90EF" w:rsidR="00260C6A" w:rsidRDefault="00260C6A" w:rsidP="00D9513B">
      <w:pPr>
        <w:rPr>
          <w:ins w:id="102" w:author="Peter Chen" w:date="2026-01-09T18:18:00Z" w16du:dateUtc="2026-01-10T02:18:00Z"/>
          <w:rFonts w:cstheme="minorHAnsi"/>
          <w:sz w:val="24"/>
          <w:szCs w:val="24"/>
        </w:rPr>
      </w:pPr>
      <w:r w:rsidRPr="00260C6A">
        <w:rPr>
          <w:rFonts w:cstheme="minorHAnsi"/>
          <w:noProof/>
          <w:sz w:val="24"/>
          <w:szCs w:val="24"/>
        </w:rPr>
        <w:drawing>
          <wp:inline distT="0" distB="0" distL="0" distR="0" wp14:anchorId="3333F0EC" wp14:editId="6AAE6E3D">
            <wp:extent cx="2829320" cy="581106"/>
            <wp:effectExtent l="0" t="0" r="9525" b="9525"/>
            <wp:docPr id="93737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70171" name=""/>
                    <pic:cNvPicPr/>
                  </pic:nvPicPr>
                  <pic:blipFill>
                    <a:blip r:embed="rId28"/>
                    <a:stretch>
                      <a:fillRect/>
                    </a:stretch>
                  </pic:blipFill>
                  <pic:spPr>
                    <a:xfrm>
                      <a:off x="0" y="0"/>
                      <a:ext cx="2829320" cy="581106"/>
                    </a:xfrm>
                    <a:prstGeom prst="rect">
                      <a:avLst/>
                    </a:prstGeom>
                  </pic:spPr>
                </pic:pic>
              </a:graphicData>
            </a:graphic>
          </wp:inline>
        </w:drawing>
      </w:r>
    </w:p>
    <w:p w14:paraId="48EBB1FA" w14:textId="1F33F1F5" w:rsidR="00DD622B" w:rsidRDefault="00DD622B" w:rsidP="00D9513B">
      <w:pPr>
        <w:rPr>
          <w:rFonts w:cstheme="minorHAnsi"/>
          <w:sz w:val="24"/>
          <w:szCs w:val="24"/>
        </w:rPr>
      </w:pPr>
      <w:ins w:id="103" w:author="Peter Chen" w:date="2026-01-09T18:18:00Z" w16du:dateUtc="2026-01-10T02:18:00Z">
        <w:r>
          <w:rPr>
            <w:rFonts w:cstheme="minorHAnsi"/>
            <w:sz w:val="24"/>
            <w:szCs w:val="24"/>
          </w:rPr>
          <w:lastRenderedPageBreak/>
          <w:t>Act 2: The failure of Community</w:t>
        </w:r>
      </w:ins>
    </w:p>
    <w:p w14:paraId="7F3DC986" w14:textId="77777777" w:rsidR="00C75B1A" w:rsidRDefault="00C75B1A" w:rsidP="00C75B1A">
      <w:pPr>
        <w:rPr>
          <w:rFonts w:cstheme="minorHAnsi"/>
          <w:sz w:val="24"/>
          <w:szCs w:val="24"/>
        </w:rPr>
      </w:pPr>
    </w:p>
    <w:p w14:paraId="6F99CA65" w14:textId="1361B1D4" w:rsidR="00C75B1A" w:rsidRDefault="00C75B1A" w:rsidP="00D9513B">
      <w:pPr>
        <w:rPr>
          <w:rFonts w:cstheme="minorHAnsi"/>
          <w:sz w:val="24"/>
          <w:szCs w:val="24"/>
        </w:rPr>
      </w:pPr>
      <w:r>
        <w:rPr>
          <w:rFonts w:cstheme="minorHAnsi"/>
          <w:sz w:val="24"/>
          <w:szCs w:val="24"/>
        </w:rPr>
        <w:t>32:00/1:14:57</w:t>
      </w:r>
    </w:p>
    <w:p w14:paraId="66E045CA" w14:textId="75A458AB" w:rsidR="00C31FBF" w:rsidRDefault="00C31FBF" w:rsidP="00D9513B">
      <w:pPr>
        <w:rPr>
          <w:ins w:id="104" w:author="Peter Chen" w:date="2026-01-09T18:19:00Z" w16du:dateUtc="2026-01-10T02:19:00Z"/>
          <w:rFonts w:cstheme="minorHAnsi"/>
          <w:sz w:val="24"/>
          <w:szCs w:val="24"/>
        </w:rPr>
      </w:pPr>
      <w:r w:rsidRPr="00C31FBF">
        <w:rPr>
          <w:rFonts w:cstheme="minorHAnsi"/>
          <w:noProof/>
          <w:sz w:val="24"/>
          <w:szCs w:val="24"/>
        </w:rPr>
        <w:drawing>
          <wp:inline distT="0" distB="0" distL="0" distR="0" wp14:anchorId="3CEA8EE2" wp14:editId="0D784A33">
            <wp:extent cx="3305636" cy="676369"/>
            <wp:effectExtent l="0" t="0" r="9525" b="9525"/>
            <wp:docPr id="114810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03918" name=""/>
                    <pic:cNvPicPr/>
                  </pic:nvPicPr>
                  <pic:blipFill>
                    <a:blip r:embed="rId29"/>
                    <a:stretch>
                      <a:fillRect/>
                    </a:stretch>
                  </pic:blipFill>
                  <pic:spPr>
                    <a:xfrm>
                      <a:off x="0" y="0"/>
                      <a:ext cx="3305636" cy="676369"/>
                    </a:xfrm>
                    <a:prstGeom prst="rect">
                      <a:avLst/>
                    </a:prstGeom>
                  </pic:spPr>
                </pic:pic>
              </a:graphicData>
            </a:graphic>
          </wp:inline>
        </w:drawing>
      </w:r>
    </w:p>
    <w:p w14:paraId="337EB3C9" w14:textId="4A8FA9BF" w:rsidR="00E50502" w:rsidRDefault="00E50502" w:rsidP="00D9513B">
      <w:pPr>
        <w:rPr>
          <w:rFonts w:cstheme="minorHAnsi"/>
          <w:sz w:val="24"/>
          <w:szCs w:val="24"/>
        </w:rPr>
      </w:pPr>
      <w:ins w:id="105" w:author="Peter Chen" w:date="2026-01-09T18:19:00Z" w16du:dateUtc="2026-01-10T02:19:00Z">
        <w:r>
          <w:rPr>
            <w:rFonts w:cstheme="minorHAnsi"/>
            <w:sz w:val="24"/>
            <w:szCs w:val="24"/>
          </w:rPr>
          <w:t>Act3: The Silence of the Father</w:t>
        </w:r>
      </w:ins>
    </w:p>
    <w:p w14:paraId="0CE2FD91" w14:textId="77777777" w:rsidR="00C31FBF" w:rsidRDefault="00C31FBF" w:rsidP="00D9513B">
      <w:pPr>
        <w:rPr>
          <w:rFonts w:cstheme="minorHAnsi"/>
          <w:sz w:val="24"/>
          <w:szCs w:val="24"/>
        </w:rPr>
      </w:pPr>
    </w:p>
    <w:p w14:paraId="4DD20810" w14:textId="79EE1FEC" w:rsidR="00122DC3" w:rsidRDefault="00122DC3" w:rsidP="00D9513B">
      <w:pPr>
        <w:rPr>
          <w:rFonts w:cstheme="minorHAnsi"/>
          <w:sz w:val="24"/>
          <w:szCs w:val="24"/>
        </w:rPr>
      </w:pPr>
      <w:r>
        <w:rPr>
          <w:rFonts w:cstheme="minorHAnsi"/>
          <w:sz w:val="24"/>
          <w:szCs w:val="24"/>
        </w:rPr>
        <w:t>33:00/1:14:57</w:t>
      </w:r>
    </w:p>
    <w:p w14:paraId="0A1DD701" w14:textId="1B5038CF" w:rsidR="00C31FBF" w:rsidRDefault="00C31FBF" w:rsidP="00D9513B">
      <w:pPr>
        <w:rPr>
          <w:rFonts w:cstheme="minorHAnsi"/>
          <w:sz w:val="24"/>
          <w:szCs w:val="24"/>
        </w:rPr>
      </w:pPr>
      <w:r w:rsidRPr="00C31FBF">
        <w:rPr>
          <w:rFonts w:cstheme="minorHAnsi"/>
          <w:noProof/>
          <w:sz w:val="24"/>
          <w:szCs w:val="24"/>
        </w:rPr>
        <w:drawing>
          <wp:inline distT="0" distB="0" distL="0" distR="0" wp14:anchorId="6FA0273A" wp14:editId="152FD61A">
            <wp:extent cx="5943600" cy="730885"/>
            <wp:effectExtent l="0" t="0" r="0" b="0"/>
            <wp:docPr id="206306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64915" name=""/>
                    <pic:cNvPicPr/>
                  </pic:nvPicPr>
                  <pic:blipFill>
                    <a:blip r:embed="rId30"/>
                    <a:stretch>
                      <a:fillRect/>
                    </a:stretch>
                  </pic:blipFill>
                  <pic:spPr>
                    <a:xfrm>
                      <a:off x="0" y="0"/>
                      <a:ext cx="5943600" cy="730885"/>
                    </a:xfrm>
                    <a:prstGeom prst="rect">
                      <a:avLst/>
                    </a:prstGeom>
                  </pic:spPr>
                </pic:pic>
              </a:graphicData>
            </a:graphic>
          </wp:inline>
        </w:drawing>
      </w:r>
    </w:p>
    <w:p w14:paraId="032C5ABB" w14:textId="7423183B" w:rsidR="00C31FBF" w:rsidRDefault="00E80FF6" w:rsidP="00D9513B">
      <w:pPr>
        <w:rPr>
          <w:ins w:id="106" w:author="Peter Chen" w:date="2026-01-09T18:19:00Z" w16du:dateUtc="2026-01-10T02:19:00Z"/>
          <w:rFonts w:cstheme="minorHAnsi"/>
          <w:sz w:val="24"/>
          <w:szCs w:val="24"/>
        </w:rPr>
      </w:pPr>
      <w:ins w:id="107" w:author="Peter Chen" w:date="2026-01-09T18:19:00Z" w16du:dateUtc="2026-01-10T02:19:00Z">
        <w:r>
          <w:rPr>
            <w:rFonts w:cstheme="minorHAnsi"/>
            <w:sz w:val="24"/>
            <w:szCs w:val="24"/>
          </w:rPr>
          <w:t>2 Samuel 13:21</w:t>
        </w:r>
      </w:ins>
    </w:p>
    <w:p w14:paraId="0CDF2A3B" w14:textId="77777777" w:rsidR="00D40B15" w:rsidRPr="00D40B15" w:rsidRDefault="00D40B15" w:rsidP="00D40B15">
      <w:pPr>
        <w:rPr>
          <w:ins w:id="108" w:author="Peter Chen" w:date="2026-01-09T18:19:00Z"/>
          <w:rFonts w:cstheme="minorHAnsi"/>
          <w:sz w:val="24"/>
          <w:szCs w:val="24"/>
        </w:rPr>
      </w:pPr>
      <w:ins w:id="109" w:author="Peter Chen" w:date="2026-01-09T18:19:00Z">
        <w:r w:rsidRPr="00D40B15">
          <w:rPr>
            <w:rFonts w:cstheme="minorHAnsi"/>
            <w:sz w:val="24"/>
            <w:szCs w:val="24"/>
          </w:rPr>
          <w:t>English Standard Version</w:t>
        </w:r>
      </w:ins>
    </w:p>
    <w:p w14:paraId="6863C1BE" w14:textId="77777777" w:rsidR="00D40B15" w:rsidRPr="00D40B15" w:rsidRDefault="00D40B15" w:rsidP="00D40B15">
      <w:pPr>
        <w:rPr>
          <w:ins w:id="110" w:author="Peter Chen" w:date="2026-01-09T18:19:00Z"/>
          <w:rFonts w:cstheme="minorHAnsi"/>
          <w:sz w:val="24"/>
          <w:szCs w:val="24"/>
        </w:rPr>
      </w:pPr>
      <w:ins w:id="111" w:author="Peter Chen" w:date="2026-01-09T18:19:00Z">
        <w:r w:rsidRPr="00D40B15">
          <w:rPr>
            <w:rFonts w:cstheme="minorHAnsi"/>
            <w:b/>
            <w:bCs/>
            <w:sz w:val="24"/>
            <w:szCs w:val="24"/>
            <w:vertAlign w:val="superscript"/>
          </w:rPr>
          <w:t>21 </w:t>
        </w:r>
        <w:r w:rsidRPr="00D40B15">
          <w:rPr>
            <w:rFonts w:cstheme="minorHAnsi"/>
            <w:sz w:val="24"/>
            <w:szCs w:val="24"/>
          </w:rPr>
          <w:t>When King David heard of all these things, he was very angry.</w:t>
        </w:r>
        <w:r w:rsidRPr="00D40B15">
          <w:rPr>
            <w:rFonts w:cstheme="minorHAnsi"/>
            <w:sz w:val="24"/>
            <w:szCs w:val="24"/>
            <w:vertAlign w:val="superscript"/>
          </w:rPr>
          <w:t>[</w:t>
        </w:r>
        <w:r w:rsidRPr="00D40B15">
          <w:rPr>
            <w:rFonts w:cstheme="minorHAnsi"/>
            <w:sz w:val="24"/>
            <w:szCs w:val="24"/>
            <w:vertAlign w:val="superscript"/>
          </w:rPr>
          <w:fldChar w:fldCharType="begin"/>
        </w:r>
        <w:r w:rsidRPr="00D40B15">
          <w:rPr>
            <w:rFonts w:cstheme="minorHAnsi"/>
            <w:sz w:val="24"/>
            <w:szCs w:val="24"/>
            <w:vertAlign w:val="superscript"/>
          </w:rPr>
          <w:instrText>HYPERLINK "https://www.biblegateway.com/passage/?search=2%20Samuel%2013%3A21&amp;version=ESV" \l "fen-ESV-8339a" \o "See footnote a"</w:instrText>
        </w:r>
        <w:r w:rsidRPr="00D40B15">
          <w:rPr>
            <w:rFonts w:cstheme="minorHAnsi"/>
            <w:sz w:val="24"/>
            <w:szCs w:val="24"/>
            <w:vertAlign w:val="superscript"/>
          </w:rPr>
        </w:r>
        <w:r w:rsidRPr="00D40B15">
          <w:rPr>
            <w:rFonts w:cstheme="minorHAnsi"/>
            <w:sz w:val="24"/>
            <w:szCs w:val="24"/>
            <w:vertAlign w:val="superscript"/>
          </w:rPr>
          <w:fldChar w:fldCharType="separate"/>
        </w:r>
        <w:r w:rsidRPr="00D40B15">
          <w:rPr>
            <w:rStyle w:val="Hyperlink"/>
            <w:rFonts w:cstheme="minorHAnsi"/>
            <w:sz w:val="24"/>
            <w:szCs w:val="24"/>
            <w:vertAlign w:val="superscript"/>
          </w:rPr>
          <w:t>a</w:t>
        </w:r>
      </w:ins>
      <w:ins w:id="112" w:author="Peter Chen" w:date="2026-01-09T18:19:00Z" w16du:dateUtc="2026-01-10T02:19:00Z">
        <w:r w:rsidRPr="00D40B15">
          <w:rPr>
            <w:rFonts w:cstheme="minorHAnsi"/>
            <w:sz w:val="24"/>
            <w:szCs w:val="24"/>
          </w:rPr>
          <w:fldChar w:fldCharType="end"/>
        </w:r>
      </w:ins>
      <w:ins w:id="113" w:author="Peter Chen" w:date="2026-01-09T18:19:00Z">
        <w:r w:rsidRPr="00D40B15">
          <w:rPr>
            <w:rFonts w:cstheme="minorHAnsi"/>
            <w:sz w:val="24"/>
            <w:szCs w:val="24"/>
            <w:vertAlign w:val="superscript"/>
          </w:rPr>
          <w:t>]</w:t>
        </w:r>
      </w:ins>
    </w:p>
    <w:p w14:paraId="4DBD1AFD" w14:textId="77777777" w:rsidR="00E80FF6" w:rsidRDefault="00E80FF6" w:rsidP="00D9513B">
      <w:pPr>
        <w:rPr>
          <w:rFonts w:cstheme="minorHAnsi"/>
          <w:sz w:val="24"/>
          <w:szCs w:val="24"/>
        </w:rPr>
      </w:pPr>
    </w:p>
    <w:p w14:paraId="25FE6231" w14:textId="77777777" w:rsidR="00440F28" w:rsidRPr="00440F28" w:rsidRDefault="00440F28" w:rsidP="00440F28">
      <w:pPr>
        <w:rPr>
          <w:ins w:id="114" w:author="Peter Chen" w:date="2026-01-09T18:20:00Z"/>
          <w:rFonts w:cstheme="minorHAnsi"/>
          <w:sz w:val="24"/>
          <w:szCs w:val="24"/>
        </w:rPr>
      </w:pPr>
      <w:ins w:id="115" w:author="Peter Chen" w:date="2026-01-09T18:20:00Z">
        <w:r w:rsidRPr="00440F28">
          <w:rPr>
            <w:rFonts w:cstheme="minorHAnsi"/>
            <w:sz w:val="24"/>
            <w:szCs w:val="24"/>
          </w:rPr>
          <w:t>2 Samuel 13:21's main point highlights King David's </w:t>
        </w:r>
        <w:r w:rsidRPr="00440F28">
          <w:rPr>
            <w:rFonts w:cstheme="minorHAnsi"/>
            <w:b/>
            <w:bCs/>
            <w:sz w:val="24"/>
            <w:szCs w:val="24"/>
          </w:rPr>
          <w:t>furious but conflicted reaction</w:t>
        </w:r>
        <w:r w:rsidRPr="00440F28">
          <w:rPr>
            <w:rFonts w:cstheme="minorHAnsi"/>
            <w:sz w:val="24"/>
            <w:szCs w:val="24"/>
          </w:rPr>
          <w:t> to his son Amnon raping his half-sister Tamar, revealing the </w:t>
        </w:r>
        <w:r w:rsidRPr="00440F28">
          <w:rPr>
            <w:rFonts w:cstheme="minorHAnsi"/>
            <w:b/>
            <w:bCs/>
            <w:sz w:val="24"/>
            <w:szCs w:val="24"/>
          </w:rPr>
          <w:t>corrupting consequences of sin in his own family</w:t>
        </w:r>
        <w:r w:rsidRPr="00440F28">
          <w:rPr>
            <w:rFonts w:cstheme="minorHAnsi"/>
            <w:sz w:val="24"/>
            <w:szCs w:val="24"/>
          </w:rPr>
          <w:t>, stemming from his own sin with Bathsheba, and showing his </w:t>
        </w:r>
        <w:r w:rsidRPr="00440F28">
          <w:rPr>
            <w:rFonts w:cstheme="minorHAnsi"/>
            <w:b/>
            <w:bCs/>
            <w:sz w:val="24"/>
            <w:szCs w:val="24"/>
          </w:rPr>
          <w:t>hypocritical failure to discipline</w:t>
        </w:r>
        <w:r w:rsidRPr="00440F28">
          <w:rPr>
            <w:rFonts w:cstheme="minorHAnsi"/>
            <w:sz w:val="24"/>
            <w:szCs w:val="24"/>
          </w:rPr>
          <w:t> his children, which sets the stage for future family tragedy. It's a pivotal moment showing how </w:t>
        </w:r>
        <w:r w:rsidRPr="00440F28">
          <w:rPr>
            <w:rFonts w:cstheme="minorHAnsi"/>
            <w:b/>
            <w:bCs/>
            <w:sz w:val="24"/>
            <w:szCs w:val="24"/>
          </w:rPr>
          <w:t>sin brings lasting pain and divine judgment</w:t>
        </w:r>
        <w:r w:rsidRPr="00440F28">
          <w:rPr>
            <w:rFonts w:cstheme="minorHAnsi"/>
            <w:sz w:val="24"/>
            <w:szCs w:val="24"/>
          </w:rPr>
          <w:t> through the very people David loved, as he couldn't administer justice due to his own guilt, notes </w:t>
        </w:r>
        <w:r w:rsidRPr="00440F28">
          <w:rPr>
            <w:rFonts w:cstheme="minorHAnsi"/>
            <w:sz w:val="24"/>
            <w:szCs w:val="24"/>
          </w:rPr>
          <w:fldChar w:fldCharType="begin"/>
        </w:r>
        <w:r w:rsidRPr="00440F28">
          <w:rPr>
            <w:rFonts w:cstheme="minorHAnsi"/>
            <w:sz w:val="24"/>
            <w:szCs w:val="24"/>
          </w:rPr>
          <w:instrText>HYPERLINK "https://www.studylight.org/commentaries/eng/kdo/2-samuel-13.html" \t "_blank"</w:instrText>
        </w:r>
        <w:r w:rsidRPr="00440F28">
          <w:rPr>
            <w:rFonts w:cstheme="minorHAnsi"/>
            <w:sz w:val="24"/>
            <w:szCs w:val="24"/>
          </w:rPr>
        </w:r>
        <w:r w:rsidRPr="00440F28">
          <w:rPr>
            <w:rFonts w:cstheme="minorHAnsi"/>
            <w:sz w:val="24"/>
            <w:szCs w:val="24"/>
          </w:rPr>
          <w:fldChar w:fldCharType="separate"/>
        </w:r>
        <w:r w:rsidRPr="00440F28">
          <w:rPr>
            <w:rStyle w:val="Hyperlink"/>
            <w:rFonts w:cstheme="minorHAnsi"/>
            <w:sz w:val="24"/>
            <w:szCs w:val="24"/>
          </w:rPr>
          <w:t>StudyLight.org</w:t>
        </w:r>
      </w:ins>
      <w:ins w:id="116" w:author="Peter Chen" w:date="2026-01-09T18:20:00Z" w16du:dateUtc="2026-01-10T02:20:00Z">
        <w:r w:rsidRPr="00440F28">
          <w:rPr>
            <w:rFonts w:cstheme="minorHAnsi"/>
            <w:sz w:val="24"/>
            <w:szCs w:val="24"/>
          </w:rPr>
          <w:fldChar w:fldCharType="end"/>
        </w:r>
      </w:ins>
      <w:ins w:id="117" w:author="Peter Chen" w:date="2026-01-09T18:20:00Z">
        <w:r w:rsidRPr="00440F28">
          <w:rPr>
            <w:rFonts w:cstheme="minorHAnsi"/>
            <w:sz w:val="24"/>
            <w:szCs w:val="24"/>
          </w:rPr>
          <w:t> and Bible Hub. </w:t>
        </w:r>
      </w:ins>
    </w:p>
    <w:p w14:paraId="2B09B89C" w14:textId="77777777" w:rsidR="00440F28" w:rsidRPr="00440F28" w:rsidRDefault="00440F28" w:rsidP="00440F28">
      <w:pPr>
        <w:rPr>
          <w:ins w:id="118" w:author="Peter Chen" w:date="2026-01-09T18:20:00Z"/>
          <w:rFonts w:cstheme="minorHAnsi"/>
          <w:sz w:val="24"/>
          <w:szCs w:val="24"/>
        </w:rPr>
      </w:pPr>
      <w:ins w:id="119" w:author="Peter Chen" w:date="2026-01-09T18:20:00Z">
        <w:r w:rsidRPr="00440F28">
          <w:rPr>
            <w:rFonts w:cstheme="minorHAnsi"/>
            <w:b/>
            <w:bCs/>
            <w:sz w:val="24"/>
            <w:szCs w:val="24"/>
          </w:rPr>
          <w:t>Key Takeaways from 2 Samuel 13:21:</w:t>
        </w:r>
      </w:ins>
    </w:p>
    <w:p w14:paraId="2EFC051A" w14:textId="77777777" w:rsidR="00440F28" w:rsidRPr="00440F28" w:rsidRDefault="00440F28" w:rsidP="00440F28">
      <w:pPr>
        <w:numPr>
          <w:ilvl w:val="0"/>
          <w:numId w:val="144"/>
        </w:numPr>
        <w:rPr>
          <w:ins w:id="120" w:author="Peter Chen" w:date="2026-01-09T18:20:00Z"/>
          <w:rFonts w:cstheme="minorHAnsi"/>
          <w:sz w:val="24"/>
          <w:szCs w:val="24"/>
        </w:rPr>
      </w:pPr>
      <w:ins w:id="121" w:author="Peter Chen" w:date="2026-01-09T18:20:00Z">
        <w:r w:rsidRPr="00440F28">
          <w:rPr>
            <w:rFonts w:cstheme="minorHAnsi"/>
            <w:b/>
            <w:bCs/>
            <w:sz w:val="24"/>
            <w:szCs w:val="24"/>
          </w:rPr>
          <w:t>Consequences of Sin:</w:t>
        </w:r>
        <w:r w:rsidRPr="00440F28">
          <w:rPr>
            <w:rFonts w:cstheme="minorHAnsi"/>
            <w:sz w:val="24"/>
            <w:szCs w:val="24"/>
          </w:rPr>
          <w:t> David's past sin with Bathsheba directly leads to the turmoil in his household, demonstrating that sin's impact isn't erased by forgiveness.</w:t>
        </w:r>
      </w:ins>
    </w:p>
    <w:p w14:paraId="155C746A" w14:textId="77777777" w:rsidR="00440F28" w:rsidRPr="00440F28" w:rsidRDefault="00440F28" w:rsidP="00440F28">
      <w:pPr>
        <w:numPr>
          <w:ilvl w:val="0"/>
          <w:numId w:val="144"/>
        </w:numPr>
        <w:rPr>
          <w:ins w:id="122" w:author="Peter Chen" w:date="2026-01-09T18:20:00Z"/>
          <w:rFonts w:cstheme="minorHAnsi"/>
          <w:sz w:val="24"/>
          <w:szCs w:val="24"/>
        </w:rPr>
      </w:pPr>
      <w:ins w:id="123" w:author="Peter Chen" w:date="2026-01-09T18:20:00Z">
        <w:r w:rsidRPr="00440F28">
          <w:rPr>
            <w:rFonts w:cstheme="minorHAnsi"/>
            <w:b/>
            <w:bCs/>
            <w:sz w:val="24"/>
            <w:szCs w:val="24"/>
          </w:rPr>
          <w:t>David's Hypocrisy &amp; Inaction:</w:t>
        </w:r>
        <w:r w:rsidRPr="00440F28">
          <w:rPr>
            <w:rFonts w:cstheme="minorHAnsi"/>
            <w:sz w:val="24"/>
            <w:szCs w:val="24"/>
          </w:rPr>
          <w:t> His anger is real, but he's paralyzed by guilt from his own adultery, preventing him from justly punishing Amnon, according to </w:t>
        </w:r>
        <w:r w:rsidRPr="00440F28">
          <w:rPr>
            <w:rFonts w:cstheme="minorHAnsi"/>
            <w:sz w:val="24"/>
            <w:szCs w:val="24"/>
          </w:rPr>
          <w:fldChar w:fldCharType="begin"/>
        </w:r>
        <w:r w:rsidRPr="00440F28">
          <w:rPr>
            <w:rFonts w:cstheme="minorHAnsi"/>
            <w:sz w:val="24"/>
            <w:szCs w:val="24"/>
          </w:rPr>
          <w:instrText>HYPERLINK "https://hermeneutics.stackexchange.com/questions/60317/does-anything-in-2-samuel-1320-22-hebrew-text-hint-that-king-david-reaction-as" \t "_blank"</w:instrText>
        </w:r>
        <w:r w:rsidRPr="00440F28">
          <w:rPr>
            <w:rFonts w:cstheme="minorHAnsi"/>
            <w:sz w:val="24"/>
            <w:szCs w:val="24"/>
          </w:rPr>
        </w:r>
        <w:r w:rsidRPr="00440F28">
          <w:rPr>
            <w:rFonts w:cstheme="minorHAnsi"/>
            <w:sz w:val="24"/>
            <w:szCs w:val="24"/>
          </w:rPr>
          <w:fldChar w:fldCharType="separate"/>
        </w:r>
        <w:r w:rsidRPr="00440F28">
          <w:rPr>
            <w:rStyle w:val="Hyperlink"/>
            <w:rFonts w:cstheme="minorHAnsi"/>
            <w:sz w:val="24"/>
            <w:szCs w:val="24"/>
          </w:rPr>
          <w:t>Hermeneutics Stack Exchange</w:t>
        </w:r>
      </w:ins>
      <w:ins w:id="124" w:author="Peter Chen" w:date="2026-01-09T18:20:00Z" w16du:dateUtc="2026-01-10T02:20:00Z">
        <w:r w:rsidRPr="00440F28">
          <w:rPr>
            <w:rFonts w:cstheme="minorHAnsi"/>
            <w:sz w:val="24"/>
            <w:szCs w:val="24"/>
          </w:rPr>
          <w:fldChar w:fldCharType="end"/>
        </w:r>
      </w:ins>
      <w:ins w:id="125" w:author="Peter Chen" w:date="2026-01-09T18:20:00Z">
        <w:r w:rsidRPr="00440F28">
          <w:rPr>
            <w:rFonts w:cstheme="minorHAnsi"/>
            <w:sz w:val="24"/>
            <w:szCs w:val="24"/>
          </w:rPr>
          <w:t>, notes Bible Hub.</w:t>
        </w:r>
      </w:ins>
    </w:p>
    <w:p w14:paraId="16EAC24E" w14:textId="77777777" w:rsidR="00440F28" w:rsidRPr="00440F28" w:rsidRDefault="00440F28" w:rsidP="00440F28">
      <w:pPr>
        <w:numPr>
          <w:ilvl w:val="0"/>
          <w:numId w:val="144"/>
        </w:numPr>
        <w:rPr>
          <w:ins w:id="126" w:author="Peter Chen" w:date="2026-01-09T18:20:00Z"/>
          <w:rFonts w:cstheme="minorHAnsi"/>
          <w:sz w:val="24"/>
          <w:szCs w:val="24"/>
        </w:rPr>
      </w:pPr>
      <w:ins w:id="127" w:author="Peter Chen" w:date="2026-01-09T18:20:00Z">
        <w:r w:rsidRPr="00440F28">
          <w:rPr>
            <w:rFonts w:cstheme="minorHAnsi"/>
            <w:b/>
            <w:bCs/>
            <w:sz w:val="24"/>
            <w:szCs w:val="24"/>
          </w:rPr>
          <w:t>Family Breakdown:</w:t>
        </w:r>
        <w:r w:rsidRPr="00440F28">
          <w:rPr>
            <w:rFonts w:cstheme="minorHAnsi"/>
            <w:sz w:val="24"/>
            <w:szCs w:val="24"/>
          </w:rPr>
          <w:t> The verse underscores the brokenness in David's family, foreshadowing the rebellion and death that will plague his reign, says Center for Excellence in Preaching.</w:t>
        </w:r>
      </w:ins>
    </w:p>
    <w:p w14:paraId="472CDBDD" w14:textId="77777777" w:rsidR="00440F28" w:rsidRPr="00440F28" w:rsidRDefault="00440F28" w:rsidP="00440F28">
      <w:pPr>
        <w:numPr>
          <w:ilvl w:val="0"/>
          <w:numId w:val="144"/>
        </w:numPr>
        <w:rPr>
          <w:ins w:id="128" w:author="Peter Chen" w:date="2026-01-09T18:20:00Z"/>
          <w:rFonts w:cstheme="minorHAnsi"/>
          <w:sz w:val="24"/>
          <w:szCs w:val="24"/>
        </w:rPr>
      </w:pPr>
      <w:ins w:id="129" w:author="Peter Chen" w:date="2026-01-09T18:20:00Z">
        <w:r w:rsidRPr="00440F28">
          <w:rPr>
            <w:rFonts w:cstheme="minorHAnsi"/>
            <w:b/>
            <w:bCs/>
            <w:sz w:val="24"/>
            <w:szCs w:val="24"/>
          </w:rPr>
          <w:t>False Pretenses:</w:t>
        </w:r>
        <w:r w:rsidRPr="00440F28">
          <w:rPr>
            <w:rFonts w:cstheme="minorHAnsi"/>
            <w:sz w:val="24"/>
            <w:szCs w:val="24"/>
          </w:rPr>
          <w:t> The entire chapter, including this verse, is marked by deception, a direct result of David's own moral failures, observes </w:t>
        </w:r>
        <w:r w:rsidRPr="00440F28">
          <w:rPr>
            <w:rFonts w:cstheme="minorHAnsi"/>
            <w:sz w:val="24"/>
            <w:szCs w:val="24"/>
          </w:rPr>
          <w:fldChar w:fldCharType="begin"/>
        </w:r>
        <w:r w:rsidRPr="00440F28">
          <w:rPr>
            <w:rFonts w:cstheme="minorHAnsi"/>
            <w:sz w:val="24"/>
            <w:szCs w:val="24"/>
          </w:rPr>
          <w:instrText>HYPERLINK "https://www.studylight.org/commentaries/eng/pet/2-samuel-13.html" \t "_blank"</w:instrText>
        </w:r>
        <w:r w:rsidRPr="00440F28">
          <w:rPr>
            <w:rFonts w:cstheme="minorHAnsi"/>
            <w:sz w:val="24"/>
            <w:szCs w:val="24"/>
          </w:rPr>
        </w:r>
        <w:r w:rsidRPr="00440F28">
          <w:rPr>
            <w:rFonts w:cstheme="minorHAnsi"/>
            <w:sz w:val="24"/>
            <w:szCs w:val="24"/>
          </w:rPr>
          <w:fldChar w:fldCharType="separate"/>
        </w:r>
        <w:r w:rsidRPr="00440F28">
          <w:rPr>
            <w:rStyle w:val="Hyperlink"/>
            <w:rFonts w:cstheme="minorHAnsi"/>
            <w:sz w:val="24"/>
            <w:szCs w:val="24"/>
          </w:rPr>
          <w:t>StudyLight.org</w:t>
        </w:r>
      </w:ins>
      <w:ins w:id="130" w:author="Peter Chen" w:date="2026-01-09T18:20:00Z" w16du:dateUtc="2026-01-10T02:20:00Z">
        <w:r w:rsidRPr="00440F28">
          <w:rPr>
            <w:rFonts w:cstheme="minorHAnsi"/>
            <w:sz w:val="24"/>
            <w:szCs w:val="24"/>
          </w:rPr>
          <w:fldChar w:fldCharType="end"/>
        </w:r>
      </w:ins>
      <w:ins w:id="131" w:author="Peter Chen" w:date="2026-01-09T18:20:00Z">
        <w:r w:rsidRPr="00440F28">
          <w:rPr>
            <w:rFonts w:cstheme="minorHAnsi"/>
            <w:sz w:val="24"/>
            <w:szCs w:val="24"/>
          </w:rPr>
          <w:t>. </w:t>
        </w:r>
      </w:ins>
    </w:p>
    <w:p w14:paraId="7CD97D4F" w14:textId="77777777" w:rsidR="00540E10" w:rsidRDefault="00540E10" w:rsidP="00D9513B">
      <w:pPr>
        <w:rPr>
          <w:rFonts w:cstheme="minorHAnsi"/>
          <w:sz w:val="24"/>
          <w:szCs w:val="24"/>
        </w:rPr>
      </w:pPr>
    </w:p>
    <w:p w14:paraId="5D9607E1" w14:textId="4491AE43" w:rsidR="001F370D" w:rsidRDefault="001F370D" w:rsidP="00D9513B">
      <w:pPr>
        <w:rPr>
          <w:rFonts w:cstheme="minorHAnsi"/>
          <w:sz w:val="24"/>
          <w:szCs w:val="24"/>
        </w:rPr>
      </w:pPr>
    </w:p>
    <w:p w14:paraId="7CE8BF64" w14:textId="77777777" w:rsidR="00540E10" w:rsidRDefault="00540E10" w:rsidP="00D9513B">
      <w:pPr>
        <w:rPr>
          <w:rFonts w:cstheme="minorHAnsi"/>
          <w:sz w:val="24"/>
          <w:szCs w:val="24"/>
        </w:rPr>
      </w:pPr>
    </w:p>
    <w:p w14:paraId="5023D6CD" w14:textId="064F6A85" w:rsidR="00540E10" w:rsidRDefault="00540E10" w:rsidP="00D9513B">
      <w:pPr>
        <w:rPr>
          <w:rFonts w:cstheme="minorHAnsi"/>
          <w:sz w:val="24"/>
          <w:szCs w:val="24"/>
        </w:rPr>
      </w:pPr>
      <w:r>
        <w:rPr>
          <w:rFonts w:cstheme="minorHAnsi"/>
          <w:sz w:val="24"/>
          <w:szCs w:val="24"/>
        </w:rPr>
        <w:t>36:00/1:14:57</w:t>
      </w:r>
    </w:p>
    <w:p w14:paraId="5D5336E0" w14:textId="393F6574" w:rsidR="001F370D" w:rsidRDefault="001F370D" w:rsidP="00D9513B">
      <w:pPr>
        <w:rPr>
          <w:rFonts w:cstheme="minorHAnsi"/>
          <w:sz w:val="24"/>
          <w:szCs w:val="24"/>
        </w:rPr>
      </w:pPr>
      <w:r w:rsidRPr="001F370D">
        <w:rPr>
          <w:rFonts w:cstheme="minorHAnsi"/>
          <w:noProof/>
          <w:sz w:val="24"/>
          <w:szCs w:val="24"/>
        </w:rPr>
        <w:lastRenderedPageBreak/>
        <w:drawing>
          <wp:inline distT="0" distB="0" distL="0" distR="0" wp14:anchorId="727A8741" wp14:editId="7CDFACBC">
            <wp:extent cx="2257425" cy="3255515"/>
            <wp:effectExtent l="0" t="0" r="0" b="2540"/>
            <wp:docPr id="6145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5166" name=""/>
                    <pic:cNvPicPr/>
                  </pic:nvPicPr>
                  <pic:blipFill>
                    <a:blip r:embed="rId31"/>
                    <a:stretch>
                      <a:fillRect/>
                    </a:stretch>
                  </pic:blipFill>
                  <pic:spPr>
                    <a:xfrm>
                      <a:off x="0" y="0"/>
                      <a:ext cx="2261926" cy="3262006"/>
                    </a:xfrm>
                    <a:prstGeom prst="rect">
                      <a:avLst/>
                    </a:prstGeom>
                  </pic:spPr>
                </pic:pic>
              </a:graphicData>
            </a:graphic>
          </wp:inline>
        </w:drawing>
      </w:r>
    </w:p>
    <w:p w14:paraId="752DADFE" w14:textId="77777777" w:rsidR="001F370D" w:rsidRDefault="001F370D" w:rsidP="00D9513B">
      <w:pPr>
        <w:rPr>
          <w:rFonts w:cstheme="minorHAnsi"/>
          <w:sz w:val="24"/>
          <w:szCs w:val="24"/>
        </w:rPr>
      </w:pPr>
    </w:p>
    <w:p w14:paraId="5EE3B095" w14:textId="31C3B99C" w:rsidR="001F370D" w:rsidRDefault="000B74B6" w:rsidP="00D9513B">
      <w:pPr>
        <w:rPr>
          <w:ins w:id="132" w:author="Peter Chen" w:date="2026-01-09T18:20:00Z" w16du:dateUtc="2026-01-10T02:20:00Z"/>
          <w:rFonts w:cstheme="minorHAnsi"/>
          <w:sz w:val="24"/>
          <w:szCs w:val="24"/>
        </w:rPr>
      </w:pPr>
      <w:r w:rsidRPr="000B74B6">
        <w:rPr>
          <w:rFonts w:cstheme="minorHAnsi"/>
          <w:noProof/>
          <w:sz w:val="24"/>
          <w:szCs w:val="24"/>
        </w:rPr>
        <w:drawing>
          <wp:inline distT="0" distB="0" distL="0" distR="0" wp14:anchorId="3CB46638" wp14:editId="6FC2564C">
            <wp:extent cx="3096057" cy="3162741"/>
            <wp:effectExtent l="0" t="0" r="9525" b="0"/>
            <wp:docPr id="30088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80065" name=""/>
                    <pic:cNvPicPr/>
                  </pic:nvPicPr>
                  <pic:blipFill>
                    <a:blip r:embed="rId32"/>
                    <a:stretch>
                      <a:fillRect/>
                    </a:stretch>
                  </pic:blipFill>
                  <pic:spPr>
                    <a:xfrm>
                      <a:off x="0" y="0"/>
                      <a:ext cx="3096057" cy="3162741"/>
                    </a:xfrm>
                    <a:prstGeom prst="rect">
                      <a:avLst/>
                    </a:prstGeom>
                  </pic:spPr>
                </pic:pic>
              </a:graphicData>
            </a:graphic>
          </wp:inline>
        </w:drawing>
      </w:r>
    </w:p>
    <w:p w14:paraId="49AAE3D7" w14:textId="5F6A6A66" w:rsidR="00440F28" w:rsidRDefault="00440F28" w:rsidP="00D9513B">
      <w:pPr>
        <w:rPr>
          <w:ins w:id="133" w:author="Peter Chen" w:date="2026-01-09T18:21:00Z" w16du:dateUtc="2026-01-10T02:21:00Z"/>
          <w:rFonts w:cstheme="minorHAnsi"/>
          <w:sz w:val="24"/>
          <w:szCs w:val="24"/>
        </w:rPr>
      </w:pPr>
      <w:ins w:id="134" w:author="Peter Chen" w:date="2026-01-09T18:20:00Z" w16du:dateUtc="2026-01-10T02:20:00Z">
        <w:r>
          <w:rPr>
            <w:rFonts w:cstheme="minorHAnsi"/>
            <w:sz w:val="24"/>
            <w:szCs w:val="24"/>
          </w:rPr>
          <w:t>The Generational Ech</w:t>
        </w:r>
      </w:ins>
      <w:ins w:id="135" w:author="Peter Chen" w:date="2026-01-09T18:21:00Z" w16du:dateUtc="2026-01-10T02:21:00Z">
        <w:r>
          <w:rPr>
            <w:rFonts w:cstheme="minorHAnsi"/>
            <w:sz w:val="24"/>
            <w:szCs w:val="24"/>
          </w:rPr>
          <w:t>o:</w:t>
        </w:r>
      </w:ins>
    </w:p>
    <w:p w14:paraId="6608A4B9" w14:textId="6F68B118" w:rsidR="00440F28" w:rsidRDefault="00440F28" w:rsidP="00D9513B">
      <w:pPr>
        <w:rPr>
          <w:ins w:id="136" w:author="Peter Chen" w:date="2026-01-09T18:21:00Z" w16du:dateUtc="2026-01-10T02:21:00Z"/>
          <w:rFonts w:cstheme="minorHAnsi"/>
          <w:sz w:val="24"/>
          <w:szCs w:val="24"/>
        </w:rPr>
      </w:pPr>
      <w:ins w:id="137" w:author="Peter Chen" w:date="2026-01-09T18:21:00Z" w16du:dateUtc="2026-01-10T02:21:00Z">
        <w:r>
          <w:rPr>
            <w:rFonts w:cstheme="minorHAnsi"/>
            <w:sz w:val="24"/>
            <w:szCs w:val="24"/>
          </w:rPr>
          <w:t>What God doesn’t transform, we will transmit</w:t>
        </w:r>
      </w:ins>
    </w:p>
    <w:p w14:paraId="66046D07" w14:textId="77777777" w:rsidR="00440F28" w:rsidRDefault="00440F28" w:rsidP="00D9513B">
      <w:pPr>
        <w:rPr>
          <w:rFonts w:cstheme="minorHAnsi"/>
          <w:sz w:val="24"/>
          <w:szCs w:val="24"/>
        </w:rPr>
      </w:pPr>
    </w:p>
    <w:p w14:paraId="3F323537" w14:textId="77777777" w:rsidR="00FC6573" w:rsidRPr="00FC6573" w:rsidRDefault="00FC6573" w:rsidP="00FC6573">
      <w:pPr>
        <w:rPr>
          <w:ins w:id="138" w:author="Peter Chen" w:date="2026-01-09T18:21:00Z"/>
          <w:rFonts w:cstheme="minorHAnsi"/>
          <w:sz w:val="24"/>
          <w:szCs w:val="24"/>
        </w:rPr>
      </w:pPr>
      <w:ins w:id="139" w:author="Peter Chen" w:date="2026-01-09T18:21:00Z">
        <w:r w:rsidRPr="00FC6573">
          <w:rPr>
            <w:rFonts w:cstheme="minorHAnsi"/>
            <w:sz w:val="24"/>
            <w:szCs w:val="24"/>
          </w:rPr>
          <w:t xml:space="preserve">The core message of the phrase "What God </w:t>
        </w:r>
        <w:proofErr w:type="gramStart"/>
        <w:r w:rsidRPr="00FC6573">
          <w:rPr>
            <w:rFonts w:cstheme="minorHAnsi"/>
            <w:sz w:val="24"/>
            <w:szCs w:val="24"/>
          </w:rPr>
          <w:t>doesn’t transform,</w:t>
        </w:r>
        <w:proofErr w:type="gramEnd"/>
        <w:r w:rsidRPr="00FC6573">
          <w:rPr>
            <w:rFonts w:cstheme="minorHAnsi"/>
            <w:sz w:val="24"/>
            <w:szCs w:val="24"/>
          </w:rPr>
          <w:t xml:space="preserve"> we will transmit"—frequently attributed to Franciscan friar Richard Rohr—is that </w:t>
        </w:r>
        <w:r w:rsidRPr="00FC6573">
          <w:rPr>
            <w:rFonts w:cstheme="minorHAnsi"/>
            <w:b/>
            <w:bCs/>
            <w:sz w:val="24"/>
            <w:szCs w:val="24"/>
          </w:rPr>
          <w:t>unprocessed pain, trauma, or emotional dysfunction from our past will inevitably be passed down to others (especially the next generation) unless it is brought to God for healing and transformation</w:t>
        </w:r>
        <w:r w:rsidRPr="00FC6573">
          <w:rPr>
            <w:rFonts w:cstheme="minorHAnsi"/>
            <w:sz w:val="24"/>
            <w:szCs w:val="24"/>
          </w:rPr>
          <w:t>. </w:t>
        </w:r>
      </w:ins>
    </w:p>
    <w:p w14:paraId="04304D83" w14:textId="77777777" w:rsidR="00FC6573" w:rsidRPr="00FC6573" w:rsidRDefault="00FC6573" w:rsidP="00FC6573">
      <w:pPr>
        <w:rPr>
          <w:ins w:id="140" w:author="Peter Chen" w:date="2026-01-09T18:21:00Z"/>
          <w:rFonts w:cstheme="minorHAnsi"/>
          <w:sz w:val="24"/>
          <w:szCs w:val="24"/>
        </w:rPr>
      </w:pPr>
      <w:ins w:id="141" w:author="Peter Chen" w:date="2026-01-09T18:21:00Z">
        <w:r w:rsidRPr="00FC6573">
          <w:rPr>
            <w:rFonts w:cstheme="minorHAnsi"/>
            <w:b/>
            <w:bCs/>
            <w:sz w:val="24"/>
            <w:szCs w:val="24"/>
          </w:rPr>
          <w:t>Main Points of the Concept:</w:t>
        </w:r>
      </w:ins>
    </w:p>
    <w:p w14:paraId="4C1A4C7E" w14:textId="77777777" w:rsidR="00FC6573" w:rsidRPr="00FC6573" w:rsidRDefault="00FC6573" w:rsidP="00FC6573">
      <w:pPr>
        <w:numPr>
          <w:ilvl w:val="0"/>
          <w:numId w:val="145"/>
        </w:numPr>
        <w:rPr>
          <w:ins w:id="142" w:author="Peter Chen" w:date="2026-01-09T18:21:00Z"/>
          <w:rFonts w:cstheme="minorHAnsi"/>
          <w:sz w:val="24"/>
          <w:szCs w:val="24"/>
        </w:rPr>
      </w:pPr>
      <w:ins w:id="143" w:author="Peter Chen" w:date="2026-01-09T18:21:00Z">
        <w:r w:rsidRPr="00FC6573">
          <w:rPr>
            <w:rFonts w:cstheme="minorHAnsi"/>
            <w:b/>
            <w:bCs/>
            <w:sz w:val="24"/>
            <w:szCs w:val="24"/>
          </w:rPr>
          <w:lastRenderedPageBreak/>
          <w:t>Pain Cannot Be Simply Buried:</w:t>
        </w:r>
        <w:r w:rsidRPr="00FC6573">
          <w:rPr>
            <w:rFonts w:cstheme="minorHAnsi"/>
            <w:sz w:val="24"/>
            <w:szCs w:val="24"/>
          </w:rPr>
          <w:t> We cannot truly hide, ignore, or outrun our suffering; if it is not dealt with, it will "come out sideways" and harm the people we love.</w:t>
        </w:r>
      </w:ins>
    </w:p>
    <w:p w14:paraId="27F55691" w14:textId="77777777" w:rsidR="00FC6573" w:rsidRPr="00FC6573" w:rsidRDefault="00FC6573" w:rsidP="00FC6573">
      <w:pPr>
        <w:numPr>
          <w:ilvl w:val="0"/>
          <w:numId w:val="145"/>
        </w:numPr>
        <w:rPr>
          <w:ins w:id="144" w:author="Peter Chen" w:date="2026-01-09T18:21:00Z"/>
          <w:rFonts w:cstheme="minorHAnsi"/>
          <w:sz w:val="24"/>
          <w:szCs w:val="24"/>
        </w:rPr>
      </w:pPr>
      <w:ins w:id="145" w:author="Peter Chen" w:date="2026-01-09T18:21:00Z">
        <w:r w:rsidRPr="00FC6573">
          <w:rPr>
            <w:rFonts w:cstheme="minorHAnsi"/>
            <w:b/>
            <w:bCs/>
            <w:sz w:val="24"/>
            <w:szCs w:val="24"/>
          </w:rPr>
          <w:t>The Cycle of Transmission:</w:t>
        </w:r>
        <w:r w:rsidRPr="00FC6573">
          <w:rPr>
            <w:rFonts w:cstheme="minorHAnsi"/>
            <w:sz w:val="24"/>
            <w:szCs w:val="24"/>
          </w:rPr>
          <w:t> If we do not allow God to transform our wounds, we will continue the "generational echo" by inflicting our pain, insecurities, and unhealthy patterns on our children or peers.</w:t>
        </w:r>
      </w:ins>
    </w:p>
    <w:p w14:paraId="0A06B585" w14:textId="77777777" w:rsidR="00FC6573" w:rsidRPr="00FC6573" w:rsidRDefault="00FC6573" w:rsidP="00FC6573">
      <w:pPr>
        <w:numPr>
          <w:ilvl w:val="0"/>
          <w:numId w:val="145"/>
        </w:numPr>
        <w:rPr>
          <w:ins w:id="146" w:author="Peter Chen" w:date="2026-01-09T18:21:00Z"/>
          <w:rFonts w:cstheme="minorHAnsi"/>
          <w:sz w:val="24"/>
          <w:szCs w:val="24"/>
        </w:rPr>
      </w:pPr>
      <w:ins w:id="147" w:author="Peter Chen" w:date="2026-01-09T18:21:00Z">
        <w:r w:rsidRPr="00FC6573">
          <w:rPr>
            <w:rFonts w:cstheme="minorHAnsi"/>
            <w:b/>
            <w:bCs/>
            <w:sz w:val="24"/>
            <w:szCs w:val="24"/>
          </w:rPr>
          <w:t>Transformation Over Escape:</w:t>
        </w:r>
        <w:r w:rsidRPr="00FC6573">
          <w:rPr>
            <w:rFonts w:cstheme="minorHAnsi"/>
            <w:sz w:val="24"/>
            <w:szCs w:val="24"/>
          </w:rPr>
          <w:t> The goal is not to avoid pain, but to allow it to be transformed by God—through grace and, for Christians, specifically through Jesus—so that suffering becomes a doorway to deeper healing rather than a source of destruction.</w:t>
        </w:r>
      </w:ins>
    </w:p>
    <w:p w14:paraId="3E6E75AD" w14:textId="77777777" w:rsidR="00FC6573" w:rsidRPr="00FC6573" w:rsidRDefault="00FC6573" w:rsidP="00FC6573">
      <w:pPr>
        <w:numPr>
          <w:ilvl w:val="0"/>
          <w:numId w:val="145"/>
        </w:numPr>
        <w:rPr>
          <w:ins w:id="148" w:author="Peter Chen" w:date="2026-01-09T18:21:00Z"/>
          <w:rFonts w:cstheme="minorHAnsi"/>
          <w:sz w:val="24"/>
          <w:szCs w:val="24"/>
        </w:rPr>
      </w:pPr>
      <w:ins w:id="149" w:author="Peter Chen" w:date="2026-01-09T18:21:00Z">
        <w:r w:rsidRPr="00FC6573">
          <w:rPr>
            <w:rFonts w:cstheme="minorHAnsi"/>
            <w:b/>
            <w:bCs/>
            <w:sz w:val="24"/>
            <w:szCs w:val="24"/>
          </w:rPr>
          <w:t>Active Responsibility:</w:t>
        </w:r>
        <w:r w:rsidRPr="00FC6573">
          <w:rPr>
            <w:rFonts w:cstheme="minorHAnsi"/>
            <w:sz w:val="24"/>
            <w:szCs w:val="24"/>
          </w:rPr>
          <w:t> Breaking the cycle requires consciously confronting our past, accepting what happened, and surrendering it to God to break the pattern.</w:t>
        </w:r>
      </w:ins>
    </w:p>
    <w:p w14:paraId="2EA536D4" w14:textId="77777777" w:rsidR="00FC6573" w:rsidRPr="00FC6573" w:rsidRDefault="00FC6573" w:rsidP="00FC6573">
      <w:pPr>
        <w:numPr>
          <w:ilvl w:val="0"/>
          <w:numId w:val="145"/>
        </w:numPr>
        <w:rPr>
          <w:ins w:id="150" w:author="Peter Chen" w:date="2026-01-09T18:21:00Z"/>
          <w:rFonts w:cstheme="minorHAnsi"/>
          <w:sz w:val="24"/>
          <w:szCs w:val="24"/>
        </w:rPr>
      </w:pPr>
      <w:ins w:id="151" w:author="Peter Chen" w:date="2026-01-09T18:21:00Z">
        <w:r w:rsidRPr="00FC6573">
          <w:rPr>
            <w:rFonts w:cstheme="minorHAnsi"/>
            <w:b/>
            <w:bCs/>
            <w:sz w:val="24"/>
            <w:szCs w:val="24"/>
          </w:rPr>
          <w:t>Alternative to "Transmitting":</w:t>
        </w:r>
        <w:r w:rsidRPr="00FC6573">
          <w:rPr>
            <w:rFonts w:cstheme="minorHAnsi"/>
            <w:sz w:val="24"/>
            <w:szCs w:val="24"/>
          </w:rPr>
          <w:t> Instead of passing on dysfunction, the goal is to become a "cycle-breaker" who, through self-awareness and spiritual/emotional healing, stops the flow of pain, allowing for a new legacy. </w:t>
        </w:r>
      </w:ins>
    </w:p>
    <w:p w14:paraId="133539B6" w14:textId="77777777" w:rsidR="00FC6573" w:rsidRPr="00FC6573" w:rsidRDefault="00FC6573" w:rsidP="00FC6573">
      <w:pPr>
        <w:rPr>
          <w:ins w:id="152" w:author="Peter Chen" w:date="2026-01-09T18:21:00Z"/>
          <w:rFonts w:cstheme="minorHAnsi"/>
          <w:sz w:val="24"/>
          <w:szCs w:val="24"/>
        </w:rPr>
      </w:pPr>
      <w:ins w:id="153" w:author="Peter Chen" w:date="2026-01-09T18:21:00Z">
        <w:r w:rsidRPr="00FC6573">
          <w:rPr>
            <w:rFonts w:cstheme="minorHAnsi"/>
            <w:sz w:val="24"/>
            <w:szCs w:val="24"/>
          </w:rPr>
          <w:t>In essence, the saying serves as a call to action to heal our own wounds so we do not perpetuate them in others.</w:t>
        </w:r>
      </w:ins>
    </w:p>
    <w:p w14:paraId="70D3E817" w14:textId="77777777" w:rsidR="000B74B6" w:rsidRDefault="000B74B6" w:rsidP="00D9513B">
      <w:pPr>
        <w:rPr>
          <w:rFonts w:cstheme="minorHAnsi"/>
          <w:sz w:val="24"/>
          <w:szCs w:val="24"/>
        </w:rPr>
      </w:pPr>
    </w:p>
    <w:p w14:paraId="758427DE" w14:textId="2D13C43E" w:rsidR="00832157" w:rsidRDefault="00832157" w:rsidP="00D9513B">
      <w:pPr>
        <w:rPr>
          <w:rFonts w:cstheme="minorHAnsi"/>
          <w:sz w:val="24"/>
          <w:szCs w:val="24"/>
        </w:rPr>
      </w:pPr>
      <w:r>
        <w:rPr>
          <w:rFonts w:cstheme="minorHAnsi"/>
          <w:sz w:val="24"/>
          <w:szCs w:val="24"/>
        </w:rPr>
        <w:t>41:36/1:14:57</w:t>
      </w:r>
    </w:p>
    <w:p w14:paraId="4382DF54" w14:textId="5021136D" w:rsidR="00832157" w:rsidRDefault="00832157" w:rsidP="00D9513B">
      <w:pPr>
        <w:rPr>
          <w:rFonts w:cstheme="minorHAnsi"/>
          <w:sz w:val="24"/>
          <w:szCs w:val="24"/>
        </w:rPr>
      </w:pPr>
      <w:r w:rsidRPr="00832157">
        <w:rPr>
          <w:rFonts w:cstheme="minorHAnsi"/>
          <w:noProof/>
          <w:sz w:val="24"/>
          <w:szCs w:val="24"/>
        </w:rPr>
        <w:drawing>
          <wp:inline distT="0" distB="0" distL="0" distR="0" wp14:anchorId="1FF32068" wp14:editId="4D2EE729">
            <wp:extent cx="3162741" cy="1419423"/>
            <wp:effectExtent l="0" t="0" r="0" b="9525"/>
            <wp:docPr id="166825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57787" name=""/>
                    <pic:cNvPicPr/>
                  </pic:nvPicPr>
                  <pic:blipFill>
                    <a:blip r:embed="rId33"/>
                    <a:stretch>
                      <a:fillRect/>
                    </a:stretch>
                  </pic:blipFill>
                  <pic:spPr>
                    <a:xfrm>
                      <a:off x="0" y="0"/>
                      <a:ext cx="3162741" cy="1419423"/>
                    </a:xfrm>
                    <a:prstGeom prst="rect">
                      <a:avLst/>
                    </a:prstGeom>
                  </pic:spPr>
                </pic:pic>
              </a:graphicData>
            </a:graphic>
          </wp:inline>
        </w:drawing>
      </w:r>
    </w:p>
    <w:p w14:paraId="7D1366C5" w14:textId="02BED3B1" w:rsidR="000B74B6" w:rsidRDefault="00FC6573" w:rsidP="00D9513B">
      <w:pPr>
        <w:rPr>
          <w:ins w:id="154" w:author="Peter Chen" w:date="2026-01-09T18:22:00Z" w16du:dateUtc="2026-01-10T02:22:00Z"/>
          <w:rFonts w:cstheme="minorHAnsi"/>
          <w:sz w:val="24"/>
          <w:szCs w:val="24"/>
        </w:rPr>
      </w:pPr>
      <w:ins w:id="155" w:author="Peter Chen" w:date="2026-01-09T18:22:00Z" w16du:dateUtc="2026-01-10T02:22:00Z">
        <w:r>
          <w:rPr>
            <w:rFonts w:cstheme="minorHAnsi"/>
            <w:sz w:val="24"/>
            <w:szCs w:val="24"/>
          </w:rPr>
          <w:t>Taking the cure</w:t>
        </w:r>
      </w:ins>
    </w:p>
    <w:p w14:paraId="7BB08EC4" w14:textId="531D7D42" w:rsidR="00FC6573" w:rsidRDefault="009843C1" w:rsidP="009843C1">
      <w:pPr>
        <w:rPr>
          <w:ins w:id="156" w:author="Peter Chen" w:date="2026-01-09T18:24:00Z" w16du:dateUtc="2026-01-10T02:24:00Z"/>
          <w:rFonts w:cstheme="minorHAnsi"/>
          <w:sz w:val="24"/>
          <w:szCs w:val="24"/>
        </w:rPr>
      </w:pPr>
      <w:ins w:id="157" w:author="Peter Chen" w:date="2026-01-09T18:22:00Z" w16du:dateUtc="2026-01-10T02:22:00Z">
        <w:r>
          <w:rPr>
            <w:rFonts w:cstheme="minorHAnsi"/>
            <w:sz w:val="24"/>
            <w:szCs w:val="24"/>
          </w:rPr>
          <w:t xml:space="preserve">1. </w:t>
        </w:r>
        <w:r w:rsidR="00FC6573" w:rsidRPr="009843C1">
          <w:rPr>
            <w:rFonts w:cstheme="minorHAnsi"/>
            <w:sz w:val="24"/>
            <w:szCs w:val="24"/>
            <w:rPrChange w:id="158" w:author="Peter Chen" w:date="2026-01-09T18:22:00Z" w16du:dateUtc="2026-01-10T02:22:00Z">
              <w:rPr/>
            </w:rPrChange>
          </w:rPr>
          <w:t>Unqualified Confession</w:t>
        </w:r>
      </w:ins>
    </w:p>
    <w:p w14:paraId="1BDAE82D" w14:textId="77777777" w:rsidR="004C180A" w:rsidRPr="009843C1" w:rsidRDefault="004C180A" w:rsidP="009843C1">
      <w:pPr>
        <w:rPr>
          <w:rFonts w:cstheme="minorHAnsi"/>
          <w:sz w:val="24"/>
          <w:szCs w:val="24"/>
          <w:rPrChange w:id="159" w:author="Peter Chen" w:date="2026-01-09T18:22:00Z" w16du:dateUtc="2026-01-10T02:22:00Z">
            <w:rPr/>
          </w:rPrChange>
        </w:rPr>
      </w:pPr>
    </w:p>
    <w:p w14:paraId="50AD998A" w14:textId="5E4C4D13" w:rsidR="006C43EC" w:rsidRDefault="006C43EC" w:rsidP="00D9513B">
      <w:pPr>
        <w:rPr>
          <w:rFonts w:cstheme="minorHAnsi"/>
          <w:sz w:val="24"/>
          <w:szCs w:val="24"/>
        </w:rPr>
      </w:pPr>
      <w:r>
        <w:rPr>
          <w:rFonts w:cstheme="minorHAnsi"/>
          <w:sz w:val="24"/>
          <w:szCs w:val="24"/>
        </w:rPr>
        <w:t>42:00/1:14:57</w:t>
      </w:r>
    </w:p>
    <w:p w14:paraId="77417AC7" w14:textId="35551330" w:rsidR="005800BD" w:rsidRDefault="006C43EC" w:rsidP="00D9513B">
      <w:pPr>
        <w:rPr>
          <w:rFonts w:cstheme="minorHAnsi"/>
          <w:sz w:val="24"/>
          <w:szCs w:val="24"/>
        </w:rPr>
      </w:pPr>
      <w:r w:rsidRPr="006C43EC">
        <w:rPr>
          <w:rFonts w:cstheme="minorHAnsi"/>
          <w:noProof/>
          <w:sz w:val="24"/>
          <w:szCs w:val="24"/>
        </w:rPr>
        <w:drawing>
          <wp:inline distT="0" distB="0" distL="0" distR="0" wp14:anchorId="1BCDE863" wp14:editId="3778F2BE">
            <wp:extent cx="5943600" cy="775335"/>
            <wp:effectExtent l="0" t="0" r="0" b="5715"/>
            <wp:docPr id="116729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91487" name=""/>
                    <pic:cNvPicPr/>
                  </pic:nvPicPr>
                  <pic:blipFill>
                    <a:blip r:embed="rId34"/>
                    <a:stretch>
                      <a:fillRect/>
                    </a:stretch>
                  </pic:blipFill>
                  <pic:spPr>
                    <a:xfrm>
                      <a:off x="0" y="0"/>
                      <a:ext cx="5943600" cy="775335"/>
                    </a:xfrm>
                    <a:prstGeom prst="rect">
                      <a:avLst/>
                    </a:prstGeom>
                  </pic:spPr>
                </pic:pic>
              </a:graphicData>
            </a:graphic>
          </wp:inline>
        </w:drawing>
      </w:r>
    </w:p>
    <w:p w14:paraId="7963D07E" w14:textId="77777777" w:rsidR="0076641D" w:rsidRPr="0076641D" w:rsidRDefault="0076641D" w:rsidP="0076641D">
      <w:pPr>
        <w:rPr>
          <w:ins w:id="160" w:author="Peter Chen" w:date="2026-01-09T18:22:00Z"/>
          <w:rFonts w:cstheme="minorHAnsi"/>
          <w:sz w:val="24"/>
          <w:szCs w:val="24"/>
        </w:rPr>
      </w:pPr>
      <w:ins w:id="161" w:author="Peter Chen" w:date="2026-01-09T18:22:00Z">
        <w:r w:rsidRPr="0076641D">
          <w:rPr>
            <w:rFonts w:cstheme="minorHAnsi"/>
            <w:sz w:val="24"/>
            <w:szCs w:val="24"/>
          </w:rPr>
          <w:t>Psalm 51:6</w:t>
        </w:r>
      </w:ins>
    </w:p>
    <w:p w14:paraId="05427B6C" w14:textId="77777777" w:rsidR="0076641D" w:rsidRPr="0076641D" w:rsidRDefault="0076641D" w:rsidP="0076641D">
      <w:pPr>
        <w:rPr>
          <w:ins w:id="162" w:author="Peter Chen" w:date="2026-01-09T18:22:00Z"/>
          <w:rFonts w:cstheme="minorHAnsi"/>
          <w:sz w:val="24"/>
          <w:szCs w:val="24"/>
        </w:rPr>
      </w:pPr>
      <w:ins w:id="163" w:author="Peter Chen" w:date="2026-01-09T18:22:00Z">
        <w:r w:rsidRPr="0076641D">
          <w:rPr>
            <w:rFonts w:cstheme="minorHAnsi"/>
            <w:sz w:val="24"/>
            <w:szCs w:val="24"/>
          </w:rPr>
          <w:t>English Standard Version</w:t>
        </w:r>
      </w:ins>
    </w:p>
    <w:p w14:paraId="62858545" w14:textId="77777777" w:rsidR="0076641D" w:rsidRPr="0076641D" w:rsidRDefault="0076641D" w:rsidP="0076641D">
      <w:pPr>
        <w:rPr>
          <w:ins w:id="164" w:author="Peter Chen" w:date="2026-01-09T18:22:00Z"/>
          <w:rFonts w:cstheme="minorHAnsi"/>
          <w:sz w:val="24"/>
          <w:szCs w:val="24"/>
        </w:rPr>
      </w:pPr>
      <w:ins w:id="165" w:author="Peter Chen" w:date="2026-01-09T18:22:00Z">
        <w:r w:rsidRPr="0076641D">
          <w:rPr>
            <w:rFonts w:cstheme="minorHAnsi"/>
            <w:b/>
            <w:bCs/>
            <w:sz w:val="24"/>
            <w:szCs w:val="24"/>
            <w:vertAlign w:val="superscript"/>
          </w:rPr>
          <w:t>6 </w:t>
        </w:r>
        <w:r w:rsidRPr="0076641D">
          <w:rPr>
            <w:rFonts w:cstheme="minorHAnsi"/>
            <w:sz w:val="24"/>
            <w:szCs w:val="24"/>
          </w:rPr>
          <w:t>Behold, you delight in truth in the inward being,</w:t>
        </w:r>
        <w:r w:rsidRPr="0076641D">
          <w:rPr>
            <w:rFonts w:cstheme="minorHAnsi"/>
            <w:sz w:val="24"/>
            <w:szCs w:val="24"/>
          </w:rPr>
          <w:br/>
          <w:t>    and you teach me wisdom in the secret heart.</w:t>
        </w:r>
      </w:ins>
    </w:p>
    <w:p w14:paraId="52BD9486" w14:textId="77777777" w:rsidR="005C60F0" w:rsidRDefault="005C60F0" w:rsidP="00D9513B">
      <w:pPr>
        <w:rPr>
          <w:ins w:id="166" w:author="Peter Chen" w:date="2026-01-09T18:23:00Z" w16du:dateUtc="2026-01-10T02:23:00Z"/>
          <w:rFonts w:cstheme="minorHAnsi"/>
          <w:sz w:val="24"/>
          <w:szCs w:val="24"/>
        </w:rPr>
      </w:pPr>
    </w:p>
    <w:p w14:paraId="530E6628" w14:textId="77777777" w:rsidR="0076641D" w:rsidRPr="0076641D" w:rsidRDefault="0076641D" w:rsidP="0076641D">
      <w:pPr>
        <w:rPr>
          <w:ins w:id="167" w:author="Peter Chen" w:date="2026-01-09T18:23:00Z"/>
          <w:rFonts w:cstheme="minorHAnsi"/>
          <w:sz w:val="24"/>
          <w:szCs w:val="24"/>
        </w:rPr>
      </w:pPr>
      <w:ins w:id="168" w:author="Peter Chen" w:date="2026-01-09T18:23:00Z">
        <w:r w:rsidRPr="0076641D">
          <w:rPr>
            <w:rFonts w:cstheme="minorHAnsi"/>
            <w:sz w:val="24"/>
            <w:szCs w:val="24"/>
          </w:rPr>
          <w:t>The main point of Psalm 51:6 is that </w:t>
        </w:r>
        <w:r w:rsidRPr="0076641D">
          <w:rPr>
            <w:rFonts w:cstheme="minorHAnsi"/>
            <w:b/>
            <w:bCs/>
            <w:sz w:val="24"/>
            <w:szCs w:val="24"/>
          </w:rPr>
          <w:t>God desires authentic, internal honesty (truth in the "inward parts") over outward appearances, and He uses that internal truth to teach wisdom in our secret hearts, leading to true repentance and transformation from within</w:t>
        </w:r>
        <w:r w:rsidRPr="0076641D">
          <w:rPr>
            <w:rFonts w:cstheme="minorHAnsi"/>
            <w:sz w:val="24"/>
            <w:szCs w:val="24"/>
          </w:rPr>
          <w:t>. It emphasizes that genuine faith means bringing our hidden struggles, brokenness, and motives to God, who then works to renovate our hearts, not just our actions, offering forgiveness and deeper understanding. </w:t>
        </w:r>
      </w:ins>
    </w:p>
    <w:p w14:paraId="6A71E638" w14:textId="77777777" w:rsidR="0076641D" w:rsidRPr="0076641D" w:rsidRDefault="0076641D" w:rsidP="0076641D">
      <w:pPr>
        <w:rPr>
          <w:ins w:id="169" w:author="Peter Chen" w:date="2026-01-09T18:23:00Z"/>
          <w:rFonts w:cstheme="minorHAnsi"/>
          <w:sz w:val="24"/>
          <w:szCs w:val="24"/>
        </w:rPr>
      </w:pPr>
      <w:ins w:id="170" w:author="Peter Chen" w:date="2026-01-09T18:23:00Z">
        <w:r w:rsidRPr="0076641D">
          <w:rPr>
            <w:rFonts w:cstheme="minorHAnsi"/>
            <w:b/>
            <w:bCs/>
            <w:sz w:val="24"/>
            <w:szCs w:val="24"/>
          </w:rPr>
          <w:lastRenderedPageBreak/>
          <w:t>Key Aspects:</w:t>
        </w:r>
      </w:ins>
    </w:p>
    <w:p w14:paraId="2E99DC72" w14:textId="77777777" w:rsidR="0076641D" w:rsidRPr="0076641D" w:rsidRDefault="0076641D" w:rsidP="0076641D">
      <w:pPr>
        <w:numPr>
          <w:ilvl w:val="0"/>
          <w:numId w:val="147"/>
        </w:numPr>
        <w:rPr>
          <w:ins w:id="171" w:author="Peter Chen" w:date="2026-01-09T18:23:00Z"/>
          <w:rFonts w:cstheme="minorHAnsi"/>
          <w:sz w:val="24"/>
          <w:szCs w:val="24"/>
        </w:rPr>
      </w:pPr>
      <w:ins w:id="172" w:author="Peter Chen" w:date="2026-01-09T18:23:00Z">
        <w:r w:rsidRPr="0076641D">
          <w:rPr>
            <w:rFonts w:cstheme="minorHAnsi"/>
            <w:b/>
            <w:bCs/>
            <w:sz w:val="24"/>
            <w:szCs w:val="24"/>
          </w:rPr>
          <w:t>God Looks Inward:</w:t>
        </w:r>
        <w:r w:rsidRPr="0076641D">
          <w:rPr>
            <w:rFonts w:cstheme="minorHAnsi"/>
            <w:sz w:val="24"/>
            <w:szCs w:val="24"/>
          </w:rPr>
          <w:t> God isn't impressed by surface-level goodness; He delights in sincerity and integrity deep within a person's being, as highlighted by David's sin with Bathsheba.</w:t>
        </w:r>
      </w:ins>
    </w:p>
    <w:p w14:paraId="5FAABCAE" w14:textId="77777777" w:rsidR="0076641D" w:rsidRPr="0076641D" w:rsidRDefault="0076641D" w:rsidP="0076641D">
      <w:pPr>
        <w:numPr>
          <w:ilvl w:val="0"/>
          <w:numId w:val="147"/>
        </w:numPr>
        <w:rPr>
          <w:ins w:id="173" w:author="Peter Chen" w:date="2026-01-09T18:23:00Z"/>
          <w:rFonts w:cstheme="minorHAnsi"/>
          <w:sz w:val="24"/>
          <w:szCs w:val="24"/>
        </w:rPr>
      </w:pPr>
      <w:ins w:id="174" w:author="Peter Chen" w:date="2026-01-09T18:23:00Z">
        <w:r w:rsidRPr="0076641D">
          <w:rPr>
            <w:rFonts w:cstheme="minorHAnsi"/>
            <w:b/>
            <w:bCs/>
            <w:sz w:val="24"/>
            <w:szCs w:val="24"/>
          </w:rPr>
          <w:t>Honesty is Key:</w:t>
        </w:r>
        <w:r w:rsidRPr="0076641D">
          <w:rPr>
            <w:rFonts w:cstheme="minorHAnsi"/>
            <w:sz w:val="24"/>
            <w:szCs w:val="24"/>
          </w:rPr>
          <w:t> True confession involves being completely honest with God about our thoughts, desires, and hidden faults, rather than covering them up.</w:t>
        </w:r>
      </w:ins>
    </w:p>
    <w:p w14:paraId="3415530D" w14:textId="77777777" w:rsidR="0076641D" w:rsidRPr="0076641D" w:rsidRDefault="0076641D" w:rsidP="0076641D">
      <w:pPr>
        <w:numPr>
          <w:ilvl w:val="0"/>
          <w:numId w:val="147"/>
        </w:numPr>
        <w:rPr>
          <w:ins w:id="175" w:author="Peter Chen" w:date="2026-01-09T18:23:00Z"/>
          <w:rFonts w:cstheme="minorHAnsi"/>
          <w:sz w:val="24"/>
          <w:szCs w:val="24"/>
        </w:rPr>
      </w:pPr>
      <w:ins w:id="176" w:author="Peter Chen" w:date="2026-01-09T18:23:00Z">
        <w:r w:rsidRPr="0076641D">
          <w:rPr>
            <w:rFonts w:cstheme="minorHAnsi"/>
            <w:b/>
            <w:bCs/>
            <w:sz w:val="24"/>
            <w:szCs w:val="24"/>
          </w:rPr>
          <w:t>Wisdom from Within:</w:t>
        </w:r>
        <w:r w:rsidRPr="0076641D">
          <w:rPr>
            <w:rFonts w:cstheme="minorHAnsi"/>
            <w:sz w:val="24"/>
            <w:szCs w:val="24"/>
          </w:rPr>
          <w:t> When we bring our inner selves to God in truth, He responds by teaching us wisdom in the "secret heart," aligning our character with His truth.</w:t>
        </w:r>
      </w:ins>
    </w:p>
    <w:p w14:paraId="311FEC85" w14:textId="77777777" w:rsidR="0076641D" w:rsidRPr="0076641D" w:rsidRDefault="0076641D" w:rsidP="0076641D">
      <w:pPr>
        <w:numPr>
          <w:ilvl w:val="0"/>
          <w:numId w:val="147"/>
        </w:numPr>
        <w:rPr>
          <w:ins w:id="177" w:author="Peter Chen" w:date="2026-01-09T18:23:00Z"/>
          <w:rFonts w:cstheme="minorHAnsi"/>
          <w:sz w:val="24"/>
          <w:szCs w:val="24"/>
        </w:rPr>
      </w:pPr>
      <w:ins w:id="178" w:author="Peter Chen" w:date="2026-01-09T18:23:00Z">
        <w:r w:rsidRPr="0076641D">
          <w:rPr>
            <w:rFonts w:cstheme="minorHAnsi"/>
            <w:b/>
            <w:bCs/>
            <w:sz w:val="24"/>
            <w:szCs w:val="24"/>
          </w:rPr>
          <w:t>Heart Renovation:</w:t>
        </w:r>
        <w:r w:rsidRPr="0076641D">
          <w:rPr>
            <w:rFonts w:cstheme="minorHAnsi"/>
            <w:sz w:val="24"/>
            <w:szCs w:val="24"/>
          </w:rPr>
          <w:t> This verse calls for a deep internal change, a renovation of the heart, rather than just a modification of behavior, which is the foundation for truly knowing and following God. </w:t>
        </w:r>
      </w:ins>
    </w:p>
    <w:p w14:paraId="30C17924" w14:textId="77777777" w:rsidR="0076641D" w:rsidRPr="0076641D" w:rsidRDefault="0076641D" w:rsidP="0076641D">
      <w:pPr>
        <w:rPr>
          <w:ins w:id="179" w:author="Peter Chen" w:date="2026-01-09T18:23:00Z"/>
          <w:rFonts w:cstheme="minorHAnsi"/>
          <w:sz w:val="24"/>
          <w:szCs w:val="24"/>
        </w:rPr>
      </w:pPr>
      <w:ins w:id="180" w:author="Peter Chen" w:date="2026-01-09T18:23:00Z">
        <w:r w:rsidRPr="0076641D">
          <w:rPr>
            <w:rFonts w:cstheme="minorHAnsi"/>
            <w:sz w:val="24"/>
            <w:szCs w:val="24"/>
          </w:rPr>
          <w:t>In essence, Psalm 51:6 is a call to radical transparency with God, promising that such honesty leads to profound inner wisdom and spiritual restoration. </w:t>
        </w:r>
      </w:ins>
    </w:p>
    <w:p w14:paraId="335BD693" w14:textId="77777777" w:rsidR="0076641D" w:rsidRDefault="0076641D" w:rsidP="00D9513B">
      <w:pPr>
        <w:rPr>
          <w:ins w:id="181" w:author="Peter Chen" w:date="2026-01-09T18:23:00Z" w16du:dateUtc="2026-01-10T02:23:00Z"/>
          <w:rFonts w:cstheme="minorHAnsi"/>
          <w:sz w:val="24"/>
          <w:szCs w:val="24"/>
        </w:rPr>
      </w:pPr>
    </w:p>
    <w:p w14:paraId="05F865C6" w14:textId="77777777" w:rsidR="0076641D" w:rsidRDefault="0076641D" w:rsidP="00D9513B">
      <w:pPr>
        <w:rPr>
          <w:rFonts w:cstheme="minorHAnsi"/>
          <w:sz w:val="24"/>
          <w:szCs w:val="24"/>
        </w:rPr>
      </w:pPr>
    </w:p>
    <w:p w14:paraId="6D358691" w14:textId="6F9ECDD2" w:rsidR="00947FDD" w:rsidRDefault="00947FDD" w:rsidP="00D9513B">
      <w:pPr>
        <w:rPr>
          <w:rFonts w:cstheme="minorHAnsi"/>
          <w:sz w:val="24"/>
          <w:szCs w:val="24"/>
        </w:rPr>
      </w:pPr>
      <w:r>
        <w:rPr>
          <w:rFonts w:cstheme="minorHAnsi"/>
          <w:sz w:val="24"/>
          <w:szCs w:val="24"/>
        </w:rPr>
        <w:t>42:30/1:14:57</w:t>
      </w:r>
    </w:p>
    <w:p w14:paraId="642690E9" w14:textId="6163333F" w:rsidR="006C43EC" w:rsidRDefault="00947FDD" w:rsidP="00D9513B">
      <w:pPr>
        <w:rPr>
          <w:rFonts w:cstheme="minorHAnsi"/>
          <w:sz w:val="24"/>
          <w:szCs w:val="24"/>
        </w:rPr>
      </w:pPr>
      <w:r w:rsidRPr="00947FDD">
        <w:rPr>
          <w:rFonts w:cstheme="minorHAnsi"/>
          <w:noProof/>
          <w:sz w:val="24"/>
          <w:szCs w:val="24"/>
        </w:rPr>
        <w:drawing>
          <wp:inline distT="0" distB="0" distL="0" distR="0" wp14:anchorId="35B1D9AB" wp14:editId="02F8508A">
            <wp:extent cx="3486637" cy="657317"/>
            <wp:effectExtent l="0" t="0" r="0" b="9525"/>
            <wp:docPr id="199149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98470" name=""/>
                    <pic:cNvPicPr/>
                  </pic:nvPicPr>
                  <pic:blipFill>
                    <a:blip r:embed="rId35"/>
                    <a:stretch>
                      <a:fillRect/>
                    </a:stretch>
                  </pic:blipFill>
                  <pic:spPr>
                    <a:xfrm>
                      <a:off x="0" y="0"/>
                      <a:ext cx="3486637" cy="657317"/>
                    </a:xfrm>
                    <a:prstGeom prst="rect">
                      <a:avLst/>
                    </a:prstGeom>
                  </pic:spPr>
                </pic:pic>
              </a:graphicData>
            </a:graphic>
          </wp:inline>
        </w:drawing>
      </w:r>
    </w:p>
    <w:p w14:paraId="31CF525B" w14:textId="055E058B" w:rsidR="00F6653C" w:rsidRDefault="0044623C" w:rsidP="00D9513B">
      <w:pPr>
        <w:rPr>
          <w:ins w:id="182" w:author="Peter Chen" w:date="2026-01-09T18:23:00Z" w16du:dateUtc="2026-01-10T02:23:00Z"/>
          <w:rFonts w:cstheme="minorHAnsi"/>
          <w:sz w:val="24"/>
          <w:szCs w:val="24"/>
        </w:rPr>
      </w:pPr>
      <w:ins w:id="183" w:author="Peter Chen" w:date="2026-01-09T18:23:00Z" w16du:dateUtc="2026-01-10T02:23:00Z">
        <w:r>
          <w:rPr>
            <w:rFonts w:cstheme="minorHAnsi"/>
            <w:sz w:val="24"/>
            <w:szCs w:val="24"/>
          </w:rPr>
          <w:t>God won’t heal what you don’t reveal</w:t>
        </w:r>
      </w:ins>
    </w:p>
    <w:p w14:paraId="382D166C" w14:textId="77777777" w:rsidR="0044623C" w:rsidRDefault="0044623C" w:rsidP="00D9513B">
      <w:pPr>
        <w:rPr>
          <w:ins w:id="184" w:author="Peter Chen" w:date="2026-01-09T18:24:00Z" w16du:dateUtc="2026-01-10T02:24:00Z"/>
          <w:rFonts w:cstheme="minorHAnsi"/>
          <w:sz w:val="24"/>
          <w:szCs w:val="24"/>
        </w:rPr>
      </w:pPr>
    </w:p>
    <w:p w14:paraId="0A49E135" w14:textId="77777777" w:rsidR="0044623C" w:rsidRPr="0044623C" w:rsidRDefault="0044623C" w:rsidP="0044623C">
      <w:pPr>
        <w:rPr>
          <w:ins w:id="185" w:author="Peter Chen" w:date="2026-01-09T18:24:00Z"/>
          <w:rFonts w:cstheme="minorHAnsi"/>
          <w:sz w:val="24"/>
          <w:szCs w:val="24"/>
        </w:rPr>
      </w:pPr>
      <w:ins w:id="186" w:author="Peter Chen" w:date="2026-01-09T18:24:00Z">
        <w:r w:rsidRPr="0044623C">
          <w:rPr>
            <w:rFonts w:cstheme="minorHAnsi"/>
            <w:sz w:val="24"/>
            <w:szCs w:val="24"/>
          </w:rPr>
          <w:t>The main point of "God won't heal what you don't reveal" is that </w:t>
        </w:r>
        <w:r w:rsidRPr="0044623C">
          <w:rPr>
            <w:rFonts w:cstheme="minorHAnsi"/>
            <w:b/>
            <w:bCs/>
            <w:sz w:val="24"/>
            <w:szCs w:val="24"/>
          </w:rPr>
          <w:t>vulnerability and honesty about your hidden pain, shame, or struggles with God are necessary for spiritual and emotional healing to occur</w:t>
        </w:r>
        <w:r w:rsidRPr="0044623C">
          <w:rPr>
            <w:rFonts w:cstheme="minorHAnsi"/>
            <w:sz w:val="24"/>
            <w:szCs w:val="24"/>
          </w:rPr>
          <w:t>; hiding these issues keeps you stuck, while bringing them into the light (God's presence) allows for restoration and freedom, often linked to biblical principles of confession and bringing darkness to light. It means admitting your weaknesses and hurts to God, rather than pretending to be fine, so He can work to restore you. </w:t>
        </w:r>
      </w:ins>
    </w:p>
    <w:p w14:paraId="4F51762F" w14:textId="77777777" w:rsidR="0044623C" w:rsidRPr="0044623C" w:rsidRDefault="0044623C" w:rsidP="0044623C">
      <w:pPr>
        <w:rPr>
          <w:ins w:id="187" w:author="Peter Chen" w:date="2026-01-09T18:24:00Z"/>
          <w:rFonts w:cstheme="minorHAnsi"/>
          <w:sz w:val="24"/>
          <w:szCs w:val="24"/>
        </w:rPr>
      </w:pPr>
      <w:ins w:id="188" w:author="Peter Chen" w:date="2026-01-09T18:24:00Z">
        <w:r w:rsidRPr="0044623C">
          <w:rPr>
            <w:rFonts w:cstheme="minorHAnsi"/>
            <w:b/>
            <w:bCs/>
            <w:sz w:val="24"/>
            <w:szCs w:val="24"/>
          </w:rPr>
          <w:t>Key Concepts:</w:t>
        </w:r>
      </w:ins>
    </w:p>
    <w:p w14:paraId="032FD14E" w14:textId="77777777" w:rsidR="0044623C" w:rsidRPr="0044623C" w:rsidRDefault="0044623C" w:rsidP="0044623C">
      <w:pPr>
        <w:numPr>
          <w:ilvl w:val="0"/>
          <w:numId w:val="148"/>
        </w:numPr>
        <w:rPr>
          <w:ins w:id="189" w:author="Peter Chen" w:date="2026-01-09T18:24:00Z"/>
          <w:rFonts w:cstheme="minorHAnsi"/>
          <w:sz w:val="24"/>
          <w:szCs w:val="24"/>
        </w:rPr>
      </w:pPr>
      <w:ins w:id="190" w:author="Peter Chen" w:date="2026-01-09T18:24:00Z">
        <w:r w:rsidRPr="0044623C">
          <w:rPr>
            <w:rFonts w:cstheme="minorHAnsi"/>
            <w:b/>
            <w:bCs/>
            <w:sz w:val="24"/>
            <w:szCs w:val="24"/>
          </w:rPr>
          <w:t>Uncovering the Hidden:</w:t>
        </w:r>
        <w:r w:rsidRPr="0044623C">
          <w:rPr>
            <w:rFonts w:cstheme="minorHAnsi"/>
            <w:sz w:val="24"/>
            <w:szCs w:val="24"/>
          </w:rPr>
          <w:t> Healing requires bringing what's in the dark (secrets, shame, hidden pain, past wounds) into the light of God's presence.</w:t>
        </w:r>
      </w:ins>
    </w:p>
    <w:p w14:paraId="5C7D43D9" w14:textId="77777777" w:rsidR="0044623C" w:rsidRPr="0044623C" w:rsidRDefault="0044623C" w:rsidP="0044623C">
      <w:pPr>
        <w:numPr>
          <w:ilvl w:val="0"/>
          <w:numId w:val="148"/>
        </w:numPr>
        <w:rPr>
          <w:ins w:id="191" w:author="Peter Chen" w:date="2026-01-09T18:24:00Z"/>
          <w:rFonts w:cstheme="minorHAnsi"/>
          <w:sz w:val="24"/>
          <w:szCs w:val="24"/>
        </w:rPr>
      </w:pPr>
      <w:ins w:id="192" w:author="Peter Chen" w:date="2026-01-09T18:24:00Z">
        <w:r w:rsidRPr="0044623C">
          <w:rPr>
            <w:rFonts w:cstheme="minorHAnsi"/>
            <w:b/>
            <w:bCs/>
            <w:sz w:val="24"/>
            <w:szCs w:val="24"/>
          </w:rPr>
          <w:t>Authenticity over Perfection:</w:t>
        </w:r>
        <w:r w:rsidRPr="0044623C">
          <w:rPr>
            <w:rFonts w:cstheme="minorHAnsi"/>
            <w:sz w:val="24"/>
            <w:szCs w:val="24"/>
          </w:rPr>
          <w:t> God isn't looking for a perfect image but for the real, flawed you to offer healing; hiding your mess prevents change.</w:t>
        </w:r>
      </w:ins>
    </w:p>
    <w:p w14:paraId="4CA0C39C" w14:textId="77777777" w:rsidR="0044623C" w:rsidRPr="0044623C" w:rsidRDefault="0044623C" w:rsidP="0044623C">
      <w:pPr>
        <w:numPr>
          <w:ilvl w:val="0"/>
          <w:numId w:val="148"/>
        </w:numPr>
        <w:rPr>
          <w:ins w:id="193" w:author="Peter Chen" w:date="2026-01-09T18:24:00Z"/>
          <w:rFonts w:cstheme="minorHAnsi"/>
          <w:sz w:val="24"/>
          <w:szCs w:val="24"/>
        </w:rPr>
      </w:pPr>
      <w:ins w:id="194" w:author="Peter Chen" w:date="2026-01-09T18:24:00Z">
        <w:r w:rsidRPr="0044623C">
          <w:rPr>
            <w:rFonts w:cstheme="minorHAnsi"/>
            <w:b/>
            <w:bCs/>
            <w:sz w:val="24"/>
            <w:szCs w:val="24"/>
          </w:rPr>
          <w:fldChar w:fldCharType="begin"/>
        </w:r>
        <w:r w:rsidRPr="0044623C">
          <w:rPr>
            <w:rFonts w:cstheme="minorHAnsi"/>
            <w:b/>
            <w:bCs/>
            <w:sz w:val="24"/>
            <w:szCs w:val="24"/>
          </w:rPr>
          <w:instrText>HYPERLINK "https://www.google.com/search?q=Confession&amp;sca_esv=f5c102df0dd72ac3&amp;rlz=1C1KDEC_enUS826US826&amp;sxsrf=ANbL-n6gbxgTsNIFlsDZbBlKKA1krLdKNg%3A1768011790349&amp;ei=DrhhaeuIFfGh0PEPu6e20AI&amp;ved=2ahUKEwiHsY-w9f-RAxVpHjQIHXMsIwEQgK4QegQIAxAD&amp;uact=5&amp;oq=God+won%E2%80%99t+heal+what+you+don%E2%80%99t+reveal+main+point&amp;gs_lp=Egxnd3Mtd2l6LXNlcnAiM0dvZCB3b27igJl0IGhlYWwgd2hhdCB5b3UgZG9u4oCZdCByZXZlYWwgbWFpbiBwb2ludDIFEAAY7wUyCBAAGIAEGKIEMggQABiABBiiBDIIEAAYgAQYogRIwQRQAFgAcAB4AZABAJgBe6ABe6oBAzAuMbgBA8gBAPgBAvgBAZgCAaACf5gDAJIHAzAuMaAHsgayBwMwLjG4B3_CBwMwLjHIBwKACAA&amp;sclient=gws-wiz-serp&amp;mstk=AUtExfCz1_6WSSl4FFbRBLN87NRaJGBxExjBgpHBjm-cwRH_756X8i85qiS3R4CH40Am-9PPjKYr3A1tXNDuDnAdmnSaUGgFWRssgx0gFUXFEJfoe6wGqJ6sAmKBVKTUZMG9lO6W0kYoasnQQRJCPR2J0b5VxoPynLDWhLcQNkGo2FGbRbBO9ErJHVkAdiXypFWRKmEgjzsH0itjzJXjCR4Jjx3l2N-hMgwN2mz3bio3aiFTG21yk9uE6zmcSn069fN4mnAab5EIrGOHy2Q-fzJwLbOHCJciFmklUglfM8ul6LdxZIsQRz7npy0foDNGrZB3Q9G0gMi1d4VFvRvAprVwIUnnjoPZztzg8j2bamJdryI3&amp;csui=3"</w:instrText>
        </w:r>
        <w:r w:rsidRPr="0044623C">
          <w:rPr>
            <w:rFonts w:cstheme="minorHAnsi"/>
            <w:b/>
            <w:bCs/>
            <w:sz w:val="24"/>
            <w:szCs w:val="24"/>
          </w:rPr>
        </w:r>
        <w:r w:rsidRPr="0044623C">
          <w:rPr>
            <w:rFonts w:cstheme="minorHAnsi"/>
            <w:b/>
            <w:bCs/>
            <w:sz w:val="24"/>
            <w:szCs w:val="24"/>
          </w:rPr>
          <w:fldChar w:fldCharType="separate"/>
        </w:r>
        <w:r w:rsidRPr="0044623C">
          <w:rPr>
            <w:rStyle w:val="Hyperlink"/>
            <w:rFonts w:cstheme="minorHAnsi"/>
            <w:b/>
            <w:bCs/>
            <w:sz w:val="24"/>
            <w:szCs w:val="24"/>
          </w:rPr>
          <w:t>Confession</w:t>
        </w:r>
      </w:ins>
      <w:ins w:id="195" w:author="Peter Chen" w:date="2026-01-09T18:24:00Z" w16du:dateUtc="2026-01-10T02:24:00Z">
        <w:r w:rsidRPr="0044623C">
          <w:rPr>
            <w:rFonts w:cstheme="minorHAnsi"/>
            <w:sz w:val="24"/>
            <w:szCs w:val="24"/>
          </w:rPr>
          <w:fldChar w:fldCharType="end"/>
        </w:r>
      </w:ins>
      <w:ins w:id="196" w:author="Peter Chen" w:date="2026-01-09T18:24:00Z">
        <w:r w:rsidRPr="0044623C">
          <w:rPr>
            <w:rFonts w:cstheme="minorHAnsi"/>
            <w:b/>
            <w:bCs/>
            <w:sz w:val="24"/>
            <w:szCs w:val="24"/>
          </w:rPr>
          <w:t> &amp; Transparency:</w:t>
        </w:r>
        <w:r w:rsidRPr="0044623C">
          <w:rPr>
            <w:rFonts w:cstheme="minorHAnsi"/>
            <w:sz w:val="24"/>
            <w:szCs w:val="24"/>
          </w:rPr>
          <w:t> Acknowledging and expressing your internal struggles, rather than covering them with a spiritual "Band-Aid," allows God to heal.</w:t>
        </w:r>
      </w:ins>
    </w:p>
    <w:p w14:paraId="4E7D181B" w14:textId="77777777" w:rsidR="0044623C" w:rsidRPr="0044623C" w:rsidRDefault="0044623C" w:rsidP="0044623C">
      <w:pPr>
        <w:numPr>
          <w:ilvl w:val="0"/>
          <w:numId w:val="148"/>
        </w:numPr>
        <w:rPr>
          <w:ins w:id="197" w:author="Peter Chen" w:date="2026-01-09T18:24:00Z"/>
          <w:rFonts w:cstheme="minorHAnsi"/>
          <w:sz w:val="24"/>
          <w:szCs w:val="24"/>
        </w:rPr>
      </w:pPr>
      <w:ins w:id="198" w:author="Peter Chen" w:date="2026-01-09T18:24:00Z">
        <w:r w:rsidRPr="0044623C">
          <w:rPr>
            <w:rFonts w:cstheme="minorHAnsi"/>
            <w:b/>
            <w:bCs/>
            <w:sz w:val="24"/>
            <w:szCs w:val="24"/>
          </w:rPr>
          <w:t>From Victim to Victorious:</w:t>
        </w:r>
        <w:r w:rsidRPr="0044623C">
          <w:rPr>
            <w:rFonts w:cstheme="minorHAnsi"/>
            <w:sz w:val="24"/>
            <w:szCs w:val="24"/>
          </w:rPr>
          <w:t> By facing your pain, you can move from being controlled by it to being empowered by God to overcome it. </w:t>
        </w:r>
      </w:ins>
    </w:p>
    <w:p w14:paraId="301294E2" w14:textId="77777777" w:rsidR="0044623C" w:rsidRPr="0044623C" w:rsidRDefault="0044623C" w:rsidP="0044623C">
      <w:pPr>
        <w:rPr>
          <w:ins w:id="199" w:author="Peter Chen" w:date="2026-01-09T18:24:00Z"/>
          <w:rFonts w:cstheme="minorHAnsi"/>
          <w:sz w:val="24"/>
          <w:szCs w:val="24"/>
        </w:rPr>
      </w:pPr>
      <w:ins w:id="200" w:author="Peter Chen" w:date="2026-01-09T18:24:00Z">
        <w:r w:rsidRPr="0044623C">
          <w:rPr>
            <w:rFonts w:cstheme="minorHAnsi"/>
            <w:b/>
            <w:bCs/>
            <w:sz w:val="24"/>
            <w:szCs w:val="24"/>
          </w:rPr>
          <w:t>In essence:</w:t>
        </w:r>
        <w:r w:rsidRPr="0044623C">
          <w:rPr>
            <w:rFonts w:cstheme="minorHAnsi"/>
            <w:sz w:val="24"/>
            <w:szCs w:val="24"/>
          </w:rPr>
          <w:t> You must give God permission and an opening (by revealing your need) for Him to do the work of healing in your life, as hiding the problem leaves it untouched and powerless to change. </w:t>
        </w:r>
      </w:ins>
    </w:p>
    <w:p w14:paraId="0F7F7DB2" w14:textId="77777777" w:rsidR="0044623C" w:rsidRDefault="0044623C" w:rsidP="00D9513B">
      <w:pPr>
        <w:rPr>
          <w:ins w:id="201" w:author="Peter Chen" w:date="2026-01-09T18:24:00Z" w16du:dateUtc="2026-01-10T02:24:00Z"/>
          <w:rFonts w:cstheme="minorHAnsi"/>
          <w:sz w:val="24"/>
          <w:szCs w:val="24"/>
        </w:rPr>
      </w:pPr>
    </w:p>
    <w:p w14:paraId="5BF7A874" w14:textId="77777777" w:rsidR="0044623C" w:rsidRDefault="0044623C" w:rsidP="00D9513B">
      <w:pPr>
        <w:rPr>
          <w:rFonts w:cstheme="minorHAnsi"/>
          <w:sz w:val="24"/>
          <w:szCs w:val="24"/>
        </w:rPr>
      </w:pPr>
    </w:p>
    <w:p w14:paraId="7A25D2B3" w14:textId="683BDCB8" w:rsidR="00F5248A" w:rsidRDefault="00F5248A" w:rsidP="00D9513B">
      <w:pPr>
        <w:rPr>
          <w:rFonts w:cstheme="minorHAnsi"/>
          <w:sz w:val="24"/>
          <w:szCs w:val="24"/>
        </w:rPr>
      </w:pPr>
      <w:r>
        <w:rPr>
          <w:rFonts w:cstheme="minorHAnsi"/>
          <w:sz w:val="24"/>
          <w:szCs w:val="24"/>
        </w:rPr>
        <w:t>43:48/1:14:57</w:t>
      </w:r>
    </w:p>
    <w:p w14:paraId="583820B4" w14:textId="5B8F7574" w:rsidR="00155C1E" w:rsidRDefault="00F5248A" w:rsidP="00155C1E">
      <w:pPr>
        <w:rPr>
          <w:rFonts w:cstheme="minorHAnsi"/>
          <w:sz w:val="24"/>
          <w:szCs w:val="24"/>
        </w:rPr>
      </w:pPr>
      <w:r w:rsidRPr="00F5248A">
        <w:rPr>
          <w:rFonts w:cstheme="minorHAnsi"/>
          <w:noProof/>
          <w:sz w:val="24"/>
          <w:szCs w:val="24"/>
        </w:rPr>
        <w:lastRenderedPageBreak/>
        <w:drawing>
          <wp:inline distT="0" distB="0" distL="0" distR="0" wp14:anchorId="16AFAC52" wp14:editId="6C727C1C">
            <wp:extent cx="3048425" cy="1971950"/>
            <wp:effectExtent l="0" t="0" r="0" b="9525"/>
            <wp:docPr id="83373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35287" name=""/>
                    <pic:cNvPicPr/>
                  </pic:nvPicPr>
                  <pic:blipFill>
                    <a:blip r:embed="rId36"/>
                    <a:stretch>
                      <a:fillRect/>
                    </a:stretch>
                  </pic:blipFill>
                  <pic:spPr>
                    <a:xfrm>
                      <a:off x="0" y="0"/>
                      <a:ext cx="3048425" cy="1971950"/>
                    </a:xfrm>
                    <a:prstGeom prst="rect">
                      <a:avLst/>
                    </a:prstGeom>
                  </pic:spPr>
                </pic:pic>
              </a:graphicData>
            </a:graphic>
          </wp:inline>
        </w:drawing>
      </w:r>
    </w:p>
    <w:p w14:paraId="665030DF" w14:textId="77777777" w:rsidR="004C180A" w:rsidRDefault="004C180A" w:rsidP="004C180A">
      <w:pPr>
        <w:rPr>
          <w:ins w:id="202" w:author="Peter Chen" w:date="2026-01-09T18:24:00Z" w16du:dateUtc="2026-01-10T02:24:00Z"/>
          <w:rFonts w:cstheme="minorHAnsi"/>
          <w:sz w:val="24"/>
          <w:szCs w:val="24"/>
        </w:rPr>
      </w:pPr>
      <w:ins w:id="203" w:author="Peter Chen" w:date="2026-01-09T18:24:00Z" w16du:dateUtc="2026-01-10T02:24:00Z">
        <w:r>
          <w:rPr>
            <w:rFonts w:cstheme="minorHAnsi"/>
            <w:sz w:val="24"/>
            <w:szCs w:val="24"/>
          </w:rPr>
          <w:t>Taking the cure</w:t>
        </w:r>
      </w:ins>
    </w:p>
    <w:p w14:paraId="2D6FC350" w14:textId="77777777" w:rsidR="004C180A" w:rsidRDefault="004C180A" w:rsidP="004C180A">
      <w:pPr>
        <w:rPr>
          <w:ins w:id="204" w:author="Peter Chen" w:date="2026-01-09T18:24:00Z" w16du:dateUtc="2026-01-10T02:24:00Z"/>
          <w:rFonts w:cstheme="minorHAnsi"/>
          <w:sz w:val="24"/>
          <w:szCs w:val="24"/>
        </w:rPr>
      </w:pPr>
      <w:ins w:id="205" w:author="Peter Chen" w:date="2026-01-09T18:24:00Z" w16du:dateUtc="2026-01-10T02:24:00Z">
        <w:r>
          <w:rPr>
            <w:rFonts w:cstheme="minorHAnsi"/>
            <w:sz w:val="24"/>
            <w:szCs w:val="24"/>
          </w:rPr>
          <w:t xml:space="preserve">1. </w:t>
        </w:r>
        <w:r w:rsidRPr="00C40A07">
          <w:rPr>
            <w:rFonts w:cstheme="minorHAnsi"/>
            <w:sz w:val="24"/>
            <w:szCs w:val="24"/>
          </w:rPr>
          <w:t>Unqualified Confession</w:t>
        </w:r>
      </w:ins>
    </w:p>
    <w:p w14:paraId="0D0A374B" w14:textId="30F6B59B" w:rsidR="00F5248A" w:rsidRDefault="004C180A" w:rsidP="00155C1E">
      <w:pPr>
        <w:rPr>
          <w:ins w:id="206" w:author="Peter Chen" w:date="2026-01-09T18:25:00Z" w16du:dateUtc="2026-01-10T02:25:00Z"/>
          <w:rFonts w:cstheme="minorHAnsi"/>
          <w:sz w:val="24"/>
          <w:szCs w:val="24"/>
        </w:rPr>
      </w:pPr>
      <w:ins w:id="207" w:author="Peter Chen" w:date="2026-01-09T18:24:00Z" w16du:dateUtc="2026-01-10T02:24:00Z">
        <w:r>
          <w:rPr>
            <w:rFonts w:cstheme="minorHAnsi"/>
            <w:sz w:val="24"/>
            <w:szCs w:val="24"/>
          </w:rPr>
          <w:t>2. Audit your Circ</w:t>
        </w:r>
      </w:ins>
      <w:ins w:id="208" w:author="Peter Chen" w:date="2026-01-09T18:25:00Z" w16du:dateUtc="2026-01-10T02:25:00Z">
        <w:r>
          <w:rPr>
            <w:rFonts w:cstheme="minorHAnsi"/>
            <w:sz w:val="24"/>
            <w:szCs w:val="24"/>
          </w:rPr>
          <w:t>le</w:t>
        </w:r>
      </w:ins>
    </w:p>
    <w:p w14:paraId="4D3C0C42" w14:textId="77777777" w:rsidR="004C180A" w:rsidRDefault="004C180A" w:rsidP="00155C1E">
      <w:pPr>
        <w:rPr>
          <w:ins w:id="209" w:author="Peter Chen" w:date="2026-01-09T18:25:00Z" w16du:dateUtc="2026-01-10T02:25:00Z"/>
          <w:rFonts w:cstheme="minorHAnsi"/>
          <w:sz w:val="24"/>
          <w:szCs w:val="24"/>
        </w:rPr>
      </w:pPr>
    </w:p>
    <w:p w14:paraId="6E540BCC" w14:textId="77777777" w:rsidR="00AB2A34" w:rsidRPr="00AB2A34" w:rsidRDefault="00AB2A34" w:rsidP="00AB2A34">
      <w:pPr>
        <w:rPr>
          <w:ins w:id="210" w:author="Peter Chen" w:date="2026-01-09T18:25:00Z"/>
          <w:rFonts w:cstheme="minorHAnsi"/>
          <w:sz w:val="24"/>
          <w:szCs w:val="24"/>
        </w:rPr>
      </w:pPr>
      <w:ins w:id="211" w:author="Peter Chen" w:date="2026-01-09T18:25:00Z">
        <w:r w:rsidRPr="00AB2A34">
          <w:rPr>
            <w:rFonts w:cstheme="minorHAnsi"/>
            <w:sz w:val="24"/>
            <w:szCs w:val="24"/>
          </w:rPr>
          <w:t>Based on the context of personal growth, self-improvement, and social environment management, the main point of "Taking the Cure" (1. Unqualified Confession, 2. Audit your Circle) is to </w:t>
        </w:r>
        <w:r w:rsidRPr="00AB2A34">
          <w:rPr>
            <w:rFonts w:cstheme="minorHAnsi"/>
            <w:b/>
            <w:bCs/>
            <w:sz w:val="24"/>
            <w:szCs w:val="24"/>
          </w:rPr>
          <w:t>take absolute ownership of your life and curate your environment to foster growth and mental well-being</w:t>
        </w:r>
        <w:r w:rsidRPr="00AB2A34">
          <w:rPr>
            <w:rFonts w:cstheme="minorHAnsi"/>
            <w:sz w:val="24"/>
            <w:szCs w:val="24"/>
          </w:rPr>
          <w:t>. </w:t>
        </w:r>
      </w:ins>
    </w:p>
    <w:p w14:paraId="29558301" w14:textId="77777777" w:rsidR="00AB2A34" w:rsidRPr="00AB2A34" w:rsidRDefault="00AB2A34" w:rsidP="00AB2A34">
      <w:pPr>
        <w:numPr>
          <w:ilvl w:val="0"/>
          <w:numId w:val="149"/>
        </w:numPr>
        <w:rPr>
          <w:ins w:id="212" w:author="Peter Chen" w:date="2026-01-09T18:25:00Z"/>
          <w:rFonts w:cstheme="minorHAnsi"/>
          <w:sz w:val="24"/>
          <w:szCs w:val="24"/>
        </w:rPr>
      </w:pPr>
      <w:ins w:id="213" w:author="Peter Chen" w:date="2026-01-09T18:25:00Z">
        <w:r w:rsidRPr="00AB2A34">
          <w:rPr>
            <w:rFonts w:cstheme="minorHAnsi"/>
            <w:b/>
            <w:bCs/>
            <w:sz w:val="24"/>
            <w:szCs w:val="24"/>
          </w:rPr>
          <w:t>1. Unqualified Confession (Radical Self-Honesty):</w:t>
        </w:r>
        <w:r w:rsidRPr="00AB2A34">
          <w:rPr>
            <w:rFonts w:cstheme="minorHAnsi"/>
            <w:sz w:val="24"/>
            <w:szCs w:val="24"/>
          </w:rPr>
          <w:t> This refers to taking full, honest ownership of your current situation, behaviors, and limiting beliefs without making excuses or shifting blame. It is about acknowledging where you are, which is the first step toward changing where you are going.</w:t>
        </w:r>
      </w:ins>
    </w:p>
    <w:p w14:paraId="508F746F" w14:textId="77777777" w:rsidR="00AB2A34" w:rsidRPr="00AB2A34" w:rsidRDefault="00AB2A34" w:rsidP="00AB2A34">
      <w:pPr>
        <w:numPr>
          <w:ilvl w:val="0"/>
          <w:numId w:val="149"/>
        </w:numPr>
        <w:rPr>
          <w:ins w:id="214" w:author="Peter Chen" w:date="2026-01-09T18:25:00Z"/>
          <w:rFonts w:cstheme="minorHAnsi"/>
          <w:sz w:val="24"/>
          <w:szCs w:val="24"/>
        </w:rPr>
      </w:pPr>
      <w:ins w:id="215" w:author="Peter Chen" w:date="2026-01-09T18:25:00Z">
        <w:r w:rsidRPr="00AB2A34">
          <w:rPr>
            <w:rFonts w:cstheme="minorHAnsi"/>
            <w:b/>
            <w:bCs/>
            <w:sz w:val="24"/>
            <w:szCs w:val="24"/>
          </w:rPr>
          <w:t>2. Audit your Circle (Environmental Control):</w:t>
        </w:r>
        <w:r w:rsidRPr="00AB2A34">
          <w:rPr>
            <w:rFonts w:cstheme="minorHAnsi"/>
            <w:sz w:val="24"/>
            <w:szCs w:val="24"/>
          </w:rPr>
          <w:t> This involves evaluating the influence of the people around you and intentionally surrounding yourself with positivity, support, and growth-oriented individuals. It means reducing contact with those who hold you back or drain your energy to ensure your inner circle supports your personal and professional aspirations. </w:t>
        </w:r>
      </w:ins>
    </w:p>
    <w:p w14:paraId="2A72B392" w14:textId="77777777" w:rsidR="00AB2A34" w:rsidRPr="00AB2A34" w:rsidRDefault="00AB2A34" w:rsidP="00AB2A34">
      <w:pPr>
        <w:rPr>
          <w:ins w:id="216" w:author="Peter Chen" w:date="2026-01-09T18:25:00Z"/>
          <w:rFonts w:cstheme="minorHAnsi"/>
          <w:sz w:val="24"/>
          <w:szCs w:val="24"/>
        </w:rPr>
      </w:pPr>
      <w:ins w:id="217" w:author="Peter Chen" w:date="2026-01-09T18:25:00Z">
        <w:r w:rsidRPr="00AB2A34">
          <w:rPr>
            <w:rFonts w:cstheme="minorHAnsi"/>
            <w:b/>
            <w:bCs/>
            <w:sz w:val="24"/>
            <w:szCs w:val="24"/>
          </w:rPr>
          <w:t>The Main Point:</w:t>
        </w:r>
        <w:r w:rsidRPr="00AB2A34">
          <w:rPr>
            <w:rFonts w:cstheme="minorHAnsi"/>
            <w:sz w:val="24"/>
            <w:szCs w:val="24"/>
          </w:rPr>
          <w:t> To achieve a better life, you must be honest with yourself about your shortcomings (Confession) and proactively manage who you allow to influence you (Audit). </w:t>
        </w:r>
      </w:ins>
    </w:p>
    <w:p w14:paraId="7D25510B" w14:textId="77777777" w:rsidR="004C180A" w:rsidRDefault="004C180A" w:rsidP="00155C1E">
      <w:pPr>
        <w:rPr>
          <w:rFonts w:cstheme="minorHAnsi"/>
          <w:sz w:val="24"/>
          <w:szCs w:val="24"/>
        </w:rPr>
      </w:pPr>
    </w:p>
    <w:p w14:paraId="7C4B79AC" w14:textId="4CD127CB" w:rsidR="00155C1E" w:rsidDel="00AB2A34" w:rsidRDefault="00155C1E" w:rsidP="00155C1E">
      <w:pPr>
        <w:rPr>
          <w:del w:id="218" w:author="Peter Chen" w:date="2026-01-09T18:25:00Z" w16du:dateUtc="2026-01-10T02:25:00Z"/>
          <w:rFonts w:cstheme="minorHAnsi"/>
          <w:sz w:val="24"/>
          <w:szCs w:val="24"/>
        </w:rPr>
      </w:pPr>
      <w:r>
        <w:rPr>
          <w:rFonts w:cstheme="minorHAnsi"/>
          <w:sz w:val="24"/>
          <w:szCs w:val="24"/>
        </w:rPr>
        <w:t>45:30/1:14:57</w:t>
      </w:r>
    </w:p>
    <w:p w14:paraId="7B9D2F9A" w14:textId="77777777" w:rsidR="00155C1E" w:rsidRDefault="00155C1E" w:rsidP="00D9513B">
      <w:pPr>
        <w:rPr>
          <w:rFonts w:cstheme="minorHAnsi"/>
          <w:sz w:val="24"/>
          <w:szCs w:val="24"/>
        </w:rPr>
      </w:pPr>
    </w:p>
    <w:p w14:paraId="399F18B7" w14:textId="265F953F" w:rsidR="00F6653C" w:rsidRDefault="00155C1E" w:rsidP="00D9513B">
      <w:pPr>
        <w:rPr>
          <w:rFonts w:cstheme="minorHAnsi"/>
          <w:sz w:val="24"/>
          <w:szCs w:val="24"/>
        </w:rPr>
      </w:pPr>
      <w:r w:rsidRPr="00155C1E">
        <w:rPr>
          <w:rFonts w:cstheme="minorHAnsi"/>
          <w:noProof/>
          <w:sz w:val="24"/>
          <w:szCs w:val="24"/>
        </w:rPr>
        <w:lastRenderedPageBreak/>
        <w:drawing>
          <wp:inline distT="0" distB="0" distL="0" distR="0" wp14:anchorId="3BED5878" wp14:editId="1B67D17B">
            <wp:extent cx="3010320" cy="2695951"/>
            <wp:effectExtent l="0" t="0" r="0" b="9525"/>
            <wp:docPr id="53297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73023" name=""/>
                    <pic:cNvPicPr/>
                  </pic:nvPicPr>
                  <pic:blipFill>
                    <a:blip r:embed="rId37"/>
                    <a:stretch>
                      <a:fillRect/>
                    </a:stretch>
                  </pic:blipFill>
                  <pic:spPr>
                    <a:xfrm>
                      <a:off x="0" y="0"/>
                      <a:ext cx="3010320" cy="2695951"/>
                    </a:xfrm>
                    <a:prstGeom prst="rect">
                      <a:avLst/>
                    </a:prstGeom>
                  </pic:spPr>
                </pic:pic>
              </a:graphicData>
            </a:graphic>
          </wp:inline>
        </w:drawing>
      </w:r>
    </w:p>
    <w:p w14:paraId="30DB100B" w14:textId="77777777" w:rsidR="00AB2A34" w:rsidRDefault="00AB2A34" w:rsidP="00AB2A34">
      <w:pPr>
        <w:rPr>
          <w:ins w:id="219" w:author="Peter Chen" w:date="2026-01-09T18:25:00Z" w16du:dateUtc="2026-01-10T02:25:00Z"/>
          <w:rFonts w:cstheme="minorHAnsi"/>
          <w:sz w:val="24"/>
          <w:szCs w:val="24"/>
        </w:rPr>
      </w:pPr>
      <w:ins w:id="220" w:author="Peter Chen" w:date="2026-01-09T18:25:00Z" w16du:dateUtc="2026-01-10T02:25:00Z">
        <w:r>
          <w:rPr>
            <w:rFonts w:cstheme="minorHAnsi"/>
            <w:sz w:val="24"/>
            <w:szCs w:val="24"/>
          </w:rPr>
          <w:t>Taking the cure</w:t>
        </w:r>
      </w:ins>
    </w:p>
    <w:p w14:paraId="5F035587" w14:textId="77777777" w:rsidR="00AB2A34" w:rsidRDefault="00AB2A34" w:rsidP="00AB2A34">
      <w:pPr>
        <w:rPr>
          <w:ins w:id="221" w:author="Peter Chen" w:date="2026-01-09T18:25:00Z" w16du:dateUtc="2026-01-10T02:25:00Z"/>
          <w:rFonts w:cstheme="minorHAnsi"/>
          <w:sz w:val="24"/>
          <w:szCs w:val="24"/>
        </w:rPr>
      </w:pPr>
      <w:ins w:id="222" w:author="Peter Chen" w:date="2026-01-09T18:25:00Z" w16du:dateUtc="2026-01-10T02:25:00Z">
        <w:r>
          <w:rPr>
            <w:rFonts w:cstheme="minorHAnsi"/>
            <w:sz w:val="24"/>
            <w:szCs w:val="24"/>
          </w:rPr>
          <w:t xml:space="preserve">1. </w:t>
        </w:r>
        <w:r w:rsidRPr="00C40A07">
          <w:rPr>
            <w:rFonts w:cstheme="minorHAnsi"/>
            <w:sz w:val="24"/>
            <w:szCs w:val="24"/>
          </w:rPr>
          <w:t>Unqualified Confession</w:t>
        </w:r>
      </w:ins>
    </w:p>
    <w:p w14:paraId="1DF50C96" w14:textId="77777777" w:rsidR="00AB2A34" w:rsidRDefault="00AB2A34" w:rsidP="00AB2A34">
      <w:pPr>
        <w:rPr>
          <w:ins w:id="223" w:author="Peter Chen" w:date="2026-01-09T18:25:00Z" w16du:dateUtc="2026-01-10T02:25:00Z"/>
          <w:rFonts w:cstheme="minorHAnsi"/>
          <w:sz w:val="24"/>
          <w:szCs w:val="24"/>
        </w:rPr>
      </w:pPr>
      <w:ins w:id="224" w:author="Peter Chen" w:date="2026-01-09T18:25:00Z" w16du:dateUtc="2026-01-10T02:25:00Z">
        <w:r>
          <w:rPr>
            <w:rFonts w:cstheme="minorHAnsi"/>
            <w:sz w:val="24"/>
            <w:szCs w:val="24"/>
          </w:rPr>
          <w:t>2. Audit your Circle</w:t>
        </w:r>
      </w:ins>
    </w:p>
    <w:p w14:paraId="690A9BE8" w14:textId="6044938D" w:rsidR="002852A8" w:rsidRDefault="00AB2A34" w:rsidP="00D9513B">
      <w:pPr>
        <w:rPr>
          <w:ins w:id="225" w:author="Peter Chen" w:date="2026-01-09T18:25:00Z" w16du:dateUtc="2026-01-10T02:25:00Z"/>
          <w:rFonts w:cstheme="minorHAnsi"/>
          <w:sz w:val="24"/>
          <w:szCs w:val="24"/>
        </w:rPr>
      </w:pPr>
      <w:ins w:id="226" w:author="Peter Chen" w:date="2026-01-09T18:25:00Z" w16du:dateUtc="2026-01-10T02:25:00Z">
        <w:r>
          <w:rPr>
            <w:rFonts w:cstheme="minorHAnsi"/>
            <w:sz w:val="24"/>
            <w:szCs w:val="24"/>
          </w:rPr>
          <w:t xml:space="preserve">3. </w:t>
        </w:r>
      </w:ins>
      <w:ins w:id="227" w:author="Peter Chen" w:date="2026-01-09T18:26:00Z" w16du:dateUtc="2026-01-10T02:26:00Z">
        <w:r>
          <w:rPr>
            <w:rFonts w:cstheme="minorHAnsi"/>
            <w:sz w:val="24"/>
            <w:szCs w:val="24"/>
          </w:rPr>
          <w:t>M</w:t>
        </w:r>
      </w:ins>
      <w:ins w:id="228" w:author="Peter Chen" w:date="2026-01-09T18:25:00Z" w16du:dateUtc="2026-01-10T02:25:00Z">
        <w:r>
          <w:rPr>
            <w:rFonts w:cstheme="minorHAnsi"/>
            <w:sz w:val="24"/>
            <w:szCs w:val="24"/>
          </w:rPr>
          <w:t xml:space="preserve">ore </w:t>
        </w:r>
      </w:ins>
      <w:ins w:id="229" w:author="Peter Chen" w:date="2026-01-09T18:26:00Z" w16du:dateUtc="2026-01-10T02:26:00Z">
        <w:r>
          <w:rPr>
            <w:rFonts w:cstheme="minorHAnsi"/>
            <w:sz w:val="24"/>
            <w:szCs w:val="24"/>
          </w:rPr>
          <w:t>T</w:t>
        </w:r>
      </w:ins>
      <w:ins w:id="230" w:author="Peter Chen" w:date="2026-01-09T18:25:00Z" w16du:dateUtc="2026-01-10T02:25:00Z">
        <w:r>
          <w:rPr>
            <w:rFonts w:cstheme="minorHAnsi"/>
            <w:sz w:val="24"/>
            <w:szCs w:val="24"/>
          </w:rPr>
          <w:t>oward Grace</w:t>
        </w:r>
      </w:ins>
    </w:p>
    <w:p w14:paraId="5EDAE5AD" w14:textId="77777777" w:rsidR="00AB2A34" w:rsidRDefault="00AB2A34" w:rsidP="00D9513B">
      <w:pPr>
        <w:rPr>
          <w:ins w:id="231" w:author="Peter Chen" w:date="2026-01-09T18:26:00Z" w16du:dateUtc="2026-01-10T02:26:00Z"/>
          <w:rFonts w:cstheme="minorHAnsi"/>
          <w:sz w:val="24"/>
          <w:szCs w:val="24"/>
        </w:rPr>
      </w:pPr>
    </w:p>
    <w:p w14:paraId="5E4525BF" w14:textId="77777777" w:rsidR="00EE13C5" w:rsidRPr="00EE13C5" w:rsidRDefault="00EE13C5" w:rsidP="00EE13C5">
      <w:pPr>
        <w:rPr>
          <w:ins w:id="232" w:author="Peter Chen" w:date="2026-01-09T18:26:00Z"/>
          <w:rFonts w:cstheme="minorHAnsi"/>
          <w:sz w:val="24"/>
          <w:szCs w:val="24"/>
        </w:rPr>
      </w:pPr>
      <w:ins w:id="233" w:author="Peter Chen" w:date="2026-01-09T18:26:00Z">
        <w:r w:rsidRPr="00EE13C5">
          <w:rPr>
            <w:rFonts w:cstheme="minorHAnsi"/>
            <w:sz w:val="24"/>
            <w:szCs w:val="24"/>
          </w:rPr>
          <w:t>The main point of "Taking the Cure," with its steps of "Unqualified Confession," "Audit your Circle," and "More Toward Grace," is a </w:t>
        </w:r>
        <w:r w:rsidRPr="00EE13C5">
          <w:rPr>
            <w:rFonts w:cstheme="minorHAnsi"/>
            <w:b/>
            <w:bCs/>
            <w:sz w:val="24"/>
            <w:szCs w:val="24"/>
          </w:rPr>
          <w:t>process of spiritual or psychological recovery and personal transformation, likely within a Christian counseling or recovery context</w:t>
        </w:r>
        <w:r w:rsidRPr="00EE13C5">
          <w:rPr>
            <w:rFonts w:cstheme="minorHAnsi"/>
            <w:sz w:val="24"/>
            <w:szCs w:val="24"/>
          </w:rPr>
          <w:t>. The steps aim to guide an individual toward: </w:t>
        </w:r>
      </w:ins>
    </w:p>
    <w:p w14:paraId="1DC5FFCF" w14:textId="77777777" w:rsidR="00EE13C5" w:rsidRPr="00EE13C5" w:rsidRDefault="00EE13C5" w:rsidP="00EE13C5">
      <w:pPr>
        <w:numPr>
          <w:ilvl w:val="0"/>
          <w:numId w:val="150"/>
        </w:numPr>
        <w:rPr>
          <w:ins w:id="234" w:author="Peter Chen" w:date="2026-01-09T18:26:00Z"/>
          <w:rFonts w:cstheme="minorHAnsi"/>
          <w:sz w:val="24"/>
          <w:szCs w:val="24"/>
        </w:rPr>
      </w:pPr>
      <w:ins w:id="235" w:author="Peter Chen" w:date="2026-01-09T18:26:00Z">
        <w:r w:rsidRPr="00EE13C5">
          <w:rPr>
            <w:rFonts w:cstheme="minorHAnsi"/>
            <w:b/>
            <w:bCs/>
            <w:sz w:val="24"/>
            <w:szCs w:val="24"/>
          </w:rPr>
          <w:t>Facing the truth and achieving honesty (Unqualified Confession):</w:t>
        </w:r>
        <w:r w:rsidRPr="00EE13C5">
          <w:rPr>
            <w:rFonts w:cstheme="minorHAnsi"/>
            <w:sz w:val="24"/>
            <w:szCs w:val="24"/>
          </w:rPr>
          <w:t xml:space="preserve"> This involves admitting </w:t>
        </w:r>
        <w:proofErr w:type="spellStart"/>
        <w:r w:rsidRPr="00EE13C5">
          <w:rPr>
            <w:rFonts w:cstheme="minorHAnsi"/>
            <w:sz w:val="24"/>
            <w:szCs w:val="24"/>
          </w:rPr>
          <w:t>wrongdodoing</w:t>
        </w:r>
        <w:proofErr w:type="spellEnd"/>
        <w:r w:rsidRPr="00EE13C5">
          <w:rPr>
            <w:rFonts w:cstheme="minorHAnsi"/>
            <w:sz w:val="24"/>
            <w:szCs w:val="24"/>
          </w:rPr>
          <w:t xml:space="preserve"> or powerlessness and accepting God's forgiveness without condition.</w:t>
        </w:r>
      </w:ins>
    </w:p>
    <w:p w14:paraId="4FF35F7F" w14:textId="77777777" w:rsidR="00EE13C5" w:rsidRPr="00EE13C5" w:rsidRDefault="00EE13C5" w:rsidP="00EE13C5">
      <w:pPr>
        <w:numPr>
          <w:ilvl w:val="0"/>
          <w:numId w:val="150"/>
        </w:numPr>
        <w:rPr>
          <w:ins w:id="236" w:author="Peter Chen" w:date="2026-01-09T18:26:00Z"/>
          <w:rFonts w:cstheme="minorHAnsi"/>
          <w:sz w:val="24"/>
          <w:szCs w:val="24"/>
        </w:rPr>
      </w:pPr>
      <w:ins w:id="237" w:author="Peter Chen" w:date="2026-01-09T18:26:00Z">
        <w:r w:rsidRPr="00EE13C5">
          <w:rPr>
            <w:rFonts w:cstheme="minorHAnsi"/>
            <w:b/>
            <w:bCs/>
            <w:sz w:val="24"/>
            <w:szCs w:val="24"/>
          </w:rPr>
          <w:t>Building a supportive environment (Audit your Circle):</w:t>
        </w:r>
        <w:r w:rsidRPr="00EE13C5">
          <w:rPr>
            <w:rFonts w:cstheme="minorHAnsi"/>
            <w:sz w:val="24"/>
            <w:szCs w:val="24"/>
          </w:rPr>
          <w:t> This emphasizes the need for healthy, non-judgmental relationships and the importance of a supportive "circle of grace" to prevent further hurt or damage.</w:t>
        </w:r>
      </w:ins>
    </w:p>
    <w:p w14:paraId="46A366EC" w14:textId="77777777" w:rsidR="00EE13C5" w:rsidRPr="00EE13C5" w:rsidRDefault="00EE13C5" w:rsidP="00EE13C5">
      <w:pPr>
        <w:numPr>
          <w:ilvl w:val="0"/>
          <w:numId w:val="150"/>
        </w:numPr>
        <w:rPr>
          <w:ins w:id="238" w:author="Peter Chen" w:date="2026-01-09T18:26:00Z"/>
          <w:rFonts w:cstheme="minorHAnsi"/>
          <w:sz w:val="24"/>
          <w:szCs w:val="24"/>
        </w:rPr>
      </w:pPr>
      <w:ins w:id="239" w:author="Peter Chen" w:date="2026-01-09T18:26:00Z">
        <w:r w:rsidRPr="00EE13C5">
          <w:rPr>
            <w:rFonts w:cstheme="minorHAnsi"/>
            <w:b/>
            <w:bCs/>
            <w:sz w:val="24"/>
            <w:szCs w:val="24"/>
          </w:rPr>
          <w:t>Accepting divine assistance and letting go of self-reliance (More Toward Grace):</w:t>
        </w:r>
        <w:r w:rsidRPr="00EE13C5">
          <w:rPr>
            <w:rFonts w:cstheme="minorHAnsi"/>
            <w:sz w:val="24"/>
            <w:szCs w:val="24"/>
          </w:rPr>
          <w:t> This step points to embracing God's love and mercy, allowing the Holy Spirit to guide decisions, and recognizing that true healing comes from a strength beyond one's own. </w:t>
        </w:r>
      </w:ins>
    </w:p>
    <w:p w14:paraId="05B05922" w14:textId="77777777" w:rsidR="00EE13C5" w:rsidRPr="00EE13C5" w:rsidRDefault="00EE13C5" w:rsidP="00EE13C5">
      <w:pPr>
        <w:rPr>
          <w:ins w:id="240" w:author="Peter Chen" w:date="2026-01-09T18:26:00Z"/>
          <w:rFonts w:cstheme="minorHAnsi"/>
          <w:sz w:val="24"/>
          <w:szCs w:val="24"/>
        </w:rPr>
      </w:pPr>
      <w:ins w:id="241" w:author="Peter Chen" w:date="2026-01-09T18:26:00Z">
        <w:r w:rsidRPr="00EE13C5">
          <w:rPr>
            <w:rFonts w:cstheme="minorHAnsi"/>
            <w:sz w:val="24"/>
            <w:szCs w:val="24"/>
          </w:rPr>
          <w:t>Overall, the process is about moving from a state of guilt, shame, and self-destructive behavior to one of freedom, peace, and restored relationships with others and God. </w:t>
        </w:r>
      </w:ins>
    </w:p>
    <w:p w14:paraId="33B0F334" w14:textId="77777777" w:rsidR="00EE13C5" w:rsidRDefault="00EE13C5" w:rsidP="00D9513B">
      <w:pPr>
        <w:rPr>
          <w:ins w:id="242" w:author="Peter Chen" w:date="2026-01-09T18:26:00Z" w16du:dateUtc="2026-01-10T02:26:00Z"/>
          <w:rFonts w:cstheme="minorHAnsi"/>
          <w:sz w:val="24"/>
          <w:szCs w:val="24"/>
        </w:rPr>
      </w:pPr>
    </w:p>
    <w:p w14:paraId="05F906F8" w14:textId="77777777" w:rsidR="00EE13C5" w:rsidRDefault="00EE13C5" w:rsidP="00D9513B">
      <w:pPr>
        <w:rPr>
          <w:rFonts w:cstheme="minorHAnsi"/>
          <w:sz w:val="24"/>
          <w:szCs w:val="24"/>
        </w:rPr>
      </w:pPr>
    </w:p>
    <w:p w14:paraId="035D445B" w14:textId="0EE33A4C" w:rsidR="002852A8" w:rsidRDefault="002852A8" w:rsidP="00D9513B">
      <w:pPr>
        <w:rPr>
          <w:rFonts w:cstheme="minorHAnsi"/>
          <w:sz w:val="24"/>
          <w:szCs w:val="24"/>
        </w:rPr>
      </w:pPr>
      <w:r>
        <w:rPr>
          <w:rFonts w:cstheme="minorHAnsi"/>
          <w:sz w:val="24"/>
          <w:szCs w:val="24"/>
        </w:rPr>
        <w:t>45:50/1:14:57</w:t>
      </w:r>
    </w:p>
    <w:p w14:paraId="508BC66A" w14:textId="570C065F" w:rsidR="002852A8" w:rsidRDefault="002852A8" w:rsidP="00D9513B">
      <w:pPr>
        <w:rPr>
          <w:ins w:id="243" w:author="Peter Chen" w:date="2026-01-09T18:26:00Z" w16du:dateUtc="2026-01-10T02:26:00Z"/>
          <w:rFonts w:cstheme="minorHAnsi"/>
          <w:sz w:val="24"/>
          <w:szCs w:val="24"/>
        </w:rPr>
      </w:pPr>
      <w:r w:rsidRPr="002852A8">
        <w:rPr>
          <w:rFonts w:cstheme="minorHAnsi"/>
          <w:noProof/>
          <w:sz w:val="24"/>
          <w:szCs w:val="24"/>
        </w:rPr>
        <w:lastRenderedPageBreak/>
        <w:drawing>
          <wp:inline distT="0" distB="0" distL="0" distR="0" wp14:anchorId="562946C2" wp14:editId="088C5A05">
            <wp:extent cx="3019846" cy="3458058"/>
            <wp:effectExtent l="0" t="0" r="0" b="9525"/>
            <wp:docPr id="115342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29670" name=""/>
                    <pic:cNvPicPr/>
                  </pic:nvPicPr>
                  <pic:blipFill>
                    <a:blip r:embed="rId38"/>
                    <a:stretch>
                      <a:fillRect/>
                    </a:stretch>
                  </pic:blipFill>
                  <pic:spPr>
                    <a:xfrm>
                      <a:off x="0" y="0"/>
                      <a:ext cx="3019846" cy="3458058"/>
                    </a:xfrm>
                    <a:prstGeom prst="rect">
                      <a:avLst/>
                    </a:prstGeom>
                  </pic:spPr>
                </pic:pic>
              </a:graphicData>
            </a:graphic>
          </wp:inline>
        </w:drawing>
      </w:r>
    </w:p>
    <w:p w14:paraId="16919DEF" w14:textId="3A56F9DA" w:rsidR="000D40E4" w:rsidRDefault="000D40E4" w:rsidP="00D9513B">
      <w:pPr>
        <w:rPr>
          <w:ins w:id="244" w:author="Peter Chen" w:date="2026-01-09T18:26:00Z" w16du:dateUtc="2026-01-10T02:26:00Z"/>
          <w:rFonts w:cstheme="minorHAnsi"/>
          <w:sz w:val="24"/>
          <w:szCs w:val="24"/>
        </w:rPr>
      </w:pPr>
      <w:ins w:id="245" w:author="Peter Chen" w:date="2026-01-09T18:26:00Z" w16du:dateUtc="2026-01-10T02:26:00Z">
        <w:r>
          <w:rPr>
            <w:rFonts w:cstheme="minorHAnsi"/>
            <w:sz w:val="24"/>
            <w:szCs w:val="24"/>
          </w:rPr>
          <w:t>Gospel Differentiation</w:t>
        </w:r>
      </w:ins>
    </w:p>
    <w:p w14:paraId="53B1E89C" w14:textId="12D1DAB1" w:rsidR="000D40E4" w:rsidRDefault="000D40E4" w:rsidP="00D9513B">
      <w:pPr>
        <w:rPr>
          <w:rFonts w:cstheme="minorHAnsi"/>
          <w:sz w:val="24"/>
          <w:szCs w:val="24"/>
        </w:rPr>
      </w:pPr>
      <w:ins w:id="246" w:author="Peter Chen" w:date="2026-01-09T18:26:00Z" w16du:dateUtc="2026-01-10T02:26:00Z">
        <w:r>
          <w:rPr>
            <w:rFonts w:cstheme="minorHAnsi"/>
            <w:sz w:val="24"/>
            <w:szCs w:val="24"/>
          </w:rPr>
          <w:t>I can lov</w:t>
        </w:r>
      </w:ins>
      <w:ins w:id="247" w:author="Peter Chen" w:date="2026-01-09T18:27:00Z" w16du:dateUtc="2026-01-10T02:27:00Z">
        <w:r>
          <w:rPr>
            <w:rFonts w:cstheme="minorHAnsi"/>
            <w:sz w:val="24"/>
            <w:szCs w:val="24"/>
          </w:rPr>
          <w:t>e you, but I don’t need you to be perfect for ne to be Okay</w:t>
        </w:r>
        <w:r w:rsidR="00304238">
          <w:rPr>
            <w:rFonts w:cstheme="minorHAnsi"/>
            <w:sz w:val="24"/>
            <w:szCs w:val="24"/>
          </w:rPr>
          <w:t>.</w:t>
        </w:r>
      </w:ins>
    </w:p>
    <w:p w14:paraId="6241FFC9" w14:textId="68AE4F30" w:rsidR="002852A8" w:rsidRDefault="002852A8" w:rsidP="00D9513B">
      <w:pPr>
        <w:rPr>
          <w:ins w:id="248" w:author="Peter Chen" w:date="2026-01-09T18:27:00Z" w16du:dateUtc="2026-01-10T02:27:00Z"/>
          <w:rFonts w:cstheme="minorHAnsi"/>
          <w:sz w:val="24"/>
          <w:szCs w:val="24"/>
        </w:rPr>
      </w:pPr>
    </w:p>
    <w:p w14:paraId="5C811281" w14:textId="77777777" w:rsidR="00304238" w:rsidRPr="00304238" w:rsidRDefault="00304238" w:rsidP="00304238">
      <w:pPr>
        <w:rPr>
          <w:ins w:id="249" w:author="Peter Chen" w:date="2026-01-09T18:27:00Z"/>
          <w:rFonts w:cstheme="minorHAnsi"/>
          <w:sz w:val="24"/>
          <w:szCs w:val="24"/>
        </w:rPr>
      </w:pPr>
      <w:ins w:id="250" w:author="Peter Chen" w:date="2026-01-09T18:27:00Z">
        <w:r w:rsidRPr="00304238">
          <w:rPr>
            <w:rFonts w:cstheme="minorHAnsi"/>
            <w:sz w:val="24"/>
            <w:szCs w:val="24"/>
          </w:rPr>
          <w:t>The main point of this statement, often framed as "Gospel Differentiation" in relationships, is that </w:t>
        </w:r>
        <w:r w:rsidRPr="00304238">
          <w:rPr>
            <w:rFonts w:cstheme="minorHAnsi"/>
            <w:b/>
            <w:bCs/>
            <w:sz w:val="24"/>
            <w:szCs w:val="24"/>
          </w:rPr>
          <w:t>you can offer unconditional love to someone without being emotionally dependent on their perfection or behavior for your own sense of safety, value, or happiness</w:t>
        </w:r>
        <w:r w:rsidRPr="00304238">
          <w:rPr>
            <w:rFonts w:cstheme="minorHAnsi"/>
            <w:sz w:val="24"/>
            <w:szCs w:val="24"/>
          </w:rPr>
          <w:t>. It is the practice of separating your emotional well-being from the performance of another person, mirroring the grace of God which loves individuals despite their flaws. </w:t>
        </w:r>
      </w:ins>
    </w:p>
    <w:p w14:paraId="5EAFC85C" w14:textId="77777777" w:rsidR="00304238" w:rsidRPr="00304238" w:rsidRDefault="00304238" w:rsidP="00304238">
      <w:pPr>
        <w:rPr>
          <w:ins w:id="251" w:author="Peter Chen" w:date="2026-01-09T18:27:00Z"/>
          <w:rFonts w:cstheme="minorHAnsi"/>
          <w:sz w:val="24"/>
          <w:szCs w:val="24"/>
        </w:rPr>
      </w:pPr>
      <w:ins w:id="252" w:author="Peter Chen" w:date="2026-01-09T18:27:00Z">
        <w:r w:rsidRPr="00304238">
          <w:rPr>
            <w:rFonts w:cstheme="minorHAnsi"/>
            <w:sz w:val="24"/>
            <w:szCs w:val="24"/>
          </w:rPr>
          <w:t>Key components of this concept include:</w:t>
        </w:r>
      </w:ins>
    </w:p>
    <w:p w14:paraId="18A66809" w14:textId="77777777" w:rsidR="00304238" w:rsidRPr="00304238" w:rsidRDefault="00304238" w:rsidP="00304238">
      <w:pPr>
        <w:numPr>
          <w:ilvl w:val="0"/>
          <w:numId w:val="151"/>
        </w:numPr>
        <w:rPr>
          <w:ins w:id="253" w:author="Peter Chen" w:date="2026-01-09T18:27:00Z"/>
          <w:rFonts w:cstheme="minorHAnsi"/>
          <w:sz w:val="24"/>
          <w:szCs w:val="24"/>
        </w:rPr>
      </w:pPr>
      <w:ins w:id="254" w:author="Peter Chen" w:date="2026-01-09T18:27:00Z">
        <w:r w:rsidRPr="00304238">
          <w:rPr>
            <w:rFonts w:cstheme="minorHAnsi"/>
            <w:b/>
            <w:bCs/>
            <w:sz w:val="24"/>
            <w:szCs w:val="24"/>
          </w:rPr>
          <w:t>Securing Your Own "</w:t>
        </w:r>
        <w:proofErr w:type="spellStart"/>
        <w:r w:rsidRPr="00304238">
          <w:rPr>
            <w:rFonts w:cstheme="minorHAnsi"/>
            <w:b/>
            <w:bCs/>
            <w:sz w:val="24"/>
            <w:szCs w:val="24"/>
          </w:rPr>
          <w:t>Okayness</w:t>
        </w:r>
        <w:proofErr w:type="spellEnd"/>
        <w:r w:rsidRPr="00304238">
          <w:rPr>
            <w:rFonts w:cstheme="minorHAnsi"/>
            <w:b/>
            <w:bCs/>
            <w:sz w:val="24"/>
            <w:szCs w:val="24"/>
          </w:rPr>
          <w:t>":</w:t>
        </w:r>
        <w:r w:rsidRPr="00304238">
          <w:rPr>
            <w:rFonts w:cstheme="minorHAnsi"/>
            <w:sz w:val="24"/>
            <w:szCs w:val="24"/>
          </w:rPr>
          <w:t> Your worth and peace are found in God (the Gospel), not in whether your partner, child, or friend acts perfectly.</w:t>
        </w:r>
      </w:ins>
    </w:p>
    <w:p w14:paraId="42F1E95A" w14:textId="77777777" w:rsidR="00304238" w:rsidRPr="00304238" w:rsidRDefault="00304238" w:rsidP="00304238">
      <w:pPr>
        <w:numPr>
          <w:ilvl w:val="0"/>
          <w:numId w:val="151"/>
        </w:numPr>
        <w:rPr>
          <w:ins w:id="255" w:author="Peter Chen" w:date="2026-01-09T18:27:00Z"/>
          <w:rFonts w:cstheme="minorHAnsi"/>
          <w:sz w:val="24"/>
          <w:szCs w:val="24"/>
        </w:rPr>
      </w:pPr>
      <w:ins w:id="256" w:author="Peter Chen" w:date="2026-01-09T18:27:00Z">
        <w:r w:rsidRPr="00304238">
          <w:rPr>
            <w:rFonts w:cstheme="minorHAnsi"/>
            <w:b/>
            <w:bCs/>
            <w:sz w:val="24"/>
            <w:szCs w:val="24"/>
          </w:rPr>
          <w:t>Loving Without Coercion:</w:t>
        </w:r>
        <w:r w:rsidRPr="00304238">
          <w:rPr>
            <w:rFonts w:cstheme="minorHAnsi"/>
            <w:sz w:val="24"/>
            <w:szCs w:val="24"/>
          </w:rPr>
          <w:t> True love is a free choice, not a prison of obligation, allowing the other person to be flawed without fearing the loss of your love.</w:t>
        </w:r>
      </w:ins>
    </w:p>
    <w:p w14:paraId="5591F17E" w14:textId="77777777" w:rsidR="00304238" w:rsidRPr="00304238" w:rsidRDefault="00304238" w:rsidP="00304238">
      <w:pPr>
        <w:numPr>
          <w:ilvl w:val="0"/>
          <w:numId w:val="151"/>
        </w:numPr>
        <w:rPr>
          <w:ins w:id="257" w:author="Peter Chen" w:date="2026-01-09T18:27:00Z"/>
          <w:rFonts w:cstheme="minorHAnsi"/>
          <w:sz w:val="24"/>
          <w:szCs w:val="24"/>
        </w:rPr>
      </w:pPr>
      <w:ins w:id="258" w:author="Peter Chen" w:date="2026-01-09T18:27:00Z">
        <w:r w:rsidRPr="00304238">
          <w:rPr>
            <w:rFonts w:cstheme="minorHAnsi"/>
            <w:b/>
            <w:bCs/>
            <w:sz w:val="24"/>
            <w:szCs w:val="24"/>
          </w:rPr>
          <w:t>Releasing Perfectionism:</w:t>
        </w:r>
        <w:r w:rsidRPr="00304238">
          <w:rPr>
            <w:rFonts w:cstheme="minorHAnsi"/>
            <w:sz w:val="24"/>
            <w:szCs w:val="24"/>
          </w:rPr>
          <w:t> It moves relationships away from a "performance-based" model (I love you </w:t>
        </w:r>
        <w:r w:rsidRPr="00304238">
          <w:rPr>
            <w:rFonts w:cstheme="minorHAnsi"/>
            <w:i/>
            <w:iCs/>
            <w:sz w:val="24"/>
            <w:szCs w:val="24"/>
          </w:rPr>
          <w:t>if</w:t>
        </w:r>
        <w:r w:rsidRPr="00304238">
          <w:rPr>
            <w:rFonts w:cstheme="minorHAnsi"/>
            <w:sz w:val="24"/>
            <w:szCs w:val="24"/>
          </w:rPr>
          <w:t> you are perfect) to a "grace-based" model (I love you and I am secure in myself).</w:t>
        </w:r>
      </w:ins>
    </w:p>
    <w:p w14:paraId="5AEA59C5" w14:textId="77777777" w:rsidR="00304238" w:rsidRPr="00304238" w:rsidRDefault="00304238" w:rsidP="00304238">
      <w:pPr>
        <w:numPr>
          <w:ilvl w:val="0"/>
          <w:numId w:val="151"/>
        </w:numPr>
        <w:rPr>
          <w:ins w:id="259" w:author="Peter Chen" w:date="2026-01-09T18:27:00Z"/>
          <w:rFonts w:cstheme="minorHAnsi"/>
          <w:sz w:val="24"/>
          <w:szCs w:val="24"/>
        </w:rPr>
      </w:pPr>
      <w:ins w:id="260" w:author="Peter Chen" w:date="2026-01-09T18:27:00Z">
        <w:r w:rsidRPr="00304238">
          <w:rPr>
            <w:rFonts w:cstheme="minorHAnsi"/>
            <w:b/>
            <w:bCs/>
            <w:sz w:val="24"/>
            <w:szCs w:val="24"/>
          </w:rPr>
          <w:t>Healthy Boundaries:</w:t>
        </w:r>
        <w:r w:rsidRPr="00304238">
          <w:rPr>
            <w:rFonts w:cstheme="minorHAnsi"/>
            <w:sz w:val="24"/>
            <w:szCs w:val="24"/>
          </w:rPr>
          <w:t> It allows you to support others without becoming codependent, because your joy does not rely on them fixing their flaws. </w:t>
        </w:r>
      </w:ins>
    </w:p>
    <w:p w14:paraId="6B82C317" w14:textId="77777777" w:rsidR="00304238" w:rsidRPr="00304238" w:rsidRDefault="00304238" w:rsidP="00304238">
      <w:pPr>
        <w:rPr>
          <w:ins w:id="261" w:author="Peter Chen" w:date="2026-01-09T18:27:00Z"/>
          <w:rFonts w:cstheme="minorHAnsi"/>
          <w:sz w:val="24"/>
          <w:szCs w:val="24"/>
        </w:rPr>
      </w:pPr>
      <w:ins w:id="262" w:author="Peter Chen" w:date="2026-01-09T18:27:00Z">
        <w:r w:rsidRPr="00304238">
          <w:rPr>
            <w:rFonts w:cstheme="minorHAnsi"/>
            <w:sz w:val="24"/>
            <w:szCs w:val="24"/>
          </w:rPr>
          <w:t>In essence, it is the ability to say, "I love you, but I do not need you to be perfect for me to be okay". </w:t>
        </w:r>
      </w:ins>
    </w:p>
    <w:p w14:paraId="153011FC" w14:textId="77777777" w:rsidR="00304238" w:rsidRDefault="00304238" w:rsidP="00D9513B">
      <w:pPr>
        <w:rPr>
          <w:ins w:id="263" w:author="Peter Chen" w:date="2026-01-09T18:27:00Z" w16du:dateUtc="2026-01-10T02:27:00Z"/>
          <w:rFonts w:cstheme="minorHAnsi"/>
          <w:sz w:val="24"/>
          <w:szCs w:val="24"/>
        </w:rPr>
      </w:pPr>
    </w:p>
    <w:p w14:paraId="0C4A8993" w14:textId="77777777" w:rsidR="00304238" w:rsidRDefault="00304238" w:rsidP="00D9513B">
      <w:pPr>
        <w:rPr>
          <w:rFonts w:cstheme="minorHAnsi"/>
          <w:sz w:val="24"/>
          <w:szCs w:val="24"/>
        </w:rPr>
      </w:pPr>
    </w:p>
    <w:p w14:paraId="0E69B33B" w14:textId="662627DF" w:rsidR="001F2ED1" w:rsidRDefault="001F2ED1" w:rsidP="00D9513B">
      <w:pPr>
        <w:rPr>
          <w:rFonts w:cstheme="minorHAnsi"/>
          <w:sz w:val="24"/>
          <w:szCs w:val="24"/>
        </w:rPr>
      </w:pPr>
      <w:r>
        <w:rPr>
          <w:rFonts w:cstheme="minorHAnsi"/>
          <w:sz w:val="24"/>
          <w:szCs w:val="24"/>
        </w:rPr>
        <w:t>51:00/1:14:57</w:t>
      </w:r>
    </w:p>
    <w:p w14:paraId="16754A11" w14:textId="28B5E28E" w:rsidR="001F2ED1" w:rsidRDefault="001F2ED1" w:rsidP="00D9513B">
      <w:pPr>
        <w:rPr>
          <w:rFonts w:cstheme="minorHAnsi"/>
          <w:sz w:val="24"/>
          <w:szCs w:val="24"/>
        </w:rPr>
      </w:pPr>
      <w:r w:rsidRPr="001F2ED1">
        <w:rPr>
          <w:rFonts w:cstheme="minorHAnsi"/>
          <w:noProof/>
          <w:sz w:val="24"/>
          <w:szCs w:val="24"/>
        </w:rPr>
        <w:lastRenderedPageBreak/>
        <w:drawing>
          <wp:inline distT="0" distB="0" distL="0" distR="0" wp14:anchorId="64C139ED" wp14:editId="1F75AD43">
            <wp:extent cx="1577612" cy="3248025"/>
            <wp:effectExtent l="0" t="0" r="3810" b="0"/>
            <wp:docPr id="108167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79548" name=""/>
                    <pic:cNvPicPr/>
                  </pic:nvPicPr>
                  <pic:blipFill>
                    <a:blip r:embed="rId39"/>
                    <a:stretch>
                      <a:fillRect/>
                    </a:stretch>
                  </pic:blipFill>
                  <pic:spPr>
                    <a:xfrm>
                      <a:off x="0" y="0"/>
                      <a:ext cx="1579530" cy="3251975"/>
                    </a:xfrm>
                    <a:prstGeom prst="rect">
                      <a:avLst/>
                    </a:prstGeom>
                  </pic:spPr>
                </pic:pic>
              </a:graphicData>
            </a:graphic>
          </wp:inline>
        </w:drawing>
      </w:r>
    </w:p>
    <w:p w14:paraId="7A3B9A5A" w14:textId="66F8361B" w:rsidR="004C6085" w:rsidRDefault="00304238" w:rsidP="00D9513B">
      <w:pPr>
        <w:rPr>
          <w:ins w:id="264" w:author="Peter Chen" w:date="2026-01-09T18:28:00Z" w16du:dateUtc="2026-01-10T02:28:00Z"/>
          <w:rFonts w:cstheme="minorHAnsi"/>
          <w:sz w:val="24"/>
          <w:szCs w:val="24"/>
        </w:rPr>
      </w:pPr>
      <w:ins w:id="265" w:author="Peter Chen" w:date="2026-01-09T18:27:00Z" w16du:dateUtc="2026-01-10T02:27:00Z">
        <w:r>
          <w:rPr>
            <w:rFonts w:cstheme="minorHAnsi"/>
            <w:sz w:val="24"/>
            <w:szCs w:val="24"/>
          </w:rPr>
          <w:t xml:space="preserve">God, I love </w:t>
        </w:r>
      </w:ins>
      <w:ins w:id="266" w:author="Peter Chen" w:date="2026-01-09T18:28:00Z" w16du:dateUtc="2026-01-10T02:28:00Z">
        <w:r>
          <w:rPr>
            <w:rFonts w:cstheme="minorHAnsi"/>
            <w:sz w:val="24"/>
            <w:szCs w:val="24"/>
          </w:rPr>
          <w:t>this person, but I belong to you. Their mood is not my master.</w:t>
        </w:r>
      </w:ins>
    </w:p>
    <w:p w14:paraId="538A6BF5" w14:textId="6C048138" w:rsidR="00304238" w:rsidRDefault="00304238" w:rsidP="00D9513B">
      <w:pPr>
        <w:rPr>
          <w:ins w:id="267" w:author="Peter Chen" w:date="2026-01-09T18:29:00Z" w16du:dateUtc="2026-01-10T02:29:00Z"/>
          <w:rFonts w:cstheme="minorHAnsi"/>
          <w:sz w:val="24"/>
          <w:szCs w:val="24"/>
        </w:rPr>
      </w:pPr>
      <w:ins w:id="268" w:author="Peter Chen" w:date="2026-01-09T18:28:00Z" w16du:dateUtc="2026-01-10T02:28:00Z">
        <w:r>
          <w:rPr>
            <w:rFonts w:cstheme="minorHAnsi"/>
            <w:sz w:val="24"/>
            <w:szCs w:val="24"/>
          </w:rPr>
          <w:t xml:space="preserve">Their dysfunction </w:t>
        </w:r>
      </w:ins>
      <w:ins w:id="269" w:author="Peter Chen" w:date="2026-01-09T18:29:00Z" w16du:dateUtc="2026-01-10T02:29:00Z">
        <w:r>
          <w:rPr>
            <w:rFonts w:cstheme="minorHAnsi"/>
            <w:sz w:val="24"/>
            <w:szCs w:val="24"/>
          </w:rPr>
          <w:t>(</w:t>
        </w:r>
        <w:r w:rsidRPr="00304238">
          <w:rPr>
            <w:rFonts w:cstheme="minorHAnsi" w:hint="eastAsia"/>
            <w:sz w:val="24"/>
            <w:szCs w:val="24"/>
          </w:rPr>
          <w:t>功能障碍</w:t>
        </w:r>
        <w:r>
          <w:rPr>
            <w:rFonts w:cstheme="minorHAnsi"/>
            <w:sz w:val="24"/>
            <w:szCs w:val="24"/>
          </w:rPr>
          <w:t xml:space="preserve">) </w:t>
        </w:r>
      </w:ins>
      <w:ins w:id="270" w:author="Peter Chen" w:date="2026-01-09T18:28:00Z" w16du:dateUtc="2026-01-10T02:28:00Z">
        <w:r>
          <w:rPr>
            <w:rFonts w:cstheme="minorHAnsi"/>
            <w:sz w:val="24"/>
            <w:szCs w:val="24"/>
          </w:rPr>
          <w:t>does not define me</w:t>
        </w:r>
      </w:ins>
      <w:ins w:id="271" w:author="Peter Chen" w:date="2026-01-09T18:29:00Z" w16du:dateUtc="2026-01-10T02:29:00Z">
        <w:r w:rsidR="00DA3E15">
          <w:rPr>
            <w:rFonts w:cstheme="minorHAnsi"/>
            <w:sz w:val="24"/>
            <w:szCs w:val="24"/>
          </w:rPr>
          <w:t>.</w:t>
        </w:r>
      </w:ins>
    </w:p>
    <w:p w14:paraId="3E5833DA" w14:textId="61644F18" w:rsidR="00DA3E15" w:rsidDel="00DA3E15" w:rsidRDefault="00DA3E15" w:rsidP="00D9513B">
      <w:pPr>
        <w:rPr>
          <w:del w:id="272" w:author="Peter Chen" w:date="2026-01-09T18:30:00Z" w16du:dateUtc="2026-01-10T02:30:00Z"/>
          <w:rFonts w:cstheme="minorHAnsi"/>
          <w:sz w:val="24"/>
          <w:szCs w:val="24"/>
        </w:rPr>
      </w:pPr>
      <w:ins w:id="273" w:author="Peter Chen" w:date="2026-01-09T18:29:00Z" w16du:dateUtc="2026-01-10T02:29:00Z">
        <w:r>
          <w:rPr>
            <w:rFonts w:cstheme="minorHAnsi"/>
            <w:sz w:val="24"/>
            <w:szCs w:val="24"/>
          </w:rPr>
          <w:t>Create in me a clean heart, regardless of what is happening around me. Give me strength for today and hope for tomorr</w:t>
        </w:r>
      </w:ins>
      <w:ins w:id="274" w:author="Peter Chen" w:date="2026-01-09T18:30:00Z" w16du:dateUtc="2026-01-10T02:30:00Z">
        <w:r>
          <w:rPr>
            <w:rFonts w:cstheme="minorHAnsi"/>
            <w:sz w:val="24"/>
            <w:szCs w:val="24"/>
          </w:rPr>
          <w:t>ow. In Jesus’ name. Ame</w:t>
        </w:r>
      </w:ins>
    </w:p>
    <w:p w14:paraId="418C0CA7" w14:textId="3781C7B3" w:rsidR="004C6085" w:rsidRDefault="00DA3E15" w:rsidP="00D9513B">
      <w:pPr>
        <w:rPr>
          <w:rFonts w:cstheme="minorHAnsi"/>
          <w:sz w:val="24"/>
          <w:szCs w:val="24"/>
        </w:rPr>
      </w:pPr>
      <w:ins w:id="275" w:author="Peter Chen" w:date="2026-01-09T18:30:00Z" w16du:dateUtc="2026-01-10T02:30:00Z">
        <w:r>
          <w:rPr>
            <w:rFonts w:cstheme="minorHAnsi"/>
            <w:sz w:val="24"/>
            <w:szCs w:val="24"/>
          </w:rPr>
          <w:t>n</w:t>
        </w:r>
      </w:ins>
    </w:p>
    <w:p w14:paraId="15721860" w14:textId="69B72E29" w:rsidR="00ED0E4A" w:rsidRDefault="00ED0E4A" w:rsidP="00D9513B">
      <w:pPr>
        <w:rPr>
          <w:rFonts w:cstheme="minorHAnsi"/>
          <w:sz w:val="24"/>
          <w:szCs w:val="24"/>
        </w:rPr>
      </w:pPr>
    </w:p>
    <w:p w14:paraId="5F819C40" w14:textId="77777777" w:rsidR="00ED0E4A" w:rsidRDefault="00ED0E4A" w:rsidP="00D9513B">
      <w:pPr>
        <w:rPr>
          <w:rFonts w:cstheme="minorHAnsi"/>
          <w:sz w:val="24"/>
          <w:szCs w:val="24"/>
        </w:rPr>
      </w:pPr>
    </w:p>
    <w:p w14:paraId="57C76EB5" w14:textId="77777777" w:rsidR="00ED0E4A" w:rsidRDefault="00ED0E4A" w:rsidP="00D9513B">
      <w:pPr>
        <w:rPr>
          <w:rFonts w:cstheme="minorHAnsi"/>
          <w:sz w:val="24"/>
          <w:szCs w:val="24"/>
        </w:rPr>
      </w:pPr>
    </w:p>
    <w:p w14:paraId="515B303B" w14:textId="77777777" w:rsidR="005800BD" w:rsidRDefault="005800BD" w:rsidP="00D9513B">
      <w:pPr>
        <w:rPr>
          <w:rFonts w:cstheme="minorHAnsi"/>
          <w:sz w:val="24"/>
          <w:szCs w:val="24"/>
        </w:rPr>
      </w:pPr>
    </w:p>
    <w:p w14:paraId="71535657" w14:textId="77777777" w:rsidR="00050FA7" w:rsidRDefault="00050FA7" w:rsidP="00050FA7">
      <w:pPr>
        <w:rPr>
          <w:rFonts w:cstheme="minorHAnsi"/>
          <w:sz w:val="24"/>
          <w:szCs w:val="24"/>
        </w:rPr>
      </w:pPr>
      <w:r>
        <w:rPr>
          <w:rFonts w:cstheme="minorHAnsi"/>
          <w:sz w:val="24"/>
          <w:szCs w:val="24"/>
        </w:rPr>
        <w:t>01</w:t>
      </w:r>
      <w:r w:rsidRPr="006072D6">
        <w:rPr>
          <w:rFonts w:cstheme="minorHAnsi"/>
          <w:sz w:val="24"/>
          <w:szCs w:val="24"/>
        </w:rPr>
        <w:t>/</w:t>
      </w:r>
      <w:r>
        <w:rPr>
          <w:rFonts w:cstheme="minorHAnsi"/>
          <w:sz w:val="24"/>
          <w:szCs w:val="24"/>
        </w:rPr>
        <w:t>10/</w:t>
      </w:r>
      <w:r w:rsidRPr="006072D6">
        <w:rPr>
          <w:rFonts w:cstheme="minorHAnsi"/>
          <w:sz w:val="24"/>
          <w:szCs w:val="24"/>
        </w:rPr>
        <w:t>202</w:t>
      </w:r>
      <w:r>
        <w:rPr>
          <w:rFonts w:cstheme="minorHAnsi"/>
          <w:sz w:val="24"/>
          <w:szCs w:val="24"/>
        </w:rPr>
        <w:t>6</w:t>
      </w:r>
      <w:r w:rsidRPr="006072D6">
        <w:rPr>
          <w:rFonts w:cstheme="minorHAnsi"/>
          <w:sz w:val="24"/>
          <w:szCs w:val="24"/>
        </w:rPr>
        <w:t xml:space="preserve">, Legacy (last week) </w:t>
      </w:r>
    </w:p>
    <w:p w14:paraId="25242AF6" w14:textId="77777777" w:rsidR="00050FA7" w:rsidRDefault="00050FA7" w:rsidP="00050FA7">
      <w:pPr>
        <w:rPr>
          <w:rFonts w:cstheme="minorHAnsi"/>
          <w:sz w:val="24"/>
          <w:szCs w:val="24"/>
        </w:rPr>
      </w:pPr>
      <w:r w:rsidRPr="0054154B">
        <w:rPr>
          <w:rFonts w:cstheme="minorHAnsi"/>
          <w:sz w:val="24"/>
          <w:szCs w:val="24"/>
        </w:rPr>
        <w:t xml:space="preserve">https://www.youtube.com/live/l8tzXKk-KjY?si=rYlnuDkpcyDF68Wo </w:t>
      </w:r>
    </w:p>
    <w:p w14:paraId="7790F3CF" w14:textId="77777777" w:rsidR="00050FA7" w:rsidRDefault="00050FA7" w:rsidP="00050FA7">
      <w:pPr>
        <w:rPr>
          <w:rFonts w:cstheme="minorHAnsi"/>
          <w:sz w:val="24"/>
          <w:szCs w:val="24"/>
        </w:rPr>
      </w:pPr>
      <w:r w:rsidRPr="007F0F5A">
        <w:rPr>
          <w:rFonts w:cstheme="minorHAnsi"/>
          <w:sz w:val="24"/>
          <w:szCs w:val="24"/>
        </w:rPr>
        <w:t>“</w:t>
      </w:r>
      <w:r>
        <w:rPr>
          <w:rFonts w:cstheme="minorHAnsi"/>
          <w:sz w:val="24"/>
          <w:szCs w:val="24"/>
        </w:rPr>
        <w:t>Perfect Family</w:t>
      </w:r>
      <w:r w:rsidRPr="007F0F5A">
        <w:rPr>
          <w:rFonts w:cstheme="minorHAnsi"/>
          <w:sz w:val="24"/>
          <w:szCs w:val="24"/>
        </w:rPr>
        <w:t xml:space="preserve"> | </w:t>
      </w:r>
      <w:r>
        <w:rPr>
          <w:rFonts w:cstheme="minorHAnsi"/>
          <w:sz w:val="24"/>
          <w:szCs w:val="24"/>
        </w:rPr>
        <w:t>PERFCT</w:t>
      </w:r>
      <w:r w:rsidRPr="007F0F5A">
        <w:rPr>
          <w:rFonts w:cstheme="minorHAnsi"/>
          <w:sz w:val="24"/>
          <w:szCs w:val="24"/>
        </w:rPr>
        <w:t>,”</w:t>
      </w:r>
      <w:r>
        <w:rPr>
          <w:rFonts w:cstheme="minorHAnsi"/>
          <w:sz w:val="24"/>
          <w:szCs w:val="24"/>
        </w:rPr>
        <w:t xml:space="preserve"> </w:t>
      </w:r>
      <w:r w:rsidRPr="006072D6">
        <w:rPr>
          <w:rFonts w:cstheme="minorHAnsi"/>
          <w:sz w:val="24"/>
          <w:szCs w:val="24"/>
        </w:rPr>
        <w:t>Phil EuBank, Lead Pastor</w:t>
      </w:r>
    </w:p>
    <w:p w14:paraId="1847805F" w14:textId="77777777" w:rsidR="00163194" w:rsidRDefault="00163194" w:rsidP="006072D6">
      <w:pPr>
        <w:rPr>
          <w:rFonts w:cstheme="minorHAnsi"/>
          <w:sz w:val="24"/>
          <w:szCs w:val="24"/>
        </w:rPr>
      </w:pPr>
    </w:p>
    <w:p w14:paraId="7FC51E6D" w14:textId="1C13AE2B" w:rsidR="00004CA9" w:rsidRDefault="00365663" w:rsidP="006072D6">
      <w:pPr>
        <w:rPr>
          <w:rFonts w:cstheme="minorHAnsi"/>
          <w:sz w:val="24"/>
          <w:szCs w:val="24"/>
        </w:rPr>
      </w:pPr>
      <w:r w:rsidRPr="006072D6">
        <w:rPr>
          <w:rFonts w:cstheme="minorHAnsi"/>
          <w:sz w:val="24"/>
          <w:szCs w:val="24"/>
        </w:rPr>
        <w:t>Summary:</w:t>
      </w:r>
    </w:p>
    <w:p w14:paraId="6AC10A45" w14:textId="476B120A" w:rsidR="0047330A" w:rsidRPr="00366755" w:rsidRDefault="0065159F" w:rsidP="0092556D">
      <w:pPr>
        <w:rPr>
          <w:rFonts w:cstheme="minorHAnsi"/>
          <w:sz w:val="24"/>
          <w:szCs w:val="24"/>
        </w:rPr>
      </w:pPr>
      <w:r>
        <w:rPr>
          <w:rFonts w:cstheme="minorHAnsi"/>
          <w:sz w:val="24"/>
          <w:szCs w:val="24"/>
        </w:rPr>
        <w:t>1</w:t>
      </w:r>
      <w:r w:rsidR="00050FA7">
        <w:rPr>
          <w:rFonts w:cstheme="minorHAnsi"/>
          <w:sz w:val="24"/>
          <w:szCs w:val="24"/>
        </w:rPr>
        <w:t>.</w:t>
      </w:r>
    </w:p>
    <w:sectPr w:rsidR="0047330A" w:rsidRPr="00366755">
      <w:footerReference w:type="default" r:id="rId40"/>
      <w:type w:val="continuous"/>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7DF23" w14:textId="77777777" w:rsidR="009905B1" w:rsidRDefault="009905B1">
      <w:r>
        <w:separator/>
      </w:r>
    </w:p>
  </w:endnote>
  <w:endnote w:type="continuationSeparator" w:id="0">
    <w:p w14:paraId="33D02884" w14:textId="77777777" w:rsidR="009905B1" w:rsidRDefault="00990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altName w:val="Courier New"/>
    <w:charset w:val="01"/>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D90C92F" w14:textId="77777777" w:rsidR="00215129" w:rsidRDefault="00E91C9C">
        <w:pPr>
          <w:pStyle w:val="Footer"/>
          <w:jc w:val="right"/>
        </w:pPr>
        <w:r>
          <w:fldChar w:fldCharType="begin"/>
        </w:r>
        <w:r>
          <w:instrText xml:space="preserve"> PAGE </w:instrText>
        </w:r>
        <w:r>
          <w:fldChar w:fldCharType="separate"/>
        </w:r>
        <w:r>
          <w:t>7</w:t>
        </w:r>
        <w:r>
          <w:fldChar w:fldCharType="end"/>
        </w:r>
      </w:p>
    </w:sdtContent>
  </w:sdt>
  <w:p w14:paraId="6682F1DB" w14:textId="77777777" w:rsidR="00215129" w:rsidRDefault="00215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A616D" w14:textId="77777777" w:rsidR="009905B1" w:rsidRDefault="009905B1">
      <w:r>
        <w:separator/>
      </w:r>
    </w:p>
  </w:footnote>
  <w:footnote w:type="continuationSeparator" w:id="0">
    <w:p w14:paraId="2DC1A3DF" w14:textId="77777777" w:rsidR="009905B1" w:rsidRDefault="009905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B5F"/>
    <w:multiLevelType w:val="multilevel"/>
    <w:tmpl w:val="97BE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430AB"/>
    <w:multiLevelType w:val="multilevel"/>
    <w:tmpl w:val="7736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24817"/>
    <w:multiLevelType w:val="multilevel"/>
    <w:tmpl w:val="97F4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F1646"/>
    <w:multiLevelType w:val="multilevel"/>
    <w:tmpl w:val="57C0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62FAB"/>
    <w:multiLevelType w:val="multilevel"/>
    <w:tmpl w:val="0468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F6C85"/>
    <w:multiLevelType w:val="multilevel"/>
    <w:tmpl w:val="E87C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C7725"/>
    <w:multiLevelType w:val="multilevel"/>
    <w:tmpl w:val="3526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646C3"/>
    <w:multiLevelType w:val="multilevel"/>
    <w:tmpl w:val="EFB4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5797D"/>
    <w:multiLevelType w:val="multilevel"/>
    <w:tmpl w:val="1ED8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F731C"/>
    <w:multiLevelType w:val="hybridMultilevel"/>
    <w:tmpl w:val="A7748C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7F58E8"/>
    <w:multiLevelType w:val="multilevel"/>
    <w:tmpl w:val="14C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9566E"/>
    <w:multiLevelType w:val="multilevel"/>
    <w:tmpl w:val="F9AA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1E1BAB"/>
    <w:multiLevelType w:val="multilevel"/>
    <w:tmpl w:val="6AEC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61F77"/>
    <w:multiLevelType w:val="multilevel"/>
    <w:tmpl w:val="B0F8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78321D"/>
    <w:multiLevelType w:val="multilevel"/>
    <w:tmpl w:val="868E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380B69"/>
    <w:multiLevelType w:val="hybridMultilevel"/>
    <w:tmpl w:val="FA0EA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682DA8"/>
    <w:multiLevelType w:val="multilevel"/>
    <w:tmpl w:val="7B32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8C25BA"/>
    <w:multiLevelType w:val="hybridMultilevel"/>
    <w:tmpl w:val="9182D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F23282"/>
    <w:multiLevelType w:val="multilevel"/>
    <w:tmpl w:val="B2F6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142FAD"/>
    <w:multiLevelType w:val="multilevel"/>
    <w:tmpl w:val="91A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E053C2"/>
    <w:multiLevelType w:val="multilevel"/>
    <w:tmpl w:val="23E2E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4E4D23"/>
    <w:multiLevelType w:val="multilevel"/>
    <w:tmpl w:val="E26A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C34D85"/>
    <w:multiLevelType w:val="multilevel"/>
    <w:tmpl w:val="54BC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F41986"/>
    <w:multiLevelType w:val="multilevel"/>
    <w:tmpl w:val="CE46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175786"/>
    <w:multiLevelType w:val="multilevel"/>
    <w:tmpl w:val="CAFA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CB4862"/>
    <w:multiLevelType w:val="multilevel"/>
    <w:tmpl w:val="2814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411BC3"/>
    <w:multiLevelType w:val="multilevel"/>
    <w:tmpl w:val="7300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2F1058"/>
    <w:multiLevelType w:val="multilevel"/>
    <w:tmpl w:val="72BE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476FB5"/>
    <w:multiLevelType w:val="multilevel"/>
    <w:tmpl w:val="92FC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6C5FE8"/>
    <w:multiLevelType w:val="multilevel"/>
    <w:tmpl w:val="3314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D35EBF"/>
    <w:multiLevelType w:val="multilevel"/>
    <w:tmpl w:val="2916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E02CA6"/>
    <w:multiLevelType w:val="multilevel"/>
    <w:tmpl w:val="15A2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E441A9"/>
    <w:multiLevelType w:val="multilevel"/>
    <w:tmpl w:val="872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5E13FC"/>
    <w:multiLevelType w:val="multilevel"/>
    <w:tmpl w:val="AB84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31011D"/>
    <w:multiLevelType w:val="multilevel"/>
    <w:tmpl w:val="ECB8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433A33"/>
    <w:multiLevelType w:val="multilevel"/>
    <w:tmpl w:val="CE4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543D94"/>
    <w:multiLevelType w:val="multilevel"/>
    <w:tmpl w:val="4FCA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2A65F4"/>
    <w:multiLevelType w:val="multilevel"/>
    <w:tmpl w:val="02D4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BC34EE"/>
    <w:multiLevelType w:val="multilevel"/>
    <w:tmpl w:val="6024D29C"/>
    <w:lvl w:ilvl="0">
      <w:start w:val="1"/>
      <w:numFmt w:val="lowerLetter"/>
      <w:lvlText w:val="%1."/>
      <w:lvlJc w:val="left"/>
      <w:pPr>
        <w:tabs>
          <w:tab w:val="num" w:pos="720"/>
        </w:tabs>
        <w:ind w:left="720" w:hanging="360"/>
      </w:pPr>
      <w:rPr>
        <w:rFonts w:asciiTheme="minorHAnsi" w:eastAsia="SimSun"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BD42B9"/>
    <w:multiLevelType w:val="multilevel"/>
    <w:tmpl w:val="04A0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B126C5"/>
    <w:multiLevelType w:val="multilevel"/>
    <w:tmpl w:val="22A8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4248B0"/>
    <w:multiLevelType w:val="multilevel"/>
    <w:tmpl w:val="8D20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CF77E5"/>
    <w:multiLevelType w:val="multilevel"/>
    <w:tmpl w:val="C872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2231CF"/>
    <w:multiLevelType w:val="multilevel"/>
    <w:tmpl w:val="2826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75220E"/>
    <w:multiLevelType w:val="multilevel"/>
    <w:tmpl w:val="6F9E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7A6F01"/>
    <w:multiLevelType w:val="multilevel"/>
    <w:tmpl w:val="7796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8A3BB5"/>
    <w:multiLevelType w:val="multilevel"/>
    <w:tmpl w:val="B340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9B6CEC"/>
    <w:multiLevelType w:val="multilevel"/>
    <w:tmpl w:val="9E5E26C6"/>
    <w:lvl w:ilvl="0">
      <w:start w:val="1"/>
      <w:numFmt w:val="lowerLetter"/>
      <w:lvlText w:val="%1."/>
      <w:lvlJc w:val="left"/>
      <w:pPr>
        <w:tabs>
          <w:tab w:val="num" w:pos="720"/>
        </w:tabs>
        <w:ind w:left="720" w:hanging="360"/>
      </w:pPr>
      <w:rPr>
        <w:rFonts w:asciiTheme="minorHAnsi" w:eastAsia="SimSun"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1F102C"/>
    <w:multiLevelType w:val="multilevel"/>
    <w:tmpl w:val="39B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081F92"/>
    <w:multiLevelType w:val="multilevel"/>
    <w:tmpl w:val="BE82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3245C5"/>
    <w:multiLevelType w:val="multilevel"/>
    <w:tmpl w:val="C15A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895F2A"/>
    <w:multiLevelType w:val="multilevel"/>
    <w:tmpl w:val="278A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A7691F"/>
    <w:multiLevelType w:val="hybridMultilevel"/>
    <w:tmpl w:val="7390C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C1B53A0"/>
    <w:multiLevelType w:val="multilevel"/>
    <w:tmpl w:val="F3DA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5B322A"/>
    <w:multiLevelType w:val="multilevel"/>
    <w:tmpl w:val="64CE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A6429E"/>
    <w:multiLevelType w:val="multilevel"/>
    <w:tmpl w:val="E958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16282A"/>
    <w:multiLevelType w:val="multilevel"/>
    <w:tmpl w:val="14242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07367EE"/>
    <w:multiLevelType w:val="multilevel"/>
    <w:tmpl w:val="D000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E016B8"/>
    <w:multiLevelType w:val="multilevel"/>
    <w:tmpl w:val="AB62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B8615B"/>
    <w:multiLevelType w:val="multilevel"/>
    <w:tmpl w:val="77C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2D4006"/>
    <w:multiLevelType w:val="multilevel"/>
    <w:tmpl w:val="BAD8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511DFE"/>
    <w:multiLevelType w:val="multilevel"/>
    <w:tmpl w:val="845E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5712BB"/>
    <w:multiLevelType w:val="multilevel"/>
    <w:tmpl w:val="7108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C45592"/>
    <w:multiLevelType w:val="multilevel"/>
    <w:tmpl w:val="23C0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E93533"/>
    <w:multiLevelType w:val="multilevel"/>
    <w:tmpl w:val="6A363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445F96"/>
    <w:multiLevelType w:val="multilevel"/>
    <w:tmpl w:val="B08C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533C80"/>
    <w:multiLevelType w:val="hybridMultilevel"/>
    <w:tmpl w:val="F6F01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8B24518"/>
    <w:multiLevelType w:val="multilevel"/>
    <w:tmpl w:val="D604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ED0478"/>
    <w:multiLevelType w:val="multilevel"/>
    <w:tmpl w:val="4348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4F39B0"/>
    <w:multiLevelType w:val="multilevel"/>
    <w:tmpl w:val="ADA6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C26FB6"/>
    <w:multiLevelType w:val="multilevel"/>
    <w:tmpl w:val="E064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6E649D"/>
    <w:multiLevelType w:val="multilevel"/>
    <w:tmpl w:val="2E8A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6C7748"/>
    <w:multiLevelType w:val="multilevel"/>
    <w:tmpl w:val="BA4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D357D1"/>
    <w:multiLevelType w:val="multilevel"/>
    <w:tmpl w:val="49BE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E156CB"/>
    <w:multiLevelType w:val="multilevel"/>
    <w:tmpl w:val="0378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D97130"/>
    <w:multiLevelType w:val="multilevel"/>
    <w:tmpl w:val="14242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3E617C8"/>
    <w:multiLevelType w:val="multilevel"/>
    <w:tmpl w:val="373C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977D8F"/>
    <w:multiLevelType w:val="multilevel"/>
    <w:tmpl w:val="567C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434D82"/>
    <w:multiLevelType w:val="multilevel"/>
    <w:tmpl w:val="6D24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387654"/>
    <w:multiLevelType w:val="multilevel"/>
    <w:tmpl w:val="8FC2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8B518B"/>
    <w:multiLevelType w:val="multilevel"/>
    <w:tmpl w:val="3304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ED11E4"/>
    <w:multiLevelType w:val="multilevel"/>
    <w:tmpl w:val="1366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970AA7"/>
    <w:multiLevelType w:val="multilevel"/>
    <w:tmpl w:val="BE3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E66206"/>
    <w:multiLevelType w:val="multilevel"/>
    <w:tmpl w:val="A75CD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3B0E18"/>
    <w:multiLevelType w:val="multilevel"/>
    <w:tmpl w:val="CEE6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0A15CD"/>
    <w:multiLevelType w:val="multilevel"/>
    <w:tmpl w:val="3BE4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C47D06"/>
    <w:multiLevelType w:val="multilevel"/>
    <w:tmpl w:val="6840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244A35"/>
    <w:multiLevelType w:val="multilevel"/>
    <w:tmpl w:val="51B8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33015D"/>
    <w:multiLevelType w:val="multilevel"/>
    <w:tmpl w:val="F49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371DA8"/>
    <w:multiLevelType w:val="multilevel"/>
    <w:tmpl w:val="E29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1A171B"/>
    <w:multiLevelType w:val="multilevel"/>
    <w:tmpl w:val="504A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754365"/>
    <w:multiLevelType w:val="multilevel"/>
    <w:tmpl w:val="7B3A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6E04AB"/>
    <w:multiLevelType w:val="multilevel"/>
    <w:tmpl w:val="A2A6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9163AD"/>
    <w:multiLevelType w:val="multilevel"/>
    <w:tmpl w:val="69A0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C51688"/>
    <w:multiLevelType w:val="multilevel"/>
    <w:tmpl w:val="351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E02F2A"/>
    <w:multiLevelType w:val="multilevel"/>
    <w:tmpl w:val="43C4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18111B"/>
    <w:multiLevelType w:val="multilevel"/>
    <w:tmpl w:val="B78C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DB45BA"/>
    <w:multiLevelType w:val="multilevel"/>
    <w:tmpl w:val="55D6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5C1BAF"/>
    <w:multiLevelType w:val="multilevel"/>
    <w:tmpl w:val="6F1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886C98"/>
    <w:multiLevelType w:val="multilevel"/>
    <w:tmpl w:val="8F18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1B75A7"/>
    <w:multiLevelType w:val="multilevel"/>
    <w:tmpl w:val="C854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3D1F69"/>
    <w:multiLevelType w:val="multilevel"/>
    <w:tmpl w:val="59A2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54016E"/>
    <w:multiLevelType w:val="multilevel"/>
    <w:tmpl w:val="F5182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3BC0D3C"/>
    <w:multiLevelType w:val="multilevel"/>
    <w:tmpl w:val="E94C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E6712B"/>
    <w:multiLevelType w:val="multilevel"/>
    <w:tmpl w:val="A4D6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290530"/>
    <w:multiLevelType w:val="multilevel"/>
    <w:tmpl w:val="DDB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7D554D4"/>
    <w:multiLevelType w:val="multilevel"/>
    <w:tmpl w:val="2C84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781654"/>
    <w:multiLevelType w:val="multilevel"/>
    <w:tmpl w:val="9086E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9B82063"/>
    <w:multiLevelType w:val="multilevel"/>
    <w:tmpl w:val="62E2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4C3E6C"/>
    <w:multiLevelType w:val="multilevel"/>
    <w:tmpl w:val="D0A8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E17FD4"/>
    <w:multiLevelType w:val="multilevel"/>
    <w:tmpl w:val="8EB6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BD0587"/>
    <w:multiLevelType w:val="hybridMultilevel"/>
    <w:tmpl w:val="18562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D750DD4"/>
    <w:multiLevelType w:val="multilevel"/>
    <w:tmpl w:val="71E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B35793"/>
    <w:multiLevelType w:val="multilevel"/>
    <w:tmpl w:val="C982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C05495"/>
    <w:multiLevelType w:val="multilevel"/>
    <w:tmpl w:val="597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2A2FA5"/>
    <w:multiLevelType w:val="multilevel"/>
    <w:tmpl w:val="0F9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4D7E78"/>
    <w:multiLevelType w:val="multilevel"/>
    <w:tmpl w:val="25B6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A82CAA"/>
    <w:multiLevelType w:val="multilevel"/>
    <w:tmpl w:val="6908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E53826"/>
    <w:multiLevelType w:val="multilevel"/>
    <w:tmpl w:val="705A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A62889"/>
    <w:multiLevelType w:val="multilevel"/>
    <w:tmpl w:val="B7B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36536E"/>
    <w:multiLevelType w:val="multilevel"/>
    <w:tmpl w:val="D260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152D59"/>
    <w:multiLevelType w:val="multilevel"/>
    <w:tmpl w:val="E69A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EA28AB"/>
    <w:multiLevelType w:val="multilevel"/>
    <w:tmpl w:val="BCA6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9A66BC"/>
    <w:multiLevelType w:val="multilevel"/>
    <w:tmpl w:val="0D82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E41F88"/>
    <w:multiLevelType w:val="multilevel"/>
    <w:tmpl w:val="DBF8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E96126"/>
    <w:multiLevelType w:val="multilevel"/>
    <w:tmpl w:val="5F6A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DD7008"/>
    <w:multiLevelType w:val="multilevel"/>
    <w:tmpl w:val="6ADA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400C38"/>
    <w:multiLevelType w:val="multilevel"/>
    <w:tmpl w:val="DDB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73D6B20"/>
    <w:multiLevelType w:val="multilevel"/>
    <w:tmpl w:val="E290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E720F8"/>
    <w:multiLevelType w:val="multilevel"/>
    <w:tmpl w:val="E7EA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100CB7"/>
    <w:multiLevelType w:val="multilevel"/>
    <w:tmpl w:val="D268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F0559A"/>
    <w:multiLevelType w:val="multilevel"/>
    <w:tmpl w:val="742C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920AF6"/>
    <w:multiLevelType w:val="multilevel"/>
    <w:tmpl w:val="3CA6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D92A30"/>
    <w:multiLevelType w:val="multilevel"/>
    <w:tmpl w:val="435A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9D0CAA"/>
    <w:multiLevelType w:val="multilevel"/>
    <w:tmpl w:val="0DE6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A823BE"/>
    <w:multiLevelType w:val="multilevel"/>
    <w:tmpl w:val="E62A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BC337D"/>
    <w:multiLevelType w:val="multilevel"/>
    <w:tmpl w:val="E6A6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0E0857"/>
    <w:multiLevelType w:val="multilevel"/>
    <w:tmpl w:val="422295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D5385C"/>
    <w:multiLevelType w:val="multilevel"/>
    <w:tmpl w:val="CEEC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6431F8"/>
    <w:multiLevelType w:val="multilevel"/>
    <w:tmpl w:val="7DAE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801221"/>
    <w:multiLevelType w:val="multilevel"/>
    <w:tmpl w:val="3FA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997091"/>
    <w:multiLevelType w:val="multilevel"/>
    <w:tmpl w:val="DDB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79D1198"/>
    <w:multiLevelType w:val="multilevel"/>
    <w:tmpl w:val="4214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CE7C51"/>
    <w:multiLevelType w:val="multilevel"/>
    <w:tmpl w:val="121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0708DF"/>
    <w:multiLevelType w:val="multilevel"/>
    <w:tmpl w:val="2CA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4C7676"/>
    <w:multiLevelType w:val="multilevel"/>
    <w:tmpl w:val="C912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1F0C4D"/>
    <w:multiLevelType w:val="multilevel"/>
    <w:tmpl w:val="3F84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993D79"/>
    <w:multiLevelType w:val="multilevel"/>
    <w:tmpl w:val="068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DD6CD5"/>
    <w:multiLevelType w:val="multilevel"/>
    <w:tmpl w:val="F564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327EDC"/>
    <w:multiLevelType w:val="multilevel"/>
    <w:tmpl w:val="48DA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F995A88"/>
    <w:multiLevelType w:val="multilevel"/>
    <w:tmpl w:val="BE0E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355207">
    <w:abstractNumId w:val="115"/>
  </w:num>
  <w:num w:numId="2" w16cid:durableId="2058162367">
    <w:abstractNumId w:val="147"/>
  </w:num>
  <w:num w:numId="3" w16cid:durableId="1909806726">
    <w:abstractNumId w:val="120"/>
  </w:num>
  <w:num w:numId="4" w16cid:durableId="1155100745">
    <w:abstractNumId w:val="6"/>
  </w:num>
  <w:num w:numId="5" w16cid:durableId="1645623813">
    <w:abstractNumId w:val="111"/>
  </w:num>
  <w:num w:numId="6" w16cid:durableId="1371417456">
    <w:abstractNumId w:val="118"/>
  </w:num>
  <w:num w:numId="7" w16cid:durableId="1092048897">
    <w:abstractNumId w:val="114"/>
  </w:num>
  <w:num w:numId="8" w16cid:durableId="879971181">
    <w:abstractNumId w:val="68"/>
  </w:num>
  <w:num w:numId="9" w16cid:durableId="585310169">
    <w:abstractNumId w:val="148"/>
  </w:num>
  <w:num w:numId="10" w16cid:durableId="306590486">
    <w:abstractNumId w:val="143"/>
  </w:num>
  <w:num w:numId="11" w16cid:durableId="112024883">
    <w:abstractNumId w:val="3"/>
  </w:num>
  <w:num w:numId="12" w16cid:durableId="2001690297">
    <w:abstractNumId w:val="35"/>
  </w:num>
  <w:num w:numId="13" w16cid:durableId="2111122142">
    <w:abstractNumId w:val="89"/>
  </w:num>
  <w:num w:numId="14" w16cid:durableId="2003465990">
    <w:abstractNumId w:val="108"/>
  </w:num>
  <w:num w:numId="15" w16cid:durableId="24135962">
    <w:abstractNumId w:val="119"/>
  </w:num>
  <w:num w:numId="16" w16cid:durableId="268392266">
    <w:abstractNumId w:val="50"/>
  </w:num>
  <w:num w:numId="17" w16cid:durableId="425275139">
    <w:abstractNumId w:val="98"/>
  </w:num>
  <w:num w:numId="18" w16cid:durableId="388695861">
    <w:abstractNumId w:val="130"/>
  </w:num>
  <w:num w:numId="19" w16cid:durableId="201788013">
    <w:abstractNumId w:val="72"/>
  </w:num>
  <w:num w:numId="20" w16cid:durableId="1384596345">
    <w:abstractNumId w:val="52"/>
  </w:num>
  <w:num w:numId="21" w16cid:durableId="1228342970">
    <w:abstractNumId w:val="17"/>
  </w:num>
  <w:num w:numId="22" w16cid:durableId="1772386466">
    <w:abstractNumId w:val="5"/>
  </w:num>
  <w:num w:numId="23" w16cid:durableId="2076776049">
    <w:abstractNumId w:val="36"/>
  </w:num>
  <w:num w:numId="24" w16cid:durableId="145896191">
    <w:abstractNumId w:val="140"/>
  </w:num>
  <w:num w:numId="25" w16cid:durableId="1208646144">
    <w:abstractNumId w:val="32"/>
  </w:num>
  <w:num w:numId="26" w16cid:durableId="1770809943">
    <w:abstractNumId w:val="41"/>
  </w:num>
  <w:num w:numId="27" w16cid:durableId="898781206">
    <w:abstractNumId w:val="18"/>
  </w:num>
  <w:num w:numId="28" w16cid:durableId="711417527">
    <w:abstractNumId w:val="139"/>
  </w:num>
  <w:num w:numId="29" w16cid:durableId="1441877592">
    <w:abstractNumId w:val="96"/>
  </w:num>
  <w:num w:numId="30" w16cid:durableId="559874192">
    <w:abstractNumId w:val="74"/>
  </w:num>
  <w:num w:numId="31" w16cid:durableId="111947287">
    <w:abstractNumId w:val="136"/>
  </w:num>
  <w:num w:numId="32" w16cid:durableId="1852525502">
    <w:abstractNumId w:val="100"/>
  </w:num>
  <w:num w:numId="33" w16cid:durableId="846674157">
    <w:abstractNumId w:val="127"/>
  </w:num>
  <w:num w:numId="34" w16cid:durableId="1025444834">
    <w:abstractNumId w:val="105"/>
  </w:num>
  <w:num w:numId="35" w16cid:durableId="1072198177">
    <w:abstractNumId w:val="141"/>
  </w:num>
  <w:num w:numId="36" w16cid:durableId="419449217">
    <w:abstractNumId w:val="2"/>
  </w:num>
  <w:num w:numId="37" w16cid:durableId="1600717193">
    <w:abstractNumId w:val="12"/>
  </w:num>
  <w:num w:numId="38" w16cid:durableId="1609005914">
    <w:abstractNumId w:val="145"/>
  </w:num>
  <w:num w:numId="39" w16cid:durableId="1001080060">
    <w:abstractNumId w:val="85"/>
  </w:num>
  <w:num w:numId="40" w16cid:durableId="1684622065">
    <w:abstractNumId w:val="61"/>
  </w:num>
  <w:num w:numId="41" w16cid:durableId="1770544030">
    <w:abstractNumId w:val="0"/>
  </w:num>
  <w:num w:numId="42" w16cid:durableId="2072538113">
    <w:abstractNumId w:val="76"/>
  </w:num>
  <w:num w:numId="43" w16cid:durableId="747115928">
    <w:abstractNumId w:val="42"/>
  </w:num>
  <w:num w:numId="44" w16cid:durableId="125510518">
    <w:abstractNumId w:val="8"/>
  </w:num>
  <w:num w:numId="45" w16cid:durableId="1106581673">
    <w:abstractNumId w:val="142"/>
  </w:num>
  <w:num w:numId="46" w16cid:durableId="1699037939">
    <w:abstractNumId w:val="95"/>
  </w:num>
  <w:num w:numId="47" w16cid:durableId="55250916">
    <w:abstractNumId w:val="9"/>
  </w:num>
  <w:num w:numId="48" w16cid:durableId="916939739">
    <w:abstractNumId w:val="86"/>
  </w:num>
  <w:num w:numId="49" w16cid:durableId="2144541865">
    <w:abstractNumId w:val="29"/>
  </w:num>
  <w:num w:numId="50" w16cid:durableId="690644764">
    <w:abstractNumId w:val="79"/>
  </w:num>
  <w:num w:numId="51" w16cid:durableId="792290900">
    <w:abstractNumId w:val="123"/>
  </w:num>
  <w:num w:numId="52" w16cid:durableId="519010282">
    <w:abstractNumId w:val="129"/>
  </w:num>
  <w:num w:numId="53" w16cid:durableId="1224754658">
    <w:abstractNumId w:val="45"/>
  </w:num>
  <w:num w:numId="54" w16cid:durableId="1426877458">
    <w:abstractNumId w:val="10"/>
  </w:num>
  <w:num w:numId="55" w16cid:durableId="1858734712">
    <w:abstractNumId w:val="71"/>
  </w:num>
  <w:num w:numId="56" w16cid:durableId="894200085">
    <w:abstractNumId w:val="93"/>
  </w:num>
  <w:num w:numId="57" w16cid:durableId="1091045098">
    <w:abstractNumId w:val="131"/>
  </w:num>
  <w:num w:numId="58" w16cid:durableId="832643000">
    <w:abstractNumId w:val="69"/>
  </w:num>
  <w:num w:numId="59" w16cid:durableId="1761759103">
    <w:abstractNumId w:val="40"/>
  </w:num>
  <w:num w:numId="60" w16cid:durableId="1014956580">
    <w:abstractNumId w:val="104"/>
  </w:num>
  <w:num w:numId="61" w16cid:durableId="936986287">
    <w:abstractNumId w:val="110"/>
  </w:num>
  <w:num w:numId="62" w16cid:durableId="875897641">
    <w:abstractNumId w:val="60"/>
  </w:num>
  <w:num w:numId="63" w16cid:durableId="1604337801">
    <w:abstractNumId w:val="14"/>
  </w:num>
  <w:num w:numId="64" w16cid:durableId="502085619">
    <w:abstractNumId w:val="65"/>
  </w:num>
  <w:num w:numId="65" w16cid:durableId="322705908">
    <w:abstractNumId w:val="82"/>
  </w:num>
  <w:num w:numId="66" w16cid:durableId="728454982">
    <w:abstractNumId w:val="133"/>
  </w:num>
  <w:num w:numId="67" w16cid:durableId="268707202">
    <w:abstractNumId w:val="67"/>
  </w:num>
  <w:num w:numId="68" w16cid:durableId="1310935383">
    <w:abstractNumId w:val="53"/>
  </w:num>
  <w:num w:numId="69" w16cid:durableId="1657613208">
    <w:abstractNumId w:val="146"/>
  </w:num>
  <w:num w:numId="70" w16cid:durableId="1536387610">
    <w:abstractNumId w:val="106"/>
  </w:num>
  <w:num w:numId="71" w16cid:durableId="659625387">
    <w:abstractNumId w:val="126"/>
  </w:num>
  <w:num w:numId="72" w16cid:durableId="1931235638">
    <w:abstractNumId w:val="92"/>
  </w:num>
  <w:num w:numId="73" w16cid:durableId="1469978010">
    <w:abstractNumId w:val="77"/>
  </w:num>
  <w:num w:numId="74" w16cid:durableId="1385176782">
    <w:abstractNumId w:val="90"/>
  </w:num>
  <w:num w:numId="75" w16cid:durableId="1063411454">
    <w:abstractNumId w:val="94"/>
  </w:num>
  <w:num w:numId="76" w16cid:durableId="1483112160">
    <w:abstractNumId w:val="132"/>
  </w:num>
  <w:num w:numId="77" w16cid:durableId="1168863510">
    <w:abstractNumId w:val="73"/>
  </w:num>
  <w:num w:numId="78" w16cid:durableId="1159469190">
    <w:abstractNumId w:val="66"/>
  </w:num>
  <w:num w:numId="79" w16cid:durableId="981082881">
    <w:abstractNumId w:val="34"/>
  </w:num>
  <w:num w:numId="80" w16cid:durableId="1354528517">
    <w:abstractNumId w:val="23"/>
  </w:num>
  <w:num w:numId="81" w16cid:durableId="256867696">
    <w:abstractNumId w:val="78"/>
  </w:num>
  <w:num w:numId="82" w16cid:durableId="1374650088">
    <w:abstractNumId w:val="55"/>
  </w:num>
  <w:num w:numId="83" w16cid:durableId="1681620915">
    <w:abstractNumId w:val="87"/>
  </w:num>
  <w:num w:numId="84" w16cid:durableId="517698330">
    <w:abstractNumId w:val="13"/>
  </w:num>
  <w:num w:numId="85" w16cid:durableId="681473836">
    <w:abstractNumId w:val="112"/>
  </w:num>
  <w:num w:numId="86" w16cid:durableId="1209998190">
    <w:abstractNumId w:val="43"/>
  </w:num>
  <w:num w:numId="87" w16cid:durableId="157692331">
    <w:abstractNumId w:val="135"/>
  </w:num>
  <w:num w:numId="88" w16cid:durableId="991250987">
    <w:abstractNumId w:val="51"/>
  </w:num>
  <w:num w:numId="89" w16cid:durableId="1689988874">
    <w:abstractNumId w:val="103"/>
  </w:num>
  <w:num w:numId="90" w16cid:durableId="796334300">
    <w:abstractNumId w:val="4"/>
  </w:num>
  <w:num w:numId="91" w16cid:durableId="1217160117">
    <w:abstractNumId w:val="33"/>
  </w:num>
  <w:num w:numId="92" w16cid:durableId="1311324316">
    <w:abstractNumId w:val="21"/>
  </w:num>
  <w:num w:numId="93" w16cid:durableId="382364808">
    <w:abstractNumId w:val="101"/>
  </w:num>
  <w:num w:numId="94" w16cid:durableId="1676878386">
    <w:abstractNumId w:val="137"/>
  </w:num>
  <w:num w:numId="95" w16cid:durableId="1271474771">
    <w:abstractNumId w:val="20"/>
  </w:num>
  <w:num w:numId="96" w16cid:durableId="2051490743">
    <w:abstractNumId w:val="24"/>
  </w:num>
  <w:num w:numId="97" w16cid:durableId="1156804030">
    <w:abstractNumId w:val="19"/>
  </w:num>
  <w:num w:numId="98" w16cid:durableId="151724969">
    <w:abstractNumId w:val="121"/>
  </w:num>
  <w:num w:numId="99" w16cid:durableId="1635407791">
    <w:abstractNumId w:val="144"/>
  </w:num>
  <w:num w:numId="100" w16cid:durableId="471597587">
    <w:abstractNumId w:val="44"/>
  </w:num>
  <w:num w:numId="101" w16cid:durableId="344215601">
    <w:abstractNumId w:val="62"/>
  </w:num>
  <w:num w:numId="102" w16cid:durableId="1529642632">
    <w:abstractNumId w:val="46"/>
  </w:num>
  <w:num w:numId="103" w16cid:durableId="1711343532">
    <w:abstractNumId w:val="150"/>
  </w:num>
  <w:num w:numId="104" w16cid:durableId="1952317808">
    <w:abstractNumId w:val="64"/>
  </w:num>
  <w:num w:numId="105" w16cid:durableId="731579306">
    <w:abstractNumId w:val="109"/>
  </w:num>
  <w:num w:numId="106" w16cid:durableId="301498173">
    <w:abstractNumId w:val="84"/>
  </w:num>
  <w:num w:numId="107" w16cid:durableId="709493805">
    <w:abstractNumId w:val="149"/>
  </w:num>
  <w:num w:numId="108" w16cid:durableId="89668867">
    <w:abstractNumId w:val="125"/>
  </w:num>
  <w:num w:numId="109" w16cid:durableId="636648903">
    <w:abstractNumId w:val="128"/>
  </w:num>
  <w:num w:numId="110" w16cid:durableId="974867732">
    <w:abstractNumId w:val="59"/>
  </w:num>
  <w:num w:numId="111" w16cid:durableId="819268342">
    <w:abstractNumId w:val="63"/>
  </w:num>
  <w:num w:numId="112" w16cid:durableId="577666793">
    <w:abstractNumId w:val="31"/>
  </w:num>
  <w:num w:numId="113" w16cid:durableId="2089231844">
    <w:abstractNumId w:val="70"/>
  </w:num>
  <w:num w:numId="114" w16cid:durableId="2103262172">
    <w:abstractNumId w:val="99"/>
  </w:num>
  <w:num w:numId="115" w16cid:durableId="1870950848">
    <w:abstractNumId w:val="122"/>
  </w:num>
  <w:num w:numId="116" w16cid:durableId="1848247214">
    <w:abstractNumId w:val="58"/>
  </w:num>
  <w:num w:numId="117" w16cid:durableId="990523848">
    <w:abstractNumId w:val="116"/>
  </w:num>
  <w:num w:numId="118" w16cid:durableId="243881978">
    <w:abstractNumId w:val="75"/>
  </w:num>
  <w:num w:numId="119" w16cid:durableId="535505581">
    <w:abstractNumId w:val="56"/>
  </w:num>
  <w:num w:numId="120" w16cid:durableId="1777478842">
    <w:abstractNumId w:val="47"/>
  </w:num>
  <w:num w:numId="121" w16cid:durableId="1063599135">
    <w:abstractNumId w:val="38"/>
  </w:num>
  <w:num w:numId="122" w16cid:durableId="2003462372">
    <w:abstractNumId w:val="113"/>
  </w:num>
  <w:num w:numId="123" w16cid:durableId="1078744293">
    <w:abstractNumId w:val="91"/>
  </w:num>
  <w:num w:numId="124" w16cid:durableId="994652643">
    <w:abstractNumId w:val="124"/>
  </w:num>
  <w:num w:numId="125" w16cid:durableId="731345719">
    <w:abstractNumId w:val="27"/>
  </w:num>
  <w:num w:numId="126" w16cid:durableId="1647782833">
    <w:abstractNumId w:val="28"/>
  </w:num>
  <w:num w:numId="127" w16cid:durableId="225575633">
    <w:abstractNumId w:val="26"/>
  </w:num>
  <w:num w:numId="128" w16cid:durableId="69038591">
    <w:abstractNumId w:val="25"/>
  </w:num>
  <w:num w:numId="129" w16cid:durableId="1443957661">
    <w:abstractNumId w:val="16"/>
  </w:num>
  <w:num w:numId="130" w16cid:durableId="1133407887">
    <w:abstractNumId w:val="1"/>
  </w:num>
  <w:num w:numId="131" w16cid:durableId="672028213">
    <w:abstractNumId w:val="39"/>
  </w:num>
  <w:num w:numId="132" w16cid:durableId="1777671620">
    <w:abstractNumId w:val="11"/>
  </w:num>
  <w:num w:numId="133" w16cid:durableId="1472289098">
    <w:abstractNumId w:val="83"/>
  </w:num>
  <w:num w:numId="134" w16cid:durableId="1914268691">
    <w:abstractNumId w:val="57"/>
  </w:num>
  <w:num w:numId="135" w16cid:durableId="298269517">
    <w:abstractNumId w:val="134"/>
  </w:num>
  <w:num w:numId="136" w16cid:durableId="699429853">
    <w:abstractNumId w:val="97"/>
  </w:num>
  <w:num w:numId="137" w16cid:durableId="179899187">
    <w:abstractNumId w:val="102"/>
  </w:num>
  <w:num w:numId="138" w16cid:durableId="754398185">
    <w:abstractNumId w:val="107"/>
  </w:num>
  <w:num w:numId="139" w16cid:durableId="1061362850">
    <w:abstractNumId w:val="138"/>
  </w:num>
  <w:num w:numId="140" w16cid:durableId="1095369854">
    <w:abstractNumId w:val="49"/>
  </w:num>
  <w:num w:numId="141" w16cid:durableId="1295477630">
    <w:abstractNumId w:val="30"/>
  </w:num>
  <w:num w:numId="142" w16cid:durableId="2035379489">
    <w:abstractNumId w:val="48"/>
  </w:num>
  <w:num w:numId="143" w16cid:durableId="576208825">
    <w:abstractNumId w:val="117"/>
  </w:num>
  <w:num w:numId="144" w16cid:durableId="1822229797">
    <w:abstractNumId w:val="80"/>
  </w:num>
  <w:num w:numId="145" w16cid:durableId="1872911280">
    <w:abstractNumId w:val="88"/>
  </w:num>
  <w:num w:numId="146" w16cid:durableId="1247883406">
    <w:abstractNumId w:val="15"/>
  </w:num>
  <w:num w:numId="147" w16cid:durableId="736976695">
    <w:abstractNumId w:val="81"/>
  </w:num>
  <w:num w:numId="148" w16cid:durableId="1283346938">
    <w:abstractNumId w:val="54"/>
  </w:num>
  <w:num w:numId="149" w16cid:durableId="404035441">
    <w:abstractNumId w:val="37"/>
  </w:num>
  <w:num w:numId="150" w16cid:durableId="1782064600">
    <w:abstractNumId w:val="22"/>
  </w:num>
  <w:num w:numId="151" w16cid:durableId="149803604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r Chen">
    <w15:presenceInfo w15:providerId="Windows Live" w15:userId="46f8387d243dde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129"/>
    <w:rsid w:val="000004FA"/>
    <w:rsid w:val="000007FC"/>
    <w:rsid w:val="00000AA4"/>
    <w:rsid w:val="00000D1B"/>
    <w:rsid w:val="00000D55"/>
    <w:rsid w:val="00000D93"/>
    <w:rsid w:val="00000DD4"/>
    <w:rsid w:val="000016F5"/>
    <w:rsid w:val="000018E4"/>
    <w:rsid w:val="00001B2A"/>
    <w:rsid w:val="00001C14"/>
    <w:rsid w:val="00001FCA"/>
    <w:rsid w:val="0000240D"/>
    <w:rsid w:val="00002AEC"/>
    <w:rsid w:val="00002EBD"/>
    <w:rsid w:val="00002ED2"/>
    <w:rsid w:val="00003399"/>
    <w:rsid w:val="0000365A"/>
    <w:rsid w:val="000036A5"/>
    <w:rsid w:val="0000379F"/>
    <w:rsid w:val="00003832"/>
    <w:rsid w:val="000039F1"/>
    <w:rsid w:val="00003B56"/>
    <w:rsid w:val="00003C6E"/>
    <w:rsid w:val="00003ED6"/>
    <w:rsid w:val="00003F39"/>
    <w:rsid w:val="000042A9"/>
    <w:rsid w:val="00004340"/>
    <w:rsid w:val="0000435B"/>
    <w:rsid w:val="000043C4"/>
    <w:rsid w:val="0000457D"/>
    <w:rsid w:val="00004621"/>
    <w:rsid w:val="00004647"/>
    <w:rsid w:val="000049EC"/>
    <w:rsid w:val="00004AC0"/>
    <w:rsid w:val="00004CA9"/>
    <w:rsid w:val="00005164"/>
    <w:rsid w:val="000051FB"/>
    <w:rsid w:val="000052BA"/>
    <w:rsid w:val="00005B22"/>
    <w:rsid w:val="0000601C"/>
    <w:rsid w:val="00006492"/>
    <w:rsid w:val="00006541"/>
    <w:rsid w:val="00006737"/>
    <w:rsid w:val="000068ED"/>
    <w:rsid w:val="0000799F"/>
    <w:rsid w:val="0001005D"/>
    <w:rsid w:val="0001013F"/>
    <w:rsid w:val="000103CD"/>
    <w:rsid w:val="00010589"/>
    <w:rsid w:val="00010BA7"/>
    <w:rsid w:val="00011936"/>
    <w:rsid w:val="00011A66"/>
    <w:rsid w:val="00011CE9"/>
    <w:rsid w:val="00012136"/>
    <w:rsid w:val="000121FE"/>
    <w:rsid w:val="000123C7"/>
    <w:rsid w:val="00012871"/>
    <w:rsid w:val="000128D9"/>
    <w:rsid w:val="00012DB3"/>
    <w:rsid w:val="00013231"/>
    <w:rsid w:val="000134EE"/>
    <w:rsid w:val="00013B2D"/>
    <w:rsid w:val="000144AA"/>
    <w:rsid w:val="00014871"/>
    <w:rsid w:val="00014952"/>
    <w:rsid w:val="00014EE1"/>
    <w:rsid w:val="0001544C"/>
    <w:rsid w:val="0001553B"/>
    <w:rsid w:val="00015712"/>
    <w:rsid w:val="00015AC5"/>
    <w:rsid w:val="00015CAE"/>
    <w:rsid w:val="00015F3B"/>
    <w:rsid w:val="00015FA1"/>
    <w:rsid w:val="00016304"/>
    <w:rsid w:val="000163A6"/>
    <w:rsid w:val="0001648D"/>
    <w:rsid w:val="000166C7"/>
    <w:rsid w:val="0001683D"/>
    <w:rsid w:val="000170D2"/>
    <w:rsid w:val="0001724C"/>
    <w:rsid w:val="0001742C"/>
    <w:rsid w:val="00017576"/>
    <w:rsid w:val="000175E5"/>
    <w:rsid w:val="00017B3E"/>
    <w:rsid w:val="0002076D"/>
    <w:rsid w:val="00020ABC"/>
    <w:rsid w:val="00020BA9"/>
    <w:rsid w:val="00020F94"/>
    <w:rsid w:val="000211E4"/>
    <w:rsid w:val="00021274"/>
    <w:rsid w:val="0002127E"/>
    <w:rsid w:val="000213A4"/>
    <w:rsid w:val="000220A0"/>
    <w:rsid w:val="0002224F"/>
    <w:rsid w:val="000223C8"/>
    <w:rsid w:val="000227CF"/>
    <w:rsid w:val="00022B07"/>
    <w:rsid w:val="00022B39"/>
    <w:rsid w:val="00022D06"/>
    <w:rsid w:val="000232E0"/>
    <w:rsid w:val="000239D7"/>
    <w:rsid w:val="00023C8F"/>
    <w:rsid w:val="00023C9A"/>
    <w:rsid w:val="00023CF1"/>
    <w:rsid w:val="0002403E"/>
    <w:rsid w:val="000240A2"/>
    <w:rsid w:val="00024BAE"/>
    <w:rsid w:val="00024D6F"/>
    <w:rsid w:val="0002527E"/>
    <w:rsid w:val="000254FE"/>
    <w:rsid w:val="00025542"/>
    <w:rsid w:val="00025854"/>
    <w:rsid w:val="00025C84"/>
    <w:rsid w:val="0002632B"/>
    <w:rsid w:val="000265DB"/>
    <w:rsid w:val="00026852"/>
    <w:rsid w:val="00026A7B"/>
    <w:rsid w:val="00026F0A"/>
    <w:rsid w:val="00026FB8"/>
    <w:rsid w:val="000271EC"/>
    <w:rsid w:val="0002726C"/>
    <w:rsid w:val="000276F6"/>
    <w:rsid w:val="00027B7A"/>
    <w:rsid w:val="00027CD3"/>
    <w:rsid w:val="00027F30"/>
    <w:rsid w:val="00030616"/>
    <w:rsid w:val="00030975"/>
    <w:rsid w:val="000309C5"/>
    <w:rsid w:val="00030FF3"/>
    <w:rsid w:val="00031B16"/>
    <w:rsid w:val="00031E26"/>
    <w:rsid w:val="000327AC"/>
    <w:rsid w:val="000327FD"/>
    <w:rsid w:val="00032997"/>
    <w:rsid w:val="00032ADE"/>
    <w:rsid w:val="00032F15"/>
    <w:rsid w:val="00033121"/>
    <w:rsid w:val="00033274"/>
    <w:rsid w:val="000333C3"/>
    <w:rsid w:val="0003343B"/>
    <w:rsid w:val="00033473"/>
    <w:rsid w:val="00033839"/>
    <w:rsid w:val="00033B12"/>
    <w:rsid w:val="00033BC0"/>
    <w:rsid w:val="00034182"/>
    <w:rsid w:val="000341D9"/>
    <w:rsid w:val="000342CE"/>
    <w:rsid w:val="0003496D"/>
    <w:rsid w:val="000349D2"/>
    <w:rsid w:val="000349E3"/>
    <w:rsid w:val="00034A09"/>
    <w:rsid w:val="00034A77"/>
    <w:rsid w:val="00034C88"/>
    <w:rsid w:val="00034D39"/>
    <w:rsid w:val="00035136"/>
    <w:rsid w:val="0003552C"/>
    <w:rsid w:val="00035568"/>
    <w:rsid w:val="00035959"/>
    <w:rsid w:val="00035B34"/>
    <w:rsid w:val="00035CFB"/>
    <w:rsid w:val="00035D26"/>
    <w:rsid w:val="00036446"/>
    <w:rsid w:val="00036B91"/>
    <w:rsid w:val="00036D77"/>
    <w:rsid w:val="00036FCE"/>
    <w:rsid w:val="0003709C"/>
    <w:rsid w:val="000375C7"/>
    <w:rsid w:val="000376AF"/>
    <w:rsid w:val="00037B5C"/>
    <w:rsid w:val="00037F9A"/>
    <w:rsid w:val="000403FD"/>
    <w:rsid w:val="000410FB"/>
    <w:rsid w:val="00041446"/>
    <w:rsid w:val="000415BE"/>
    <w:rsid w:val="00041E8D"/>
    <w:rsid w:val="000429A8"/>
    <w:rsid w:val="00043414"/>
    <w:rsid w:val="00043465"/>
    <w:rsid w:val="000436F3"/>
    <w:rsid w:val="00043E95"/>
    <w:rsid w:val="000442B5"/>
    <w:rsid w:val="0004438C"/>
    <w:rsid w:val="0004446B"/>
    <w:rsid w:val="000444B7"/>
    <w:rsid w:val="000444E0"/>
    <w:rsid w:val="000446A0"/>
    <w:rsid w:val="000448D3"/>
    <w:rsid w:val="00044EC1"/>
    <w:rsid w:val="0004526F"/>
    <w:rsid w:val="000453E3"/>
    <w:rsid w:val="00045D42"/>
    <w:rsid w:val="00046216"/>
    <w:rsid w:val="00046334"/>
    <w:rsid w:val="000466EF"/>
    <w:rsid w:val="0004670D"/>
    <w:rsid w:val="000468B4"/>
    <w:rsid w:val="00046AD6"/>
    <w:rsid w:val="00046E9A"/>
    <w:rsid w:val="00047099"/>
    <w:rsid w:val="000471F3"/>
    <w:rsid w:val="00047926"/>
    <w:rsid w:val="00047978"/>
    <w:rsid w:val="00047C52"/>
    <w:rsid w:val="000500E5"/>
    <w:rsid w:val="000503C8"/>
    <w:rsid w:val="00050486"/>
    <w:rsid w:val="000506A9"/>
    <w:rsid w:val="000508C6"/>
    <w:rsid w:val="00050CAD"/>
    <w:rsid w:val="00050FA7"/>
    <w:rsid w:val="00051668"/>
    <w:rsid w:val="00051ABC"/>
    <w:rsid w:val="00051B8A"/>
    <w:rsid w:val="0005215A"/>
    <w:rsid w:val="000523AD"/>
    <w:rsid w:val="00052666"/>
    <w:rsid w:val="00052C51"/>
    <w:rsid w:val="00052CA1"/>
    <w:rsid w:val="00052D04"/>
    <w:rsid w:val="00052E85"/>
    <w:rsid w:val="00052F3C"/>
    <w:rsid w:val="00053F58"/>
    <w:rsid w:val="0005402F"/>
    <w:rsid w:val="00054674"/>
    <w:rsid w:val="000549CF"/>
    <w:rsid w:val="00054CBB"/>
    <w:rsid w:val="00054D22"/>
    <w:rsid w:val="00054DB8"/>
    <w:rsid w:val="000551F9"/>
    <w:rsid w:val="00055240"/>
    <w:rsid w:val="000554B6"/>
    <w:rsid w:val="000554C4"/>
    <w:rsid w:val="0005562A"/>
    <w:rsid w:val="00055A97"/>
    <w:rsid w:val="00055EFA"/>
    <w:rsid w:val="00056258"/>
    <w:rsid w:val="000563F0"/>
    <w:rsid w:val="00056487"/>
    <w:rsid w:val="000567B9"/>
    <w:rsid w:val="00056813"/>
    <w:rsid w:val="000568D5"/>
    <w:rsid w:val="000569E0"/>
    <w:rsid w:val="00056E29"/>
    <w:rsid w:val="00056F01"/>
    <w:rsid w:val="00057550"/>
    <w:rsid w:val="00057DF1"/>
    <w:rsid w:val="000601E7"/>
    <w:rsid w:val="000602A8"/>
    <w:rsid w:val="000602FA"/>
    <w:rsid w:val="0006089A"/>
    <w:rsid w:val="00061439"/>
    <w:rsid w:val="00061B99"/>
    <w:rsid w:val="00062275"/>
    <w:rsid w:val="0006262B"/>
    <w:rsid w:val="0006281A"/>
    <w:rsid w:val="00062FC1"/>
    <w:rsid w:val="000631EE"/>
    <w:rsid w:val="000639F1"/>
    <w:rsid w:val="000641CC"/>
    <w:rsid w:val="00064294"/>
    <w:rsid w:val="00064F53"/>
    <w:rsid w:val="0006545E"/>
    <w:rsid w:val="00065520"/>
    <w:rsid w:val="000657CF"/>
    <w:rsid w:val="00065955"/>
    <w:rsid w:val="00065ABC"/>
    <w:rsid w:val="00065ADB"/>
    <w:rsid w:val="000664CE"/>
    <w:rsid w:val="000668F8"/>
    <w:rsid w:val="00066916"/>
    <w:rsid w:val="000669EB"/>
    <w:rsid w:val="00066ABE"/>
    <w:rsid w:val="00067234"/>
    <w:rsid w:val="00067654"/>
    <w:rsid w:val="0006765D"/>
    <w:rsid w:val="00067737"/>
    <w:rsid w:val="00070126"/>
    <w:rsid w:val="000701A8"/>
    <w:rsid w:val="00070367"/>
    <w:rsid w:val="000709F8"/>
    <w:rsid w:val="000712B5"/>
    <w:rsid w:val="000714F9"/>
    <w:rsid w:val="00071896"/>
    <w:rsid w:val="00071B46"/>
    <w:rsid w:val="00071B6A"/>
    <w:rsid w:val="00072112"/>
    <w:rsid w:val="000724FD"/>
    <w:rsid w:val="000727E9"/>
    <w:rsid w:val="00072BDF"/>
    <w:rsid w:val="00072E28"/>
    <w:rsid w:val="00073092"/>
    <w:rsid w:val="00073268"/>
    <w:rsid w:val="00073A90"/>
    <w:rsid w:val="00073E31"/>
    <w:rsid w:val="00073EC9"/>
    <w:rsid w:val="00074814"/>
    <w:rsid w:val="0007482B"/>
    <w:rsid w:val="000748D5"/>
    <w:rsid w:val="00074AC0"/>
    <w:rsid w:val="000756CE"/>
    <w:rsid w:val="000757CF"/>
    <w:rsid w:val="00075D78"/>
    <w:rsid w:val="000760FC"/>
    <w:rsid w:val="00076772"/>
    <w:rsid w:val="000768A1"/>
    <w:rsid w:val="00076A4B"/>
    <w:rsid w:val="00076C1E"/>
    <w:rsid w:val="00076C64"/>
    <w:rsid w:val="0007711D"/>
    <w:rsid w:val="00077D33"/>
    <w:rsid w:val="00077E88"/>
    <w:rsid w:val="00077F2B"/>
    <w:rsid w:val="000804E3"/>
    <w:rsid w:val="00080814"/>
    <w:rsid w:val="00080FC8"/>
    <w:rsid w:val="000814C9"/>
    <w:rsid w:val="0008178D"/>
    <w:rsid w:val="00081BB0"/>
    <w:rsid w:val="00081BCC"/>
    <w:rsid w:val="0008252F"/>
    <w:rsid w:val="000828F4"/>
    <w:rsid w:val="00082D4F"/>
    <w:rsid w:val="00083045"/>
    <w:rsid w:val="000835E4"/>
    <w:rsid w:val="00083924"/>
    <w:rsid w:val="00083B16"/>
    <w:rsid w:val="0008453E"/>
    <w:rsid w:val="000848A4"/>
    <w:rsid w:val="00084F22"/>
    <w:rsid w:val="00085065"/>
    <w:rsid w:val="00085472"/>
    <w:rsid w:val="00085853"/>
    <w:rsid w:val="00085B4C"/>
    <w:rsid w:val="00086059"/>
    <w:rsid w:val="000860B6"/>
    <w:rsid w:val="00086326"/>
    <w:rsid w:val="000866FF"/>
    <w:rsid w:val="00086743"/>
    <w:rsid w:val="000867F0"/>
    <w:rsid w:val="00086DAE"/>
    <w:rsid w:val="00086E6B"/>
    <w:rsid w:val="00086FCE"/>
    <w:rsid w:val="00086FFC"/>
    <w:rsid w:val="00087255"/>
    <w:rsid w:val="0008728C"/>
    <w:rsid w:val="000874F6"/>
    <w:rsid w:val="000877A3"/>
    <w:rsid w:val="000877BF"/>
    <w:rsid w:val="00087A79"/>
    <w:rsid w:val="0009082A"/>
    <w:rsid w:val="00090B61"/>
    <w:rsid w:val="00090D4C"/>
    <w:rsid w:val="00090E7F"/>
    <w:rsid w:val="00090F55"/>
    <w:rsid w:val="00091443"/>
    <w:rsid w:val="00091591"/>
    <w:rsid w:val="00091A33"/>
    <w:rsid w:val="00091B67"/>
    <w:rsid w:val="00091EEF"/>
    <w:rsid w:val="00091F3D"/>
    <w:rsid w:val="0009205E"/>
    <w:rsid w:val="0009224A"/>
    <w:rsid w:val="00092676"/>
    <w:rsid w:val="000929B2"/>
    <w:rsid w:val="00092AC8"/>
    <w:rsid w:val="00092D3F"/>
    <w:rsid w:val="000930DF"/>
    <w:rsid w:val="000936E6"/>
    <w:rsid w:val="0009394B"/>
    <w:rsid w:val="000939C6"/>
    <w:rsid w:val="0009410C"/>
    <w:rsid w:val="00094C29"/>
    <w:rsid w:val="000950B8"/>
    <w:rsid w:val="00095139"/>
    <w:rsid w:val="00095967"/>
    <w:rsid w:val="00095F0B"/>
    <w:rsid w:val="000960B9"/>
    <w:rsid w:val="000962FC"/>
    <w:rsid w:val="0009663C"/>
    <w:rsid w:val="00096DD4"/>
    <w:rsid w:val="00096FF0"/>
    <w:rsid w:val="00097190"/>
    <w:rsid w:val="0009727A"/>
    <w:rsid w:val="00097687"/>
    <w:rsid w:val="0009789E"/>
    <w:rsid w:val="000979DA"/>
    <w:rsid w:val="00097AB1"/>
    <w:rsid w:val="000A032B"/>
    <w:rsid w:val="000A05BE"/>
    <w:rsid w:val="000A0667"/>
    <w:rsid w:val="000A07A2"/>
    <w:rsid w:val="000A0862"/>
    <w:rsid w:val="000A0B2C"/>
    <w:rsid w:val="000A0B9B"/>
    <w:rsid w:val="000A11A6"/>
    <w:rsid w:val="000A1880"/>
    <w:rsid w:val="000A1AF9"/>
    <w:rsid w:val="000A1E57"/>
    <w:rsid w:val="000A20CF"/>
    <w:rsid w:val="000A2A2B"/>
    <w:rsid w:val="000A2DAB"/>
    <w:rsid w:val="000A2ED5"/>
    <w:rsid w:val="000A2F2C"/>
    <w:rsid w:val="000A342D"/>
    <w:rsid w:val="000A360F"/>
    <w:rsid w:val="000A3CC7"/>
    <w:rsid w:val="000A3EA4"/>
    <w:rsid w:val="000A3FFC"/>
    <w:rsid w:val="000A4338"/>
    <w:rsid w:val="000A4455"/>
    <w:rsid w:val="000A44C1"/>
    <w:rsid w:val="000A4BF0"/>
    <w:rsid w:val="000A4CF4"/>
    <w:rsid w:val="000A5103"/>
    <w:rsid w:val="000A5154"/>
    <w:rsid w:val="000A566E"/>
    <w:rsid w:val="000A5676"/>
    <w:rsid w:val="000A569F"/>
    <w:rsid w:val="000A5871"/>
    <w:rsid w:val="000A5E6A"/>
    <w:rsid w:val="000A6196"/>
    <w:rsid w:val="000A6290"/>
    <w:rsid w:val="000A6373"/>
    <w:rsid w:val="000A644A"/>
    <w:rsid w:val="000A6B7D"/>
    <w:rsid w:val="000A6BEA"/>
    <w:rsid w:val="000A6C8B"/>
    <w:rsid w:val="000A6D25"/>
    <w:rsid w:val="000A6EE8"/>
    <w:rsid w:val="000A7032"/>
    <w:rsid w:val="000A7037"/>
    <w:rsid w:val="000A709E"/>
    <w:rsid w:val="000A738F"/>
    <w:rsid w:val="000A73AA"/>
    <w:rsid w:val="000A7404"/>
    <w:rsid w:val="000A7934"/>
    <w:rsid w:val="000A7B5A"/>
    <w:rsid w:val="000B007E"/>
    <w:rsid w:val="000B0164"/>
    <w:rsid w:val="000B02C0"/>
    <w:rsid w:val="000B08A9"/>
    <w:rsid w:val="000B0B37"/>
    <w:rsid w:val="000B0BFA"/>
    <w:rsid w:val="000B1408"/>
    <w:rsid w:val="000B1487"/>
    <w:rsid w:val="000B16B4"/>
    <w:rsid w:val="000B16DC"/>
    <w:rsid w:val="000B1A69"/>
    <w:rsid w:val="000B1A76"/>
    <w:rsid w:val="000B2675"/>
    <w:rsid w:val="000B27D2"/>
    <w:rsid w:val="000B2F03"/>
    <w:rsid w:val="000B425A"/>
    <w:rsid w:val="000B4427"/>
    <w:rsid w:val="000B457A"/>
    <w:rsid w:val="000B499E"/>
    <w:rsid w:val="000B4A8B"/>
    <w:rsid w:val="000B4B6E"/>
    <w:rsid w:val="000B4F02"/>
    <w:rsid w:val="000B5541"/>
    <w:rsid w:val="000B56B2"/>
    <w:rsid w:val="000B5992"/>
    <w:rsid w:val="000B5A34"/>
    <w:rsid w:val="000B66D7"/>
    <w:rsid w:val="000B6A17"/>
    <w:rsid w:val="000B6C66"/>
    <w:rsid w:val="000B6D03"/>
    <w:rsid w:val="000B6ECE"/>
    <w:rsid w:val="000B6F18"/>
    <w:rsid w:val="000B74B6"/>
    <w:rsid w:val="000B7849"/>
    <w:rsid w:val="000B78EF"/>
    <w:rsid w:val="000B7DCB"/>
    <w:rsid w:val="000B7EB9"/>
    <w:rsid w:val="000C0244"/>
    <w:rsid w:val="000C175D"/>
    <w:rsid w:val="000C1D14"/>
    <w:rsid w:val="000C1EB6"/>
    <w:rsid w:val="000C1EDF"/>
    <w:rsid w:val="000C1FEA"/>
    <w:rsid w:val="000C2484"/>
    <w:rsid w:val="000C2610"/>
    <w:rsid w:val="000C3216"/>
    <w:rsid w:val="000C328E"/>
    <w:rsid w:val="000C33B4"/>
    <w:rsid w:val="000C3452"/>
    <w:rsid w:val="000C369A"/>
    <w:rsid w:val="000C3CEC"/>
    <w:rsid w:val="000C441F"/>
    <w:rsid w:val="000C46DD"/>
    <w:rsid w:val="000C4812"/>
    <w:rsid w:val="000C4DE3"/>
    <w:rsid w:val="000C4E34"/>
    <w:rsid w:val="000C4F68"/>
    <w:rsid w:val="000C5010"/>
    <w:rsid w:val="000C53F7"/>
    <w:rsid w:val="000C5580"/>
    <w:rsid w:val="000C55D2"/>
    <w:rsid w:val="000C58C5"/>
    <w:rsid w:val="000C6145"/>
    <w:rsid w:val="000C6651"/>
    <w:rsid w:val="000C68AE"/>
    <w:rsid w:val="000C6B7C"/>
    <w:rsid w:val="000C6B85"/>
    <w:rsid w:val="000C6F48"/>
    <w:rsid w:val="000C769B"/>
    <w:rsid w:val="000C7807"/>
    <w:rsid w:val="000C7847"/>
    <w:rsid w:val="000C796C"/>
    <w:rsid w:val="000D0303"/>
    <w:rsid w:val="000D0B04"/>
    <w:rsid w:val="000D0D1B"/>
    <w:rsid w:val="000D0DCF"/>
    <w:rsid w:val="000D0FF0"/>
    <w:rsid w:val="000D1027"/>
    <w:rsid w:val="000D1771"/>
    <w:rsid w:val="000D1A13"/>
    <w:rsid w:val="000D1B65"/>
    <w:rsid w:val="000D1E0C"/>
    <w:rsid w:val="000D1EC7"/>
    <w:rsid w:val="000D2183"/>
    <w:rsid w:val="000D2262"/>
    <w:rsid w:val="000D26AA"/>
    <w:rsid w:val="000D272F"/>
    <w:rsid w:val="000D2B4A"/>
    <w:rsid w:val="000D2DFD"/>
    <w:rsid w:val="000D33AB"/>
    <w:rsid w:val="000D34FD"/>
    <w:rsid w:val="000D380D"/>
    <w:rsid w:val="000D3C6E"/>
    <w:rsid w:val="000D3C6F"/>
    <w:rsid w:val="000D3D2B"/>
    <w:rsid w:val="000D40A2"/>
    <w:rsid w:val="000D40E4"/>
    <w:rsid w:val="000D43AD"/>
    <w:rsid w:val="000D4B9F"/>
    <w:rsid w:val="000D54E1"/>
    <w:rsid w:val="000D5741"/>
    <w:rsid w:val="000D59CE"/>
    <w:rsid w:val="000D5A7F"/>
    <w:rsid w:val="000D5DF0"/>
    <w:rsid w:val="000D5E32"/>
    <w:rsid w:val="000D5E52"/>
    <w:rsid w:val="000D60E0"/>
    <w:rsid w:val="000D6515"/>
    <w:rsid w:val="000D69CB"/>
    <w:rsid w:val="000D6C4B"/>
    <w:rsid w:val="000D6CDB"/>
    <w:rsid w:val="000D7157"/>
    <w:rsid w:val="000D720F"/>
    <w:rsid w:val="000D78CD"/>
    <w:rsid w:val="000E049A"/>
    <w:rsid w:val="000E0985"/>
    <w:rsid w:val="000E09DC"/>
    <w:rsid w:val="000E1129"/>
    <w:rsid w:val="000E16D7"/>
    <w:rsid w:val="000E192A"/>
    <w:rsid w:val="000E1951"/>
    <w:rsid w:val="000E1C94"/>
    <w:rsid w:val="000E201B"/>
    <w:rsid w:val="000E2330"/>
    <w:rsid w:val="000E2504"/>
    <w:rsid w:val="000E2775"/>
    <w:rsid w:val="000E2996"/>
    <w:rsid w:val="000E2F61"/>
    <w:rsid w:val="000E39B9"/>
    <w:rsid w:val="000E3EFA"/>
    <w:rsid w:val="000E4039"/>
    <w:rsid w:val="000E429D"/>
    <w:rsid w:val="000E4E62"/>
    <w:rsid w:val="000E50F8"/>
    <w:rsid w:val="000E591A"/>
    <w:rsid w:val="000E5998"/>
    <w:rsid w:val="000E5D18"/>
    <w:rsid w:val="000E5E1C"/>
    <w:rsid w:val="000E6461"/>
    <w:rsid w:val="000E6732"/>
    <w:rsid w:val="000E6BC0"/>
    <w:rsid w:val="000E78FA"/>
    <w:rsid w:val="000F0A55"/>
    <w:rsid w:val="000F17AA"/>
    <w:rsid w:val="000F1C2A"/>
    <w:rsid w:val="000F1CE8"/>
    <w:rsid w:val="000F1E51"/>
    <w:rsid w:val="000F1FE8"/>
    <w:rsid w:val="000F2AFA"/>
    <w:rsid w:val="000F3180"/>
    <w:rsid w:val="000F3512"/>
    <w:rsid w:val="000F3B3C"/>
    <w:rsid w:val="000F3F33"/>
    <w:rsid w:val="000F411C"/>
    <w:rsid w:val="000F4373"/>
    <w:rsid w:val="000F4856"/>
    <w:rsid w:val="000F4C81"/>
    <w:rsid w:val="000F4EFF"/>
    <w:rsid w:val="000F537C"/>
    <w:rsid w:val="000F5800"/>
    <w:rsid w:val="000F5B02"/>
    <w:rsid w:val="000F5E1F"/>
    <w:rsid w:val="000F60D3"/>
    <w:rsid w:val="000F6490"/>
    <w:rsid w:val="000F64C5"/>
    <w:rsid w:val="000F66F0"/>
    <w:rsid w:val="000F671A"/>
    <w:rsid w:val="000F6A42"/>
    <w:rsid w:val="000F6CEA"/>
    <w:rsid w:val="000F7A3A"/>
    <w:rsid w:val="000F7B1C"/>
    <w:rsid w:val="000F7C99"/>
    <w:rsid w:val="000F7D3C"/>
    <w:rsid w:val="0010072B"/>
    <w:rsid w:val="0010110E"/>
    <w:rsid w:val="001015F2"/>
    <w:rsid w:val="00101721"/>
    <w:rsid w:val="00101864"/>
    <w:rsid w:val="001018B5"/>
    <w:rsid w:val="001025E9"/>
    <w:rsid w:val="00102765"/>
    <w:rsid w:val="00102A07"/>
    <w:rsid w:val="00102A83"/>
    <w:rsid w:val="00102E2A"/>
    <w:rsid w:val="001033C4"/>
    <w:rsid w:val="001037F1"/>
    <w:rsid w:val="00103F29"/>
    <w:rsid w:val="00104138"/>
    <w:rsid w:val="00104671"/>
    <w:rsid w:val="00104FF1"/>
    <w:rsid w:val="00105208"/>
    <w:rsid w:val="00106038"/>
    <w:rsid w:val="0010611C"/>
    <w:rsid w:val="001064BF"/>
    <w:rsid w:val="001067F0"/>
    <w:rsid w:val="001074CE"/>
    <w:rsid w:val="0011008C"/>
    <w:rsid w:val="001102B7"/>
    <w:rsid w:val="00110ADE"/>
    <w:rsid w:val="00110BB3"/>
    <w:rsid w:val="00110BEC"/>
    <w:rsid w:val="0011111F"/>
    <w:rsid w:val="0011139F"/>
    <w:rsid w:val="001113B3"/>
    <w:rsid w:val="001116A0"/>
    <w:rsid w:val="0011181F"/>
    <w:rsid w:val="00111B9B"/>
    <w:rsid w:val="00112293"/>
    <w:rsid w:val="00112573"/>
    <w:rsid w:val="00112F49"/>
    <w:rsid w:val="00112FE7"/>
    <w:rsid w:val="0011359B"/>
    <w:rsid w:val="00113CDA"/>
    <w:rsid w:val="00113E9B"/>
    <w:rsid w:val="001140BC"/>
    <w:rsid w:val="00114AA9"/>
    <w:rsid w:val="00114E0C"/>
    <w:rsid w:val="00115A4A"/>
    <w:rsid w:val="00115CD9"/>
    <w:rsid w:val="00115E02"/>
    <w:rsid w:val="001163E8"/>
    <w:rsid w:val="00116425"/>
    <w:rsid w:val="001164DA"/>
    <w:rsid w:val="001165FF"/>
    <w:rsid w:val="0011665E"/>
    <w:rsid w:val="00116778"/>
    <w:rsid w:val="001168A8"/>
    <w:rsid w:val="001176E2"/>
    <w:rsid w:val="00117707"/>
    <w:rsid w:val="00117BEE"/>
    <w:rsid w:val="00117C26"/>
    <w:rsid w:val="0012088E"/>
    <w:rsid w:val="00120AB6"/>
    <w:rsid w:val="00120E1B"/>
    <w:rsid w:val="0012111B"/>
    <w:rsid w:val="00121376"/>
    <w:rsid w:val="0012186D"/>
    <w:rsid w:val="00121AC8"/>
    <w:rsid w:val="00121B76"/>
    <w:rsid w:val="00121C20"/>
    <w:rsid w:val="00121DFE"/>
    <w:rsid w:val="00122027"/>
    <w:rsid w:val="001221C3"/>
    <w:rsid w:val="0012299F"/>
    <w:rsid w:val="00122B08"/>
    <w:rsid w:val="00122BD1"/>
    <w:rsid w:val="00122DC3"/>
    <w:rsid w:val="00122F65"/>
    <w:rsid w:val="001231C4"/>
    <w:rsid w:val="001233BA"/>
    <w:rsid w:val="00123607"/>
    <w:rsid w:val="00123AB2"/>
    <w:rsid w:val="00123DD8"/>
    <w:rsid w:val="00123FB2"/>
    <w:rsid w:val="0012429D"/>
    <w:rsid w:val="00124578"/>
    <w:rsid w:val="001245AE"/>
    <w:rsid w:val="001246FF"/>
    <w:rsid w:val="00124BEA"/>
    <w:rsid w:val="00124C5F"/>
    <w:rsid w:val="00124D2B"/>
    <w:rsid w:val="001251B9"/>
    <w:rsid w:val="00125549"/>
    <w:rsid w:val="00125EAD"/>
    <w:rsid w:val="001260F7"/>
    <w:rsid w:val="00126C83"/>
    <w:rsid w:val="0012732E"/>
    <w:rsid w:val="0012734B"/>
    <w:rsid w:val="0012785F"/>
    <w:rsid w:val="0012794A"/>
    <w:rsid w:val="00127B4E"/>
    <w:rsid w:val="00127CC5"/>
    <w:rsid w:val="00127F6E"/>
    <w:rsid w:val="001300A6"/>
    <w:rsid w:val="001302B7"/>
    <w:rsid w:val="00130535"/>
    <w:rsid w:val="00130812"/>
    <w:rsid w:val="0013086B"/>
    <w:rsid w:val="00130938"/>
    <w:rsid w:val="00130C9B"/>
    <w:rsid w:val="00130F9B"/>
    <w:rsid w:val="00130FA2"/>
    <w:rsid w:val="00131124"/>
    <w:rsid w:val="001311CF"/>
    <w:rsid w:val="00131467"/>
    <w:rsid w:val="001315C8"/>
    <w:rsid w:val="001317EC"/>
    <w:rsid w:val="00131C14"/>
    <w:rsid w:val="00131C33"/>
    <w:rsid w:val="00131C65"/>
    <w:rsid w:val="00131EDA"/>
    <w:rsid w:val="00131F8E"/>
    <w:rsid w:val="0013212C"/>
    <w:rsid w:val="001321DD"/>
    <w:rsid w:val="00132248"/>
    <w:rsid w:val="00132525"/>
    <w:rsid w:val="00132A4B"/>
    <w:rsid w:val="00132B39"/>
    <w:rsid w:val="00132B73"/>
    <w:rsid w:val="00132C8B"/>
    <w:rsid w:val="00132FDC"/>
    <w:rsid w:val="00133A0E"/>
    <w:rsid w:val="00133AFC"/>
    <w:rsid w:val="00133DB5"/>
    <w:rsid w:val="00134598"/>
    <w:rsid w:val="00134B70"/>
    <w:rsid w:val="00134CB8"/>
    <w:rsid w:val="00134FC7"/>
    <w:rsid w:val="00135035"/>
    <w:rsid w:val="00135273"/>
    <w:rsid w:val="001353B5"/>
    <w:rsid w:val="00135C87"/>
    <w:rsid w:val="00135F94"/>
    <w:rsid w:val="00136644"/>
    <w:rsid w:val="001366F9"/>
    <w:rsid w:val="00136947"/>
    <w:rsid w:val="00136B99"/>
    <w:rsid w:val="00136CE6"/>
    <w:rsid w:val="00136E2D"/>
    <w:rsid w:val="00136EFA"/>
    <w:rsid w:val="001370DC"/>
    <w:rsid w:val="0013718D"/>
    <w:rsid w:val="00137273"/>
    <w:rsid w:val="0013771C"/>
    <w:rsid w:val="0013772F"/>
    <w:rsid w:val="0013791D"/>
    <w:rsid w:val="00137999"/>
    <w:rsid w:val="00137B51"/>
    <w:rsid w:val="00137D03"/>
    <w:rsid w:val="00137DB0"/>
    <w:rsid w:val="00137F79"/>
    <w:rsid w:val="00137FCE"/>
    <w:rsid w:val="00140364"/>
    <w:rsid w:val="00140526"/>
    <w:rsid w:val="001407D7"/>
    <w:rsid w:val="0014095F"/>
    <w:rsid w:val="00140FCC"/>
    <w:rsid w:val="00141183"/>
    <w:rsid w:val="001415D5"/>
    <w:rsid w:val="0014169E"/>
    <w:rsid w:val="00141998"/>
    <w:rsid w:val="00141B82"/>
    <w:rsid w:val="00142132"/>
    <w:rsid w:val="00142165"/>
    <w:rsid w:val="001421C2"/>
    <w:rsid w:val="00142369"/>
    <w:rsid w:val="0014246E"/>
    <w:rsid w:val="001433A8"/>
    <w:rsid w:val="00143648"/>
    <w:rsid w:val="001436B1"/>
    <w:rsid w:val="00143ECB"/>
    <w:rsid w:val="00144079"/>
    <w:rsid w:val="0014415B"/>
    <w:rsid w:val="0014419E"/>
    <w:rsid w:val="0014461F"/>
    <w:rsid w:val="00145512"/>
    <w:rsid w:val="00145686"/>
    <w:rsid w:val="00145B2C"/>
    <w:rsid w:val="0014670D"/>
    <w:rsid w:val="001467DD"/>
    <w:rsid w:val="00146AE2"/>
    <w:rsid w:val="00146E40"/>
    <w:rsid w:val="00146E98"/>
    <w:rsid w:val="00147801"/>
    <w:rsid w:val="00147C08"/>
    <w:rsid w:val="00147E03"/>
    <w:rsid w:val="00150080"/>
    <w:rsid w:val="001500C5"/>
    <w:rsid w:val="0015014A"/>
    <w:rsid w:val="00150604"/>
    <w:rsid w:val="0015067F"/>
    <w:rsid w:val="001515DB"/>
    <w:rsid w:val="001518B0"/>
    <w:rsid w:val="00151933"/>
    <w:rsid w:val="00151ADC"/>
    <w:rsid w:val="00151BB2"/>
    <w:rsid w:val="00151D35"/>
    <w:rsid w:val="00151E34"/>
    <w:rsid w:val="0015208A"/>
    <w:rsid w:val="001528E9"/>
    <w:rsid w:val="00152B38"/>
    <w:rsid w:val="00152F96"/>
    <w:rsid w:val="001533E9"/>
    <w:rsid w:val="00153569"/>
    <w:rsid w:val="0015387C"/>
    <w:rsid w:val="00153E9A"/>
    <w:rsid w:val="00153EDE"/>
    <w:rsid w:val="00154314"/>
    <w:rsid w:val="00154F00"/>
    <w:rsid w:val="001551E7"/>
    <w:rsid w:val="00155228"/>
    <w:rsid w:val="0015541D"/>
    <w:rsid w:val="00155594"/>
    <w:rsid w:val="001555F8"/>
    <w:rsid w:val="00155B81"/>
    <w:rsid w:val="00155C1E"/>
    <w:rsid w:val="0015650F"/>
    <w:rsid w:val="0015658B"/>
    <w:rsid w:val="001565ED"/>
    <w:rsid w:val="00156640"/>
    <w:rsid w:val="00156F14"/>
    <w:rsid w:val="00157380"/>
    <w:rsid w:val="0015792A"/>
    <w:rsid w:val="00157B63"/>
    <w:rsid w:val="00160643"/>
    <w:rsid w:val="00160C84"/>
    <w:rsid w:val="001610C8"/>
    <w:rsid w:val="00161B22"/>
    <w:rsid w:val="001620AC"/>
    <w:rsid w:val="0016256E"/>
    <w:rsid w:val="00162640"/>
    <w:rsid w:val="00162751"/>
    <w:rsid w:val="00162D74"/>
    <w:rsid w:val="00163194"/>
    <w:rsid w:val="001634F0"/>
    <w:rsid w:val="001634F2"/>
    <w:rsid w:val="0016363F"/>
    <w:rsid w:val="001637B1"/>
    <w:rsid w:val="00163913"/>
    <w:rsid w:val="001639E4"/>
    <w:rsid w:val="00163F9C"/>
    <w:rsid w:val="00164120"/>
    <w:rsid w:val="00164495"/>
    <w:rsid w:val="00164655"/>
    <w:rsid w:val="001647BB"/>
    <w:rsid w:val="001648DF"/>
    <w:rsid w:val="00164926"/>
    <w:rsid w:val="001649BE"/>
    <w:rsid w:val="00164C77"/>
    <w:rsid w:val="00164F66"/>
    <w:rsid w:val="00165232"/>
    <w:rsid w:val="00165551"/>
    <w:rsid w:val="001655DE"/>
    <w:rsid w:val="00165940"/>
    <w:rsid w:val="00165B60"/>
    <w:rsid w:val="00165B9A"/>
    <w:rsid w:val="00166A3A"/>
    <w:rsid w:val="00166BBD"/>
    <w:rsid w:val="00166BDD"/>
    <w:rsid w:val="00166F0D"/>
    <w:rsid w:val="001674AF"/>
    <w:rsid w:val="001679A1"/>
    <w:rsid w:val="00167BBD"/>
    <w:rsid w:val="00167E5F"/>
    <w:rsid w:val="00167E63"/>
    <w:rsid w:val="00170556"/>
    <w:rsid w:val="00170680"/>
    <w:rsid w:val="001707FA"/>
    <w:rsid w:val="00170EA7"/>
    <w:rsid w:val="00171012"/>
    <w:rsid w:val="0017139C"/>
    <w:rsid w:val="001715A0"/>
    <w:rsid w:val="001716AB"/>
    <w:rsid w:val="0017181C"/>
    <w:rsid w:val="001719EC"/>
    <w:rsid w:val="0017234C"/>
    <w:rsid w:val="001727E4"/>
    <w:rsid w:val="00172F50"/>
    <w:rsid w:val="00172FF1"/>
    <w:rsid w:val="0017347B"/>
    <w:rsid w:val="00173685"/>
    <w:rsid w:val="001736D6"/>
    <w:rsid w:val="001739BF"/>
    <w:rsid w:val="00174043"/>
    <w:rsid w:val="00174269"/>
    <w:rsid w:val="0017473C"/>
    <w:rsid w:val="0017476F"/>
    <w:rsid w:val="001749E3"/>
    <w:rsid w:val="00174DB4"/>
    <w:rsid w:val="00175001"/>
    <w:rsid w:val="001750F6"/>
    <w:rsid w:val="00175318"/>
    <w:rsid w:val="00175364"/>
    <w:rsid w:val="001754B2"/>
    <w:rsid w:val="001755A3"/>
    <w:rsid w:val="00175722"/>
    <w:rsid w:val="00175993"/>
    <w:rsid w:val="00175A43"/>
    <w:rsid w:val="00175C60"/>
    <w:rsid w:val="00175D49"/>
    <w:rsid w:val="00175E61"/>
    <w:rsid w:val="00175F33"/>
    <w:rsid w:val="001762C1"/>
    <w:rsid w:val="0017650E"/>
    <w:rsid w:val="00176600"/>
    <w:rsid w:val="00176D09"/>
    <w:rsid w:val="00176D3C"/>
    <w:rsid w:val="001773A3"/>
    <w:rsid w:val="001774E8"/>
    <w:rsid w:val="0017781D"/>
    <w:rsid w:val="00177942"/>
    <w:rsid w:val="00177A63"/>
    <w:rsid w:val="00177D66"/>
    <w:rsid w:val="00177DCD"/>
    <w:rsid w:val="00177E8E"/>
    <w:rsid w:val="00177F78"/>
    <w:rsid w:val="00180002"/>
    <w:rsid w:val="00180112"/>
    <w:rsid w:val="001803AA"/>
    <w:rsid w:val="00180659"/>
    <w:rsid w:val="00180E7C"/>
    <w:rsid w:val="001810C1"/>
    <w:rsid w:val="001810F9"/>
    <w:rsid w:val="00181A73"/>
    <w:rsid w:val="00181F55"/>
    <w:rsid w:val="00181F74"/>
    <w:rsid w:val="00182042"/>
    <w:rsid w:val="00182A22"/>
    <w:rsid w:val="00182DE8"/>
    <w:rsid w:val="00182F8A"/>
    <w:rsid w:val="00183241"/>
    <w:rsid w:val="00183A48"/>
    <w:rsid w:val="00184604"/>
    <w:rsid w:val="0018478F"/>
    <w:rsid w:val="001851D9"/>
    <w:rsid w:val="00185A0A"/>
    <w:rsid w:val="00185D56"/>
    <w:rsid w:val="00185DBE"/>
    <w:rsid w:val="00186274"/>
    <w:rsid w:val="001865C6"/>
    <w:rsid w:val="00186902"/>
    <w:rsid w:val="00186E94"/>
    <w:rsid w:val="00187007"/>
    <w:rsid w:val="00187080"/>
    <w:rsid w:val="00187626"/>
    <w:rsid w:val="00187AEB"/>
    <w:rsid w:val="00187B32"/>
    <w:rsid w:val="00187DC4"/>
    <w:rsid w:val="00187E0B"/>
    <w:rsid w:val="00187E45"/>
    <w:rsid w:val="00191009"/>
    <w:rsid w:val="0019162B"/>
    <w:rsid w:val="00191704"/>
    <w:rsid w:val="0019182C"/>
    <w:rsid w:val="001918A8"/>
    <w:rsid w:val="00191AF2"/>
    <w:rsid w:val="00191D58"/>
    <w:rsid w:val="00191EAC"/>
    <w:rsid w:val="001921BD"/>
    <w:rsid w:val="001926C3"/>
    <w:rsid w:val="001928AD"/>
    <w:rsid w:val="001929CC"/>
    <w:rsid w:val="00192A1F"/>
    <w:rsid w:val="00193643"/>
    <w:rsid w:val="0019383D"/>
    <w:rsid w:val="00193EE8"/>
    <w:rsid w:val="00194ABF"/>
    <w:rsid w:val="0019514C"/>
    <w:rsid w:val="00195235"/>
    <w:rsid w:val="00195374"/>
    <w:rsid w:val="001953D5"/>
    <w:rsid w:val="001954B6"/>
    <w:rsid w:val="00195A0C"/>
    <w:rsid w:val="00195A3F"/>
    <w:rsid w:val="00195AD7"/>
    <w:rsid w:val="00195E35"/>
    <w:rsid w:val="0019653A"/>
    <w:rsid w:val="001965FE"/>
    <w:rsid w:val="00196728"/>
    <w:rsid w:val="001969F2"/>
    <w:rsid w:val="001970AF"/>
    <w:rsid w:val="001970D3"/>
    <w:rsid w:val="001970DE"/>
    <w:rsid w:val="0019760C"/>
    <w:rsid w:val="0019779F"/>
    <w:rsid w:val="00197CED"/>
    <w:rsid w:val="001A02D9"/>
    <w:rsid w:val="001A0489"/>
    <w:rsid w:val="001A0700"/>
    <w:rsid w:val="001A0E8B"/>
    <w:rsid w:val="001A0F54"/>
    <w:rsid w:val="001A12E7"/>
    <w:rsid w:val="001A1397"/>
    <w:rsid w:val="001A1580"/>
    <w:rsid w:val="001A22BC"/>
    <w:rsid w:val="001A2534"/>
    <w:rsid w:val="001A2670"/>
    <w:rsid w:val="001A26B1"/>
    <w:rsid w:val="001A2BC2"/>
    <w:rsid w:val="001A2C01"/>
    <w:rsid w:val="001A2C66"/>
    <w:rsid w:val="001A2EC1"/>
    <w:rsid w:val="001A2FC0"/>
    <w:rsid w:val="001A3B7F"/>
    <w:rsid w:val="001A3D0A"/>
    <w:rsid w:val="001A422B"/>
    <w:rsid w:val="001A4636"/>
    <w:rsid w:val="001A46A8"/>
    <w:rsid w:val="001A46AC"/>
    <w:rsid w:val="001A46F9"/>
    <w:rsid w:val="001A4A79"/>
    <w:rsid w:val="001A4D1F"/>
    <w:rsid w:val="001A4E1A"/>
    <w:rsid w:val="001A4EE3"/>
    <w:rsid w:val="001A51BF"/>
    <w:rsid w:val="001A526B"/>
    <w:rsid w:val="001A52CA"/>
    <w:rsid w:val="001A587B"/>
    <w:rsid w:val="001A5AF6"/>
    <w:rsid w:val="001A5E89"/>
    <w:rsid w:val="001A61B4"/>
    <w:rsid w:val="001A6338"/>
    <w:rsid w:val="001A6369"/>
    <w:rsid w:val="001A6424"/>
    <w:rsid w:val="001A657D"/>
    <w:rsid w:val="001A65FD"/>
    <w:rsid w:val="001A6D1B"/>
    <w:rsid w:val="001A76F7"/>
    <w:rsid w:val="001A7C9A"/>
    <w:rsid w:val="001A7F92"/>
    <w:rsid w:val="001B0079"/>
    <w:rsid w:val="001B037A"/>
    <w:rsid w:val="001B078E"/>
    <w:rsid w:val="001B08D2"/>
    <w:rsid w:val="001B0D12"/>
    <w:rsid w:val="001B0D42"/>
    <w:rsid w:val="001B11C2"/>
    <w:rsid w:val="001B138D"/>
    <w:rsid w:val="001B1604"/>
    <w:rsid w:val="001B1AD3"/>
    <w:rsid w:val="001B1D5F"/>
    <w:rsid w:val="001B1EF7"/>
    <w:rsid w:val="001B20E5"/>
    <w:rsid w:val="001B21D3"/>
    <w:rsid w:val="001B2256"/>
    <w:rsid w:val="001B2672"/>
    <w:rsid w:val="001B2DC0"/>
    <w:rsid w:val="001B3028"/>
    <w:rsid w:val="001B30DD"/>
    <w:rsid w:val="001B334B"/>
    <w:rsid w:val="001B3973"/>
    <w:rsid w:val="001B412B"/>
    <w:rsid w:val="001B413E"/>
    <w:rsid w:val="001B468E"/>
    <w:rsid w:val="001B486C"/>
    <w:rsid w:val="001B48A0"/>
    <w:rsid w:val="001B4BC6"/>
    <w:rsid w:val="001B4C46"/>
    <w:rsid w:val="001B4DC7"/>
    <w:rsid w:val="001B4E6F"/>
    <w:rsid w:val="001B50B2"/>
    <w:rsid w:val="001B5115"/>
    <w:rsid w:val="001B5AC8"/>
    <w:rsid w:val="001B5D3D"/>
    <w:rsid w:val="001B6027"/>
    <w:rsid w:val="001B6824"/>
    <w:rsid w:val="001B6A83"/>
    <w:rsid w:val="001B6C42"/>
    <w:rsid w:val="001B7113"/>
    <w:rsid w:val="001B715B"/>
    <w:rsid w:val="001B774A"/>
    <w:rsid w:val="001B785B"/>
    <w:rsid w:val="001B7B1A"/>
    <w:rsid w:val="001C00E3"/>
    <w:rsid w:val="001C06BE"/>
    <w:rsid w:val="001C0722"/>
    <w:rsid w:val="001C07FF"/>
    <w:rsid w:val="001C080D"/>
    <w:rsid w:val="001C0B25"/>
    <w:rsid w:val="001C0D0E"/>
    <w:rsid w:val="001C1324"/>
    <w:rsid w:val="001C1A1C"/>
    <w:rsid w:val="001C1E80"/>
    <w:rsid w:val="001C1EB1"/>
    <w:rsid w:val="001C251F"/>
    <w:rsid w:val="001C2541"/>
    <w:rsid w:val="001C2FDD"/>
    <w:rsid w:val="001C3159"/>
    <w:rsid w:val="001C319F"/>
    <w:rsid w:val="001C31F0"/>
    <w:rsid w:val="001C3230"/>
    <w:rsid w:val="001C3BDB"/>
    <w:rsid w:val="001C3BDD"/>
    <w:rsid w:val="001C3C7C"/>
    <w:rsid w:val="001C3E32"/>
    <w:rsid w:val="001C405C"/>
    <w:rsid w:val="001C4D66"/>
    <w:rsid w:val="001C4F5F"/>
    <w:rsid w:val="001C503D"/>
    <w:rsid w:val="001C565F"/>
    <w:rsid w:val="001C57DE"/>
    <w:rsid w:val="001C59AE"/>
    <w:rsid w:val="001C5C47"/>
    <w:rsid w:val="001C60C0"/>
    <w:rsid w:val="001C60DC"/>
    <w:rsid w:val="001C67DC"/>
    <w:rsid w:val="001C68ED"/>
    <w:rsid w:val="001C6B10"/>
    <w:rsid w:val="001C743E"/>
    <w:rsid w:val="001C7891"/>
    <w:rsid w:val="001C7924"/>
    <w:rsid w:val="001C7A91"/>
    <w:rsid w:val="001C7E05"/>
    <w:rsid w:val="001D003E"/>
    <w:rsid w:val="001D01FB"/>
    <w:rsid w:val="001D03E6"/>
    <w:rsid w:val="001D0450"/>
    <w:rsid w:val="001D04EA"/>
    <w:rsid w:val="001D04F7"/>
    <w:rsid w:val="001D0711"/>
    <w:rsid w:val="001D0AAA"/>
    <w:rsid w:val="001D0B2A"/>
    <w:rsid w:val="001D0F25"/>
    <w:rsid w:val="001D101E"/>
    <w:rsid w:val="001D1249"/>
    <w:rsid w:val="001D1334"/>
    <w:rsid w:val="001D1A55"/>
    <w:rsid w:val="001D1DAD"/>
    <w:rsid w:val="001D1E74"/>
    <w:rsid w:val="001D20C9"/>
    <w:rsid w:val="001D21EA"/>
    <w:rsid w:val="001D225B"/>
    <w:rsid w:val="001D2332"/>
    <w:rsid w:val="001D239B"/>
    <w:rsid w:val="001D27D0"/>
    <w:rsid w:val="001D2EA2"/>
    <w:rsid w:val="001D3155"/>
    <w:rsid w:val="001D361A"/>
    <w:rsid w:val="001D3AE7"/>
    <w:rsid w:val="001D4142"/>
    <w:rsid w:val="001D41D3"/>
    <w:rsid w:val="001D42B5"/>
    <w:rsid w:val="001D45F3"/>
    <w:rsid w:val="001D46BD"/>
    <w:rsid w:val="001D4819"/>
    <w:rsid w:val="001D4B1C"/>
    <w:rsid w:val="001D50EF"/>
    <w:rsid w:val="001D510F"/>
    <w:rsid w:val="001D56E4"/>
    <w:rsid w:val="001D579B"/>
    <w:rsid w:val="001D5A01"/>
    <w:rsid w:val="001D5C31"/>
    <w:rsid w:val="001D5DE5"/>
    <w:rsid w:val="001D639E"/>
    <w:rsid w:val="001D64B6"/>
    <w:rsid w:val="001D6880"/>
    <w:rsid w:val="001D7101"/>
    <w:rsid w:val="001D7600"/>
    <w:rsid w:val="001D7602"/>
    <w:rsid w:val="001D7753"/>
    <w:rsid w:val="001D78FD"/>
    <w:rsid w:val="001D7F66"/>
    <w:rsid w:val="001E037F"/>
    <w:rsid w:val="001E05D6"/>
    <w:rsid w:val="001E06F5"/>
    <w:rsid w:val="001E0A8B"/>
    <w:rsid w:val="001E0B87"/>
    <w:rsid w:val="001E0DFB"/>
    <w:rsid w:val="001E15AC"/>
    <w:rsid w:val="001E17D9"/>
    <w:rsid w:val="001E17E5"/>
    <w:rsid w:val="001E17E6"/>
    <w:rsid w:val="001E1B50"/>
    <w:rsid w:val="001E1C8E"/>
    <w:rsid w:val="001E1E5C"/>
    <w:rsid w:val="001E2438"/>
    <w:rsid w:val="001E258C"/>
    <w:rsid w:val="001E25F9"/>
    <w:rsid w:val="001E2A82"/>
    <w:rsid w:val="001E2B17"/>
    <w:rsid w:val="001E3E08"/>
    <w:rsid w:val="001E46A8"/>
    <w:rsid w:val="001E4747"/>
    <w:rsid w:val="001E4A6B"/>
    <w:rsid w:val="001E4AE6"/>
    <w:rsid w:val="001E4B87"/>
    <w:rsid w:val="001E4C3C"/>
    <w:rsid w:val="001E4D89"/>
    <w:rsid w:val="001E4F11"/>
    <w:rsid w:val="001E51F6"/>
    <w:rsid w:val="001E542B"/>
    <w:rsid w:val="001E564C"/>
    <w:rsid w:val="001E5839"/>
    <w:rsid w:val="001E5947"/>
    <w:rsid w:val="001E5D76"/>
    <w:rsid w:val="001E60A3"/>
    <w:rsid w:val="001E60A9"/>
    <w:rsid w:val="001E6682"/>
    <w:rsid w:val="001E675A"/>
    <w:rsid w:val="001E6A33"/>
    <w:rsid w:val="001E6BDA"/>
    <w:rsid w:val="001E71EA"/>
    <w:rsid w:val="001E7428"/>
    <w:rsid w:val="001E7613"/>
    <w:rsid w:val="001E793D"/>
    <w:rsid w:val="001E7AB4"/>
    <w:rsid w:val="001E7D54"/>
    <w:rsid w:val="001E7E75"/>
    <w:rsid w:val="001F00BD"/>
    <w:rsid w:val="001F09BA"/>
    <w:rsid w:val="001F0F90"/>
    <w:rsid w:val="001F106E"/>
    <w:rsid w:val="001F1093"/>
    <w:rsid w:val="001F1170"/>
    <w:rsid w:val="001F16DD"/>
    <w:rsid w:val="001F1B07"/>
    <w:rsid w:val="001F1BDF"/>
    <w:rsid w:val="001F1D79"/>
    <w:rsid w:val="001F1DFE"/>
    <w:rsid w:val="001F2498"/>
    <w:rsid w:val="001F2A72"/>
    <w:rsid w:val="001F2A7F"/>
    <w:rsid w:val="001F2CF6"/>
    <w:rsid w:val="001F2D96"/>
    <w:rsid w:val="001F2ED1"/>
    <w:rsid w:val="001F2F89"/>
    <w:rsid w:val="001F370D"/>
    <w:rsid w:val="001F3A8D"/>
    <w:rsid w:val="001F3CB9"/>
    <w:rsid w:val="001F3D4C"/>
    <w:rsid w:val="001F3E06"/>
    <w:rsid w:val="001F3F4C"/>
    <w:rsid w:val="001F3FDF"/>
    <w:rsid w:val="001F4031"/>
    <w:rsid w:val="001F4269"/>
    <w:rsid w:val="001F4393"/>
    <w:rsid w:val="001F4F24"/>
    <w:rsid w:val="001F51E4"/>
    <w:rsid w:val="001F559D"/>
    <w:rsid w:val="001F584E"/>
    <w:rsid w:val="001F589B"/>
    <w:rsid w:val="001F6030"/>
    <w:rsid w:val="001F6B62"/>
    <w:rsid w:val="001F7626"/>
    <w:rsid w:val="001F7A11"/>
    <w:rsid w:val="001F7B39"/>
    <w:rsid w:val="001F7F42"/>
    <w:rsid w:val="002000CE"/>
    <w:rsid w:val="002000DE"/>
    <w:rsid w:val="002001D6"/>
    <w:rsid w:val="00200360"/>
    <w:rsid w:val="002005E6"/>
    <w:rsid w:val="00200B72"/>
    <w:rsid w:val="00200D59"/>
    <w:rsid w:val="002010B6"/>
    <w:rsid w:val="002015EF"/>
    <w:rsid w:val="00201648"/>
    <w:rsid w:val="00201664"/>
    <w:rsid w:val="00201897"/>
    <w:rsid w:val="00201F85"/>
    <w:rsid w:val="00202034"/>
    <w:rsid w:val="00202135"/>
    <w:rsid w:val="00202390"/>
    <w:rsid w:val="00202EC9"/>
    <w:rsid w:val="00203587"/>
    <w:rsid w:val="00203705"/>
    <w:rsid w:val="0020422D"/>
    <w:rsid w:val="00204702"/>
    <w:rsid w:val="0020493C"/>
    <w:rsid w:val="0020508A"/>
    <w:rsid w:val="002056F0"/>
    <w:rsid w:val="00205765"/>
    <w:rsid w:val="00205AD9"/>
    <w:rsid w:val="00205DE6"/>
    <w:rsid w:val="002066AA"/>
    <w:rsid w:val="00206888"/>
    <w:rsid w:val="00207233"/>
    <w:rsid w:val="00207626"/>
    <w:rsid w:val="0020774E"/>
    <w:rsid w:val="00207A34"/>
    <w:rsid w:val="00207BE2"/>
    <w:rsid w:val="00207C70"/>
    <w:rsid w:val="00207D16"/>
    <w:rsid w:val="00207F1D"/>
    <w:rsid w:val="00207F55"/>
    <w:rsid w:val="00207FE6"/>
    <w:rsid w:val="00210B73"/>
    <w:rsid w:val="00210C0B"/>
    <w:rsid w:val="00210CCA"/>
    <w:rsid w:val="00210DD1"/>
    <w:rsid w:val="0021112C"/>
    <w:rsid w:val="002112EF"/>
    <w:rsid w:val="002113F4"/>
    <w:rsid w:val="00211A2B"/>
    <w:rsid w:val="00211F45"/>
    <w:rsid w:val="002120B7"/>
    <w:rsid w:val="00212190"/>
    <w:rsid w:val="0021239D"/>
    <w:rsid w:val="0021243B"/>
    <w:rsid w:val="002125F5"/>
    <w:rsid w:val="002127E3"/>
    <w:rsid w:val="002129E0"/>
    <w:rsid w:val="00212A60"/>
    <w:rsid w:val="00212CD5"/>
    <w:rsid w:val="0021330F"/>
    <w:rsid w:val="00213503"/>
    <w:rsid w:val="002138E7"/>
    <w:rsid w:val="0021390F"/>
    <w:rsid w:val="00213919"/>
    <w:rsid w:val="002139CD"/>
    <w:rsid w:val="00213C2D"/>
    <w:rsid w:val="00213DFC"/>
    <w:rsid w:val="002142BB"/>
    <w:rsid w:val="002147D7"/>
    <w:rsid w:val="002147F5"/>
    <w:rsid w:val="002149AE"/>
    <w:rsid w:val="00214D76"/>
    <w:rsid w:val="00215129"/>
    <w:rsid w:val="00215562"/>
    <w:rsid w:val="00215E1C"/>
    <w:rsid w:val="00215E39"/>
    <w:rsid w:val="00215EE2"/>
    <w:rsid w:val="0021610E"/>
    <w:rsid w:val="0021625B"/>
    <w:rsid w:val="00216C7E"/>
    <w:rsid w:val="00216ED4"/>
    <w:rsid w:val="00216F4B"/>
    <w:rsid w:val="002173E5"/>
    <w:rsid w:val="00217882"/>
    <w:rsid w:val="00217A97"/>
    <w:rsid w:val="00217B7A"/>
    <w:rsid w:val="00217D2B"/>
    <w:rsid w:val="00217ED5"/>
    <w:rsid w:val="00220075"/>
    <w:rsid w:val="00220443"/>
    <w:rsid w:val="002204A0"/>
    <w:rsid w:val="002214AD"/>
    <w:rsid w:val="0022179D"/>
    <w:rsid w:val="00222270"/>
    <w:rsid w:val="00222488"/>
    <w:rsid w:val="00222788"/>
    <w:rsid w:val="00223000"/>
    <w:rsid w:val="00223BA1"/>
    <w:rsid w:val="00223CA7"/>
    <w:rsid w:val="00223D0F"/>
    <w:rsid w:val="00223ED5"/>
    <w:rsid w:val="00224517"/>
    <w:rsid w:val="00224B99"/>
    <w:rsid w:val="0022511E"/>
    <w:rsid w:val="002252DD"/>
    <w:rsid w:val="002255A1"/>
    <w:rsid w:val="00225B2B"/>
    <w:rsid w:val="00225F8E"/>
    <w:rsid w:val="0022674F"/>
    <w:rsid w:val="002268CD"/>
    <w:rsid w:val="0022707A"/>
    <w:rsid w:val="0022754C"/>
    <w:rsid w:val="002277E9"/>
    <w:rsid w:val="002278C3"/>
    <w:rsid w:val="00227AFA"/>
    <w:rsid w:val="00227D7A"/>
    <w:rsid w:val="002305E9"/>
    <w:rsid w:val="0023070F"/>
    <w:rsid w:val="00230716"/>
    <w:rsid w:val="002313FD"/>
    <w:rsid w:val="00231C1B"/>
    <w:rsid w:val="00231DFF"/>
    <w:rsid w:val="00231E3A"/>
    <w:rsid w:val="00231E66"/>
    <w:rsid w:val="002329A5"/>
    <w:rsid w:val="002329E8"/>
    <w:rsid w:val="00232BB7"/>
    <w:rsid w:val="00233A27"/>
    <w:rsid w:val="00233CCC"/>
    <w:rsid w:val="00233D03"/>
    <w:rsid w:val="0023411F"/>
    <w:rsid w:val="0023425A"/>
    <w:rsid w:val="00234525"/>
    <w:rsid w:val="0023497C"/>
    <w:rsid w:val="00234BA7"/>
    <w:rsid w:val="0023511D"/>
    <w:rsid w:val="002352F2"/>
    <w:rsid w:val="002353E5"/>
    <w:rsid w:val="00235505"/>
    <w:rsid w:val="0023576C"/>
    <w:rsid w:val="002358EC"/>
    <w:rsid w:val="00235ADD"/>
    <w:rsid w:val="00235C9E"/>
    <w:rsid w:val="00235CCC"/>
    <w:rsid w:val="00235E76"/>
    <w:rsid w:val="00235EB9"/>
    <w:rsid w:val="00236283"/>
    <w:rsid w:val="00236690"/>
    <w:rsid w:val="00236758"/>
    <w:rsid w:val="00236986"/>
    <w:rsid w:val="00236F52"/>
    <w:rsid w:val="0023716E"/>
    <w:rsid w:val="002372BB"/>
    <w:rsid w:val="0023737B"/>
    <w:rsid w:val="00237420"/>
    <w:rsid w:val="0023748F"/>
    <w:rsid w:val="002376A0"/>
    <w:rsid w:val="00237D5E"/>
    <w:rsid w:val="00237DEB"/>
    <w:rsid w:val="00237EFF"/>
    <w:rsid w:val="0024049B"/>
    <w:rsid w:val="002419F9"/>
    <w:rsid w:val="00241A80"/>
    <w:rsid w:val="00242201"/>
    <w:rsid w:val="00242652"/>
    <w:rsid w:val="00242744"/>
    <w:rsid w:val="00243533"/>
    <w:rsid w:val="00243835"/>
    <w:rsid w:val="00243EF6"/>
    <w:rsid w:val="002443E5"/>
    <w:rsid w:val="0024472B"/>
    <w:rsid w:val="00244A2E"/>
    <w:rsid w:val="00244CC9"/>
    <w:rsid w:val="00244E63"/>
    <w:rsid w:val="00245228"/>
    <w:rsid w:val="00245311"/>
    <w:rsid w:val="00245342"/>
    <w:rsid w:val="00245A5A"/>
    <w:rsid w:val="00245E47"/>
    <w:rsid w:val="0024634C"/>
    <w:rsid w:val="00246494"/>
    <w:rsid w:val="00246600"/>
    <w:rsid w:val="0024699A"/>
    <w:rsid w:val="00246B26"/>
    <w:rsid w:val="00246BD2"/>
    <w:rsid w:val="00246BE7"/>
    <w:rsid w:val="00246D0E"/>
    <w:rsid w:val="00246DF3"/>
    <w:rsid w:val="00246E35"/>
    <w:rsid w:val="0024767E"/>
    <w:rsid w:val="002478B6"/>
    <w:rsid w:val="00247983"/>
    <w:rsid w:val="002501E4"/>
    <w:rsid w:val="00251014"/>
    <w:rsid w:val="0025114E"/>
    <w:rsid w:val="0025124A"/>
    <w:rsid w:val="0025150B"/>
    <w:rsid w:val="00251A9B"/>
    <w:rsid w:val="00251DFC"/>
    <w:rsid w:val="00251EC3"/>
    <w:rsid w:val="002520D5"/>
    <w:rsid w:val="0025275C"/>
    <w:rsid w:val="002527B7"/>
    <w:rsid w:val="00252885"/>
    <w:rsid w:val="00252A72"/>
    <w:rsid w:val="00252A74"/>
    <w:rsid w:val="00252EB2"/>
    <w:rsid w:val="00253708"/>
    <w:rsid w:val="00254315"/>
    <w:rsid w:val="00254A36"/>
    <w:rsid w:val="00254BBC"/>
    <w:rsid w:val="00254BC6"/>
    <w:rsid w:val="00254D44"/>
    <w:rsid w:val="00254D71"/>
    <w:rsid w:val="00255132"/>
    <w:rsid w:val="0025570E"/>
    <w:rsid w:val="0025582F"/>
    <w:rsid w:val="00255AD7"/>
    <w:rsid w:val="00255AF3"/>
    <w:rsid w:val="00255C01"/>
    <w:rsid w:val="00255D1B"/>
    <w:rsid w:val="00255E04"/>
    <w:rsid w:val="00256029"/>
    <w:rsid w:val="00256D11"/>
    <w:rsid w:val="00256DCF"/>
    <w:rsid w:val="00257068"/>
    <w:rsid w:val="00257446"/>
    <w:rsid w:val="0025793B"/>
    <w:rsid w:val="002579DA"/>
    <w:rsid w:val="00257F13"/>
    <w:rsid w:val="0026017E"/>
    <w:rsid w:val="002605D8"/>
    <w:rsid w:val="002605FF"/>
    <w:rsid w:val="00260708"/>
    <w:rsid w:val="00260C5D"/>
    <w:rsid w:val="00260C6A"/>
    <w:rsid w:val="00260FD7"/>
    <w:rsid w:val="00261163"/>
    <w:rsid w:val="002615DD"/>
    <w:rsid w:val="002615ED"/>
    <w:rsid w:val="00261F11"/>
    <w:rsid w:val="002621F0"/>
    <w:rsid w:val="002625A6"/>
    <w:rsid w:val="00262C14"/>
    <w:rsid w:val="00262D63"/>
    <w:rsid w:val="00262DAD"/>
    <w:rsid w:val="00262DF2"/>
    <w:rsid w:val="002632BF"/>
    <w:rsid w:val="002634B6"/>
    <w:rsid w:val="0026366B"/>
    <w:rsid w:val="00263793"/>
    <w:rsid w:val="00263D95"/>
    <w:rsid w:val="00264712"/>
    <w:rsid w:val="00264C82"/>
    <w:rsid w:val="00265761"/>
    <w:rsid w:val="002657D1"/>
    <w:rsid w:val="002659AB"/>
    <w:rsid w:val="00265ACD"/>
    <w:rsid w:val="00265CB0"/>
    <w:rsid w:val="0026608B"/>
    <w:rsid w:val="002660D0"/>
    <w:rsid w:val="00266A42"/>
    <w:rsid w:val="00266CA3"/>
    <w:rsid w:val="00266CAE"/>
    <w:rsid w:val="002671A7"/>
    <w:rsid w:val="002678CC"/>
    <w:rsid w:val="002679BE"/>
    <w:rsid w:val="00267EF9"/>
    <w:rsid w:val="0027025A"/>
    <w:rsid w:val="0027037F"/>
    <w:rsid w:val="002703F5"/>
    <w:rsid w:val="00270445"/>
    <w:rsid w:val="002705E7"/>
    <w:rsid w:val="00270719"/>
    <w:rsid w:val="00270888"/>
    <w:rsid w:val="002709FB"/>
    <w:rsid w:val="00270AE7"/>
    <w:rsid w:val="00270AF3"/>
    <w:rsid w:val="00270C54"/>
    <w:rsid w:val="00270F44"/>
    <w:rsid w:val="00271405"/>
    <w:rsid w:val="0027140C"/>
    <w:rsid w:val="00271A44"/>
    <w:rsid w:val="00271CC2"/>
    <w:rsid w:val="002724C4"/>
    <w:rsid w:val="00272504"/>
    <w:rsid w:val="0027253D"/>
    <w:rsid w:val="002728FE"/>
    <w:rsid w:val="00272B79"/>
    <w:rsid w:val="00272C41"/>
    <w:rsid w:val="002731C6"/>
    <w:rsid w:val="002741CF"/>
    <w:rsid w:val="00274347"/>
    <w:rsid w:val="00274851"/>
    <w:rsid w:val="00274873"/>
    <w:rsid w:val="00274CDB"/>
    <w:rsid w:val="00274F41"/>
    <w:rsid w:val="0027517A"/>
    <w:rsid w:val="00275435"/>
    <w:rsid w:val="002755C9"/>
    <w:rsid w:val="002757F4"/>
    <w:rsid w:val="00275D47"/>
    <w:rsid w:val="002768BD"/>
    <w:rsid w:val="00277011"/>
    <w:rsid w:val="00277088"/>
    <w:rsid w:val="002779DE"/>
    <w:rsid w:val="00277B21"/>
    <w:rsid w:val="00277B94"/>
    <w:rsid w:val="00277EAC"/>
    <w:rsid w:val="002805F9"/>
    <w:rsid w:val="0028096C"/>
    <w:rsid w:val="00280AB1"/>
    <w:rsid w:val="00280DD3"/>
    <w:rsid w:val="002815E9"/>
    <w:rsid w:val="002818F9"/>
    <w:rsid w:val="00281999"/>
    <w:rsid w:val="00281AC5"/>
    <w:rsid w:val="00282474"/>
    <w:rsid w:val="00282694"/>
    <w:rsid w:val="002826C8"/>
    <w:rsid w:val="00282796"/>
    <w:rsid w:val="00282B05"/>
    <w:rsid w:val="002834E4"/>
    <w:rsid w:val="00283974"/>
    <w:rsid w:val="00283E01"/>
    <w:rsid w:val="002842D2"/>
    <w:rsid w:val="002842DC"/>
    <w:rsid w:val="00284389"/>
    <w:rsid w:val="00284A23"/>
    <w:rsid w:val="00284A97"/>
    <w:rsid w:val="00284B2B"/>
    <w:rsid w:val="00284E05"/>
    <w:rsid w:val="00284F6B"/>
    <w:rsid w:val="002852A8"/>
    <w:rsid w:val="0028599A"/>
    <w:rsid w:val="00285AC1"/>
    <w:rsid w:val="002861DC"/>
    <w:rsid w:val="0028637F"/>
    <w:rsid w:val="00286395"/>
    <w:rsid w:val="0028668F"/>
    <w:rsid w:val="00286963"/>
    <w:rsid w:val="00286A20"/>
    <w:rsid w:val="00286ADE"/>
    <w:rsid w:val="00286AEF"/>
    <w:rsid w:val="00286C61"/>
    <w:rsid w:val="00287144"/>
    <w:rsid w:val="00287477"/>
    <w:rsid w:val="00287EFB"/>
    <w:rsid w:val="00287F18"/>
    <w:rsid w:val="00287FD6"/>
    <w:rsid w:val="002900CC"/>
    <w:rsid w:val="00290D8D"/>
    <w:rsid w:val="00290E60"/>
    <w:rsid w:val="002919E2"/>
    <w:rsid w:val="00291B4C"/>
    <w:rsid w:val="0029248C"/>
    <w:rsid w:val="00292B2D"/>
    <w:rsid w:val="00292B87"/>
    <w:rsid w:val="00292D95"/>
    <w:rsid w:val="002930A6"/>
    <w:rsid w:val="0029396B"/>
    <w:rsid w:val="00293A8C"/>
    <w:rsid w:val="00293B60"/>
    <w:rsid w:val="002940E8"/>
    <w:rsid w:val="00294747"/>
    <w:rsid w:val="0029503C"/>
    <w:rsid w:val="00295251"/>
    <w:rsid w:val="002955C6"/>
    <w:rsid w:val="00296018"/>
    <w:rsid w:val="002960EA"/>
    <w:rsid w:val="00296164"/>
    <w:rsid w:val="002961EC"/>
    <w:rsid w:val="002965C6"/>
    <w:rsid w:val="00296604"/>
    <w:rsid w:val="00296C4B"/>
    <w:rsid w:val="00296D33"/>
    <w:rsid w:val="00297021"/>
    <w:rsid w:val="00297096"/>
    <w:rsid w:val="002971D9"/>
    <w:rsid w:val="002978B5"/>
    <w:rsid w:val="002A0987"/>
    <w:rsid w:val="002A0CA7"/>
    <w:rsid w:val="002A0F0D"/>
    <w:rsid w:val="002A12A7"/>
    <w:rsid w:val="002A13FE"/>
    <w:rsid w:val="002A1435"/>
    <w:rsid w:val="002A17A8"/>
    <w:rsid w:val="002A1A4E"/>
    <w:rsid w:val="002A1EC4"/>
    <w:rsid w:val="002A24C0"/>
    <w:rsid w:val="002A2A1D"/>
    <w:rsid w:val="002A2D50"/>
    <w:rsid w:val="002A3525"/>
    <w:rsid w:val="002A3635"/>
    <w:rsid w:val="002A379B"/>
    <w:rsid w:val="002A3C95"/>
    <w:rsid w:val="002A3CF2"/>
    <w:rsid w:val="002A41A9"/>
    <w:rsid w:val="002A436B"/>
    <w:rsid w:val="002A43B8"/>
    <w:rsid w:val="002A46EF"/>
    <w:rsid w:val="002A485F"/>
    <w:rsid w:val="002A4995"/>
    <w:rsid w:val="002A4B65"/>
    <w:rsid w:val="002A4B83"/>
    <w:rsid w:val="002A4BAD"/>
    <w:rsid w:val="002A4C5C"/>
    <w:rsid w:val="002A4D2F"/>
    <w:rsid w:val="002A4E09"/>
    <w:rsid w:val="002A4F35"/>
    <w:rsid w:val="002A569F"/>
    <w:rsid w:val="002A5748"/>
    <w:rsid w:val="002A597E"/>
    <w:rsid w:val="002A598D"/>
    <w:rsid w:val="002A5ACD"/>
    <w:rsid w:val="002A5ACF"/>
    <w:rsid w:val="002A5CA7"/>
    <w:rsid w:val="002A5D57"/>
    <w:rsid w:val="002A60C1"/>
    <w:rsid w:val="002A6591"/>
    <w:rsid w:val="002A6725"/>
    <w:rsid w:val="002A6A88"/>
    <w:rsid w:val="002A6B7C"/>
    <w:rsid w:val="002A713D"/>
    <w:rsid w:val="002A7512"/>
    <w:rsid w:val="002A76DF"/>
    <w:rsid w:val="002A7A76"/>
    <w:rsid w:val="002A7E16"/>
    <w:rsid w:val="002B025C"/>
    <w:rsid w:val="002B0517"/>
    <w:rsid w:val="002B0579"/>
    <w:rsid w:val="002B06FA"/>
    <w:rsid w:val="002B097F"/>
    <w:rsid w:val="002B0C9B"/>
    <w:rsid w:val="002B117F"/>
    <w:rsid w:val="002B19A3"/>
    <w:rsid w:val="002B1B56"/>
    <w:rsid w:val="002B1D15"/>
    <w:rsid w:val="002B1F35"/>
    <w:rsid w:val="002B207F"/>
    <w:rsid w:val="002B252E"/>
    <w:rsid w:val="002B2C55"/>
    <w:rsid w:val="002B2D83"/>
    <w:rsid w:val="002B353F"/>
    <w:rsid w:val="002B375E"/>
    <w:rsid w:val="002B3B36"/>
    <w:rsid w:val="002B3B58"/>
    <w:rsid w:val="002B3E6F"/>
    <w:rsid w:val="002B40DF"/>
    <w:rsid w:val="002B4262"/>
    <w:rsid w:val="002B439A"/>
    <w:rsid w:val="002B462E"/>
    <w:rsid w:val="002B4B38"/>
    <w:rsid w:val="002B4BBD"/>
    <w:rsid w:val="002B4F08"/>
    <w:rsid w:val="002B5546"/>
    <w:rsid w:val="002B5A4E"/>
    <w:rsid w:val="002B5EA5"/>
    <w:rsid w:val="002B5F7E"/>
    <w:rsid w:val="002B6059"/>
    <w:rsid w:val="002B613B"/>
    <w:rsid w:val="002B62D0"/>
    <w:rsid w:val="002B63BC"/>
    <w:rsid w:val="002B673D"/>
    <w:rsid w:val="002B746F"/>
    <w:rsid w:val="002B7AB7"/>
    <w:rsid w:val="002B7FF3"/>
    <w:rsid w:val="002C017F"/>
    <w:rsid w:val="002C0687"/>
    <w:rsid w:val="002C06E3"/>
    <w:rsid w:val="002C0880"/>
    <w:rsid w:val="002C0BBF"/>
    <w:rsid w:val="002C0DAE"/>
    <w:rsid w:val="002C0F39"/>
    <w:rsid w:val="002C115A"/>
    <w:rsid w:val="002C1243"/>
    <w:rsid w:val="002C180B"/>
    <w:rsid w:val="002C1A39"/>
    <w:rsid w:val="002C1B0B"/>
    <w:rsid w:val="002C1BF7"/>
    <w:rsid w:val="002C22A2"/>
    <w:rsid w:val="002C254E"/>
    <w:rsid w:val="002C256B"/>
    <w:rsid w:val="002C2EC3"/>
    <w:rsid w:val="002C309F"/>
    <w:rsid w:val="002C32B8"/>
    <w:rsid w:val="002C40E2"/>
    <w:rsid w:val="002C418C"/>
    <w:rsid w:val="002C42DF"/>
    <w:rsid w:val="002C4946"/>
    <w:rsid w:val="002C5163"/>
    <w:rsid w:val="002C5BD8"/>
    <w:rsid w:val="002C5BDA"/>
    <w:rsid w:val="002C5C8E"/>
    <w:rsid w:val="002C5CE0"/>
    <w:rsid w:val="002C634A"/>
    <w:rsid w:val="002C63FB"/>
    <w:rsid w:val="002C6417"/>
    <w:rsid w:val="002C65DD"/>
    <w:rsid w:val="002C66BE"/>
    <w:rsid w:val="002C66FE"/>
    <w:rsid w:val="002C67D8"/>
    <w:rsid w:val="002C716B"/>
    <w:rsid w:val="002C72BE"/>
    <w:rsid w:val="002C7731"/>
    <w:rsid w:val="002C7753"/>
    <w:rsid w:val="002C7B2E"/>
    <w:rsid w:val="002D0581"/>
    <w:rsid w:val="002D0666"/>
    <w:rsid w:val="002D06CD"/>
    <w:rsid w:val="002D071D"/>
    <w:rsid w:val="002D0760"/>
    <w:rsid w:val="002D0F3A"/>
    <w:rsid w:val="002D0F3D"/>
    <w:rsid w:val="002D12D5"/>
    <w:rsid w:val="002D13BF"/>
    <w:rsid w:val="002D17E4"/>
    <w:rsid w:val="002D1B1F"/>
    <w:rsid w:val="002D250D"/>
    <w:rsid w:val="002D2BAB"/>
    <w:rsid w:val="002D2EB5"/>
    <w:rsid w:val="002D2FD7"/>
    <w:rsid w:val="002D35DF"/>
    <w:rsid w:val="002D38C5"/>
    <w:rsid w:val="002D3ADA"/>
    <w:rsid w:val="002D3AFA"/>
    <w:rsid w:val="002D40E5"/>
    <w:rsid w:val="002D40FB"/>
    <w:rsid w:val="002D445F"/>
    <w:rsid w:val="002D450B"/>
    <w:rsid w:val="002D4CBD"/>
    <w:rsid w:val="002D4DFF"/>
    <w:rsid w:val="002D54BB"/>
    <w:rsid w:val="002D561C"/>
    <w:rsid w:val="002D5BD4"/>
    <w:rsid w:val="002D5E94"/>
    <w:rsid w:val="002D5F92"/>
    <w:rsid w:val="002D5F95"/>
    <w:rsid w:val="002D604E"/>
    <w:rsid w:val="002D6483"/>
    <w:rsid w:val="002D68BF"/>
    <w:rsid w:val="002D68DB"/>
    <w:rsid w:val="002D6B25"/>
    <w:rsid w:val="002D6F52"/>
    <w:rsid w:val="002D70FC"/>
    <w:rsid w:val="002D725D"/>
    <w:rsid w:val="002D78C3"/>
    <w:rsid w:val="002E00AA"/>
    <w:rsid w:val="002E02E2"/>
    <w:rsid w:val="002E0540"/>
    <w:rsid w:val="002E06B1"/>
    <w:rsid w:val="002E078B"/>
    <w:rsid w:val="002E0ED2"/>
    <w:rsid w:val="002E0F8B"/>
    <w:rsid w:val="002E11D5"/>
    <w:rsid w:val="002E1284"/>
    <w:rsid w:val="002E17D0"/>
    <w:rsid w:val="002E1B20"/>
    <w:rsid w:val="002E2444"/>
    <w:rsid w:val="002E2891"/>
    <w:rsid w:val="002E2B11"/>
    <w:rsid w:val="002E2D87"/>
    <w:rsid w:val="002E2E6B"/>
    <w:rsid w:val="002E3311"/>
    <w:rsid w:val="002E3523"/>
    <w:rsid w:val="002E3645"/>
    <w:rsid w:val="002E36AB"/>
    <w:rsid w:val="002E4922"/>
    <w:rsid w:val="002E4EF0"/>
    <w:rsid w:val="002E5086"/>
    <w:rsid w:val="002E59C4"/>
    <w:rsid w:val="002E59FD"/>
    <w:rsid w:val="002E5B5C"/>
    <w:rsid w:val="002E5BB1"/>
    <w:rsid w:val="002E60B0"/>
    <w:rsid w:val="002E60E3"/>
    <w:rsid w:val="002E62FF"/>
    <w:rsid w:val="002E64CF"/>
    <w:rsid w:val="002E6542"/>
    <w:rsid w:val="002E6A08"/>
    <w:rsid w:val="002E6B97"/>
    <w:rsid w:val="002E6D51"/>
    <w:rsid w:val="002E6E98"/>
    <w:rsid w:val="002E7BE8"/>
    <w:rsid w:val="002E7E60"/>
    <w:rsid w:val="002F02C6"/>
    <w:rsid w:val="002F0434"/>
    <w:rsid w:val="002F099F"/>
    <w:rsid w:val="002F0AA8"/>
    <w:rsid w:val="002F0CE0"/>
    <w:rsid w:val="002F109A"/>
    <w:rsid w:val="002F118A"/>
    <w:rsid w:val="002F1A65"/>
    <w:rsid w:val="002F1CBC"/>
    <w:rsid w:val="002F257E"/>
    <w:rsid w:val="002F2684"/>
    <w:rsid w:val="002F2992"/>
    <w:rsid w:val="002F2C2E"/>
    <w:rsid w:val="002F2C3E"/>
    <w:rsid w:val="002F330A"/>
    <w:rsid w:val="002F354E"/>
    <w:rsid w:val="002F39B0"/>
    <w:rsid w:val="002F3CAF"/>
    <w:rsid w:val="002F3F74"/>
    <w:rsid w:val="002F4398"/>
    <w:rsid w:val="002F4EEB"/>
    <w:rsid w:val="002F50D2"/>
    <w:rsid w:val="002F5179"/>
    <w:rsid w:val="002F539C"/>
    <w:rsid w:val="002F59D1"/>
    <w:rsid w:val="002F5BB9"/>
    <w:rsid w:val="002F5BC6"/>
    <w:rsid w:val="002F5DE5"/>
    <w:rsid w:val="002F5F72"/>
    <w:rsid w:val="002F6455"/>
    <w:rsid w:val="002F6940"/>
    <w:rsid w:val="002F6D76"/>
    <w:rsid w:val="002F7109"/>
    <w:rsid w:val="002F74C9"/>
    <w:rsid w:val="002F76B7"/>
    <w:rsid w:val="002F77C3"/>
    <w:rsid w:val="002F7B27"/>
    <w:rsid w:val="002F7B58"/>
    <w:rsid w:val="002F7D01"/>
    <w:rsid w:val="002F7FEB"/>
    <w:rsid w:val="003000E8"/>
    <w:rsid w:val="0030017C"/>
    <w:rsid w:val="00300231"/>
    <w:rsid w:val="003002C5"/>
    <w:rsid w:val="0030033E"/>
    <w:rsid w:val="0030036C"/>
    <w:rsid w:val="003005F5"/>
    <w:rsid w:val="003007D7"/>
    <w:rsid w:val="00300883"/>
    <w:rsid w:val="00300BE1"/>
    <w:rsid w:val="00300EFE"/>
    <w:rsid w:val="00300F04"/>
    <w:rsid w:val="00301547"/>
    <w:rsid w:val="00301973"/>
    <w:rsid w:val="00302069"/>
    <w:rsid w:val="003020CF"/>
    <w:rsid w:val="003023E5"/>
    <w:rsid w:val="0030295B"/>
    <w:rsid w:val="0030299F"/>
    <w:rsid w:val="00302AA0"/>
    <w:rsid w:val="00302BA5"/>
    <w:rsid w:val="00302F7E"/>
    <w:rsid w:val="003030C2"/>
    <w:rsid w:val="003032F3"/>
    <w:rsid w:val="003037D7"/>
    <w:rsid w:val="00303DB8"/>
    <w:rsid w:val="00304021"/>
    <w:rsid w:val="0030414A"/>
    <w:rsid w:val="00304238"/>
    <w:rsid w:val="003043B4"/>
    <w:rsid w:val="00304539"/>
    <w:rsid w:val="003047F1"/>
    <w:rsid w:val="00304887"/>
    <w:rsid w:val="0030493E"/>
    <w:rsid w:val="003053C6"/>
    <w:rsid w:val="003054D1"/>
    <w:rsid w:val="003054F8"/>
    <w:rsid w:val="00305675"/>
    <w:rsid w:val="00305752"/>
    <w:rsid w:val="003057AC"/>
    <w:rsid w:val="00305D97"/>
    <w:rsid w:val="00305FF3"/>
    <w:rsid w:val="003061EE"/>
    <w:rsid w:val="00306B41"/>
    <w:rsid w:val="00306E4C"/>
    <w:rsid w:val="00307580"/>
    <w:rsid w:val="0030795E"/>
    <w:rsid w:val="00307A34"/>
    <w:rsid w:val="00307F85"/>
    <w:rsid w:val="00307F8C"/>
    <w:rsid w:val="00310004"/>
    <w:rsid w:val="0031034D"/>
    <w:rsid w:val="00310612"/>
    <w:rsid w:val="003106C3"/>
    <w:rsid w:val="00310786"/>
    <w:rsid w:val="003108DA"/>
    <w:rsid w:val="0031096C"/>
    <w:rsid w:val="00310A1A"/>
    <w:rsid w:val="00310B2D"/>
    <w:rsid w:val="00310BA7"/>
    <w:rsid w:val="00310DD1"/>
    <w:rsid w:val="00310E78"/>
    <w:rsid w:val="00310EF2"/>
    <w:rsid w:val="003112B4"/>
    <w:rsid w:val="003119B1"/>
    <w:rsid w:val="00311B66"/>
    <w:rsid w:val="0031337C"/>
    <w:rsid w:val="003135C2"/>
    <w:rsid w:val="0031374D"/>
    <w:rsid w:val="003137A8"/>
    <w:rsid w:val="003147AA"/>
    <w:rsid w:val="003147E5"/>
    <w:rsid w:val="00314E57"/>
    <w:rsid w:val="003156E6"/>
    <w:rsid w:val="003161A0"/>
    <w:rsid w:val="00316C17"/>
    <w:rsid w:val="00316C3E"/>
    <w:rsid w:val="00316ED5"/>
    <w:rsid w:val="00316F14"/>
    <w:rsid w:val="003170BC"/>
    <w:rsid w:val="00317185"/>
    <w:rsid w:val="003173CA"/>
    <w:rsid w:val="003202CA"/>
    <w:rsid w:val="003206D0"/>
    <w:rsid w:val="00320B6A"/>
    <w:rsid w:val="00320BCC"/>
    <w:rsid w:val="00320D96"/>
    <w:rsid w:val="0032167B"/>
    <w:rsid w:val="003217B2"/>
    <w:rsid w:val="00321B1C"/>
    <w:rsid w:val="00321B32"/>
    <w:rsid w:val="00321C92"/>
    <w:rsid w:val="00322319"/>
    <w:rsid w:val="00323248"/>
    <w:rsid w:val="00323398"/>
    <w:rsid w:val="00323473"/>
    <w:rsid w:val="0032401F"/>
    <w:rsid w:val="003241DE"/>
    <w:rsid w:val="0032424D"/>
    <w:rsid w:val="003243E7"/>
    <w:rsid w:val="00324D5E"/>
    <w:rsid w:val="00324DA0"/>
    <w:rsid w:val="00325875"/>
    <w:rsid w:val="003259D0"/>
    <w:rsid w:val="00326196"/>
    <w:rsid w:val="0032651A"/>
    <w:rsid w:val="00326680"/>
    <w:rsid w:val="0032673E"/>
    <w:rsid w:val="003267AB"/>
    <w:rsid w:val="00327378"/>
    <w:rsid w:val="0032797C"/>
    <w:rsid w:val="00327DCD"/>
    <w:rsid w:val="00327DE1"/>
    <w:rsid w:val="00330033"/>
    <w:rsid w:val="00330072"/>
    <w:rsid w:val="003300C7"/>
    <w:rsid w:val="0033045E"/>
    <w:rsid w:val="00330467"/>
    <w:rsid w:val="00330656"/>
    <w:rsid w:val="003306E2"/>
    <w:rsid w:val="00330CBA"/>
    <w:rsid w:val="00330D67"/>
    <w:rsid w:val="00330E23"/>
    <w:rsid w:val="003312FA"/>
    <w:rsid w:val="0033174E"/>
    <w:rsid w:val="00331C80"/>
    <w:rsid w:val="00332492"/>
    <w:rsid w:val="003326F0"/>
    <w:rsid w:val="0033324A"/>
    <w:rsid w:val="0033324E"/>
    <w:rsid w:val="003333C5"/>
    <w:rsid w:val="003334DF"/>
    <w:rsid w:val="00333672"/>
    <w:rsid w:val="003339D5"/>
    <w:rsid w:val="00333A6C"/>
    <w:rsid w:val="00333C9E"/>
    <w:rsid w:val="00333FA5"/>
    <w:rsid w:val="00333FAA"/>
    <w:rsid w:val="00334693"/>
    <w:rsid w:val="00334932"/>
    <w:rsid w:val="00334A84"/>
    <w:rsid w:val="00334B04"/>
    <w:rsid w:val="00334F44"/>
    <w:rsid w:val="00335043"/>
    <w:rsid w:val="003357CE"/>
    <w:rsid w:val="003358A6"/>
    <w:rsid w:val="00335A5F"/>
    <w:rsid w:val="00335CC7"/>
    <w:rsid w:val="0033610E"/>
    <w:rsid w:val="0033628C"/>
    <w:rsid w:val="00336F06"/>
    <w:rsid w:val="00337349"/>
    <w:rsid w:val="00337615"/>
    <w:rsid w:val="00337656"/>
    <w:rsid w:val="00337920"/>
    <w:rsid w:val="00340118"/>
    <w:rsid w:val="003402E0"/>
    <w:rsid w:val="00340563"/>
    <w:rsid w:val="00340765"/>
    <w:rsid w:val="003407A2"/>
    <w:rsid w:val="003409D2"/>
    <w:rsid w:val="00340B15"/>
    <w:rsid w:val="00340C85"/>
    <w:rsid w:val="00340C95"/>
    <w:rsid w:val="003411A9"/>
    <w:rsid w:val="003413D0"/>
    <w:rsid w:val="00341D14"/>
    <w:rsid w:val="00341EB8"/>
    <w:rsid w:val="003420B9"/>
    <w:rsid w:val="00342165"/>
    <w:rsid w:val="003422F0"/>
    <w:rsid w:val="003423B0"/>
    <w:rsid w:val="003426F7"/>
    <w:rsid w:val="0034274D"/>
    <w:rsid w:val="0034282F"/>
    <w:rsid w:val="00342CF9"/>
    <w:rsid w:val="00342ED1"/>
    <w:rsid w:val="00343132"/>
    <w:rsid w:val="00343A64"/>
    <w:rsid w:val="00343E6F"/>
    <w:rsid w:val="003445AE"/>
    <w:rsid w:val="003447DD"/>
    <w:rsid w:val="00344816"/>
    <w:rsid w:val="00344D04"/>
    <w:rsid w:val="00344E7B"/>
    <w:rsid w:val="00344FA3"/>
    <w:rsid w:val="00345099"/>
    <w:rsid w:val="00345352"/>
    <w:rsid w:val="0034573E"/>
    <w:rsid w:val="003458A7"/>
    <w:rsid w:val="003458BC"/>
    <w:rsid w:val="00345A66"/>
    <w:rsid w:val="003463E8"/>
    <w:rsid w:val="0034689F"/>
    <w:rsid w:val="00346BA5"/>
    <w:rsid w:val="00346D5D"/>
    <w:rsid w:val="00346DD7"/>
    <w:rsid w:val="00346F1F"/>
    <w:rsid w:val="003471D1"/>
    <w:rsid w:val="00347230"/>
    <w:rsid w:val="0034723C"/>
    <w:rsid w:val="0034757A"/>
    <w:rsid w:val="0034774F"/>
    <w:rsid w:val="0034799D"/>
    <w:rsid w:val="00347DAF"/>
    <w:rsid w:val="0035031B"/>
    <w:rsid w:val="00350336"/>
    <w:rsid w:val="00350903"/>
    <w:rsid w:val="00350958"/>
    <w:rsid w:val="00351207"/>
    <w:rsid w:val="0035120E"/>
    <w:rsid w:val="0035136D"/>
    <w:rsid w:val="00351638"/>
    <w:rsid w:val="00351B49"/>
    <w:rsid w:val="00351EFC"/>
    <w:rsid w:val="003523DD"/>
    <w:rsid w:val="003528EE"/>
    <w:rsid w:val="00352A3D"/>
    <w:rsid w:val="00352A53"/>
    <w:rsid w:val="00352B9F"/>
    <w:rsid w:val="003531E3"/>
    <w:rsid w:val="003534E1"/>
    <w:rsid w:val="003537DB"/>
    <w:rsid w:val="00353C97"/>
    <w:rsid w:val="0035455F"/>
    <w:rsid w:val="003545C0"/>
    <w:rsid w:val="003545CE"/>
    <w:rsid w:val="003549E6"/>
    <w:rsid w:val="00354BF4"/>
    <w:rsid w:val="00354D01"/>
    <w:rsid w:val="003554AA"/>
    <w:rsid w:val="00355551"/>
    <w:rsid w:val="003563F1"/>
    <w:rsid w:val="00356784"/>
    <w:rsid w:val="0035716D"/>
    <w:rsid w:val="0035731D"/>
    <w:rsid w:val="00357423"/>
    <w:rsid w:val="00357BA2"/>
    <w:rsid w:val="003603FA"/>
    <w:rsid w:val="0036041A"/>
    <w:rsid w:val="00360934"/>
    <w:rsid w:val="00360CE5"/>
    <w:rsid w:val="00360CF9"/>
    <w:rsid w:val="003612C6"/>
    <w:rsid w:val="003613B0"/>
    <w:rsid w:val="0036151D"/>
    <w:rsid w:val="003617F7"/>
    <w:rsid w:val="00361A7C"/>
    <w:rsid w:val="00361ECD"/>
    <w:rsid w:val="00362022"/>
    <w:rsid w:val="0036289E"/>
    <w:rsid w:val="00362939"/>
    <w:rsid w:val="00362969"/>
    <w:rsid w:val="00362A03"/>
    <w:rsid w:val="00363929"/>
    <w:rsid w:val="00363A57"/>
    <w:rsid w:val="00363EAE"/>
    <w:rsid w:val="0036434D"/>
    <w:rsid w:val="0036443E"/>
    <w:rsid w:val="00364646"/>
    <w:rsid w:val="003646B6"/>
    <w:rsid w:val="0036491C"/>
    <w:rsid w:val="0036493C"/>
    <w:rsid w:val="00364F4A"/>
    <w:rsid w:val="00364F61"/>
    <w:rsid w:val="00364F9E"/>
    <w:rsid w:val="00365091"/>
    <w:rsid w:val="00365663"/>
    <w:rsid w:val="00365AF6"/>
    <w:rsid w:val="00365FBE"/>
    <w:rsid w:val="00366009"/>
    <w:rsid w:val="00366203"/>
    <w:rsid w:val="003663F8"/>
    <w:rsid w:val="00366755"/>
    <w:rsid w:val="00366A86"/>
    <w:rsid w:val="00366FF1"/>
    <w:rsid w:val="003671B9"/>
    <w:rsid w:val="00367261"/>
    <w:rsid w:val="003672D5"/>
    <w:rsid w:val="00367392"/>
    <w:rsid w:val="003677A9"/>
    <w:rsid w:val="0036787F"/>
    <w:rsid w:val="003679EA"/>
    <w:rsid w:val="00367C57"/>
    <w:rsid w:val="0037046B"/>
    <w:rsid w:val="00370708"/>
    <w:rsid w:val="00370B4D"/>
    <w:rsid w:val="00370D43"/>
    <w:rsid w:val="003719E2"/>
    <w:rsid w:val="00371C9B"/>
    <w:rsid w:val="00371CB7"/>
    <w:rsid w:val="00372046"/>
    <w:rsid w:val="003725BE"/>
    <w:rsid w:val="003725E5"/>
    <w:rsid w:val="003725EF"/>
    <w:rsid w:val="003727CF"/>
    <w:rsid w:val="003732C5"/>
    <w:rsid w:val="00373525"/>
    <w:rsid w:val="00373814"/>
    <w:rsid w:val="00373C32"/>
    <w:rsid w:val="003742B0"/>
    <w:rsid w:val="003746D5"/>
    <w:rsid w:val="003747A0"/>
    <w:rsid w:val="00374DB8"/>
    <w:rsid w:val="00374E07"/>
    <w:rsid w:val="00375B36"/>
    <w:rsid w:val="00375CBF"/>
    <w:rsid w:val="00376369"/>
    <w:rsid w:val="0037653F"/>
    <w:rsid w:val="003765C6"/>
    <w:rsid w:val="00376D94"/>
    <w:rsid w:val="00376F2D"/>
    <w:rsid w:val="00377271"/>
    <w:rsid w:val="003772AC"/>
    <w:rsid w:val="0037746B"/>
    <w:rsid w:val="0037751E"/>
    <w:rsid w:val="0037786A"/>
    <w:rsid w:val="00377A8E"/>
    <w:rsid w:val="00377E2E"/>
    <w:rsid w:val="0038038B"/>
    <w:rsid w:val="00380500"/>
    <w:rsid w:val="003805D7"/>
    <w:rsid w:val="00380747"/>
    <w:rsid w:val="00380E79"/>
    <w:rsid w:val="003814C7"/>
    <w:rsid w:val="00381584"/>
    <w:rsid w:val="00381A99"/>
    <w:rsid w:val="00381B71"/>
    <w:rsid w:val="0038246D"/>
    <w:rsid w:val="003825A4"/>
    <w:rsid w:val="003828B1"/>
    <w:rsid w:val="00382EB3"/>
    <w:rsid w:val="00382FB8"/>
    <w:rsid w:val="00383095"/>
    <w:rsid w:val="003831E5"/>
    <w:rsid w:val="00383B2C"/>
    <w:rsid w:val="00383C22"/>
    <w:rsid w:val="0038420B"/>
    <w:rsid w:val="00384294"/>
    <w:rsid w:val="003844A7"/>
    <w:rsid w:val="0038471E"/>
    <w:rsid w:val="00384B0C"/>
    <w:rsid w:val="003852E8"/>
    <w:rsid w:val="00385468"/>
    <w:rsid w:val="00385515"/>
    <w:rsid w:val="003857DC"/>
    <w:rsid w:val="003857E8"/>
    <w:rsid w:val="003857E9"/>
    <w:rsid w:val="00385929"/>
    <w:rsid w:val="00385DFF"/>
    <w:rsid w:val="00385E99"/>
    <w:rsid w:val="00386011"/>
    <w:rsid w:val="0038609E"/>
    <w:rsid w:val="00386BDC"/>
    <w:rsid w:val="0038731B"/>
    <w:rsid w:val="00387745"/>
    <w:rsid w:val="00387801"/>
    <w:rsid w:val="00387993"/>
    <w:rsid w:val="00387ACE"/>
    <w:rsid w:val="00387D09"/>
    <w:rsid w:val="0039024D"/>
    <w:rsid w:val="00390283"/>
    <w:rsid w:val="00390319"/>
    <w:rsid w:val="00390399"/>
    <w:rsid w:val="0039097A"/>
    <w:rsid w:val="00390CB3"/>
    <w:rsid w:val="00390D34"/>
    <w:rsid w:val="00390EB1"/>
    <w:rsid w:val="00390EB2"/>
    <w:rsid w:val="003919AA"/>
    <w:rsid w:val="003919BD"/>
    <w:rsid w:val="00391B2D"/>
    <w:rsid w:val="00391D9A"/>
    <w:rsid w:val="00391DAF"/>
    <w:rsid w:val="00392213"/>
    <w:rsid w:val="00392422"/>
    <w:rsid w:val="0039242E"/>
    <w:rsid w:val="00392A32"/>
    <w:rsid w:val="00392A35"/>
    <w:rsid w:val="00392B31"/>
    <w:rsid w:val="003933E2"/>
    <w:rsid w:val="00393739"/>
    <w:rsid w:val="003937BE"/>
    <w:rsid w:val="00393B30"/>
    <w:rsid w:val="00393D54"/>
    <w:rsid w:val="003941D9"/>
    <w:rsid w:val="00394523"/>
    <w:rsid w:val="003946CD"/>
    <w:rsid w:val="003950CD"/>
    <w:rsid w:val="00395DEC"/>
    <w:rsid w:val="00395E5C"/>
    <w:rsid w:val="00396069"/>
    <w:rsid w:val="003960DC"/>
    <w:rsid w:val="00396446"/>
    <w:rsid w:val="00396464"/>
    <w:rsid w:val="0039654A"/>
    <w:rsid w:val="00396621"/>
    <w:rsid w:val="00396AFE"/>
    <w:rsid w:val="00396F5A"/>
    <w:rsid w:val="00397068"/>
    <w:rsid w:val="00397162"/>
    <w:rsid w:val="00397312"/>
    <w:rsid w:val="00397382"/>
    <w:rsid w:val="00397F27"/>
    <w:rsid w:val="003A00FC"/>
    <w:rsid w:val="003A02BE"/>
    <w:rsid w:val="003A0808"/>
    <w:rsid w:val="003A08B8"/>
    <w:rsid w:val="003A0B2F"/>
    <w:rsid w:val="003A0C3F"/>
    <w:rsid w:val="003A0CB3"/>
    <w:rsid w:val="003A0D92"/>
    <w:rsid w:val="003A178E"/>
    <w:rsid w:val="003A1D99"/>
    <w:rsid w:val="003A2B76"/>
    <w:rsid w:val="003A2BA7"/>
    <w:rsid w:val="003A2C3F"/>
    <w:rsid w:val="003A2C7D"/>
    <w:rsid w:val="003A2FAD"/>
    <w:rsid w:val="003A3099"/>
    <w:rsid w:val="003A329E"/>
    <w:rsid w:val="003A3300"/>
    <w:rsid w:val="003A34FE"/>
    <w:rsid w:val="003A363C"/>
    <w:rsid w:val="003A43D1"/>
    <w:rsid w:val="003A4420"/>
    <w:rsid w:val="003A46CC"/>
    <w:rsid w:val="003A4AE8"/>
    <w:rsid w:val="003A4C99"/>
    <w:rsid w:val="003A4D94"/>
    <w:rsid w:val="003A5F69"/>
    <w:rsid w:val="003A6119"/>
    <w:rsid w:val="003A663C"/>
    <w:rsid w:val="003A66D9"/>
    <w:rsid w:val="003A66F0"/>
    <w:rsid w:val="003A69EE"/>
    <w:rsid w:val="003A6A06"/>
    <w:rsid w:val="003A6A8F"/>
    <w:rsid w:val="003A73A0"/>
    <w:rsid w:val="003A73D3"/>
    <w:rsid w:val="003A74C5"/>
    <w:rsid w:val="003A7760"/>
    <w:rsid w:val="003A776A"/>
    <w:rsid w:val="003A79DD"/>
    <w:rsid w:val="003A7C34"/>
    <w:rsid w:val="003A7D56"/>
    <w:rsid w:val="003A7FFA"/>
    <w:rsid w:val="003B03CB"/>
    <w:rsid w:val="003B0DCB"/>
    <w:rsid w:val="003B1116"/>
    <w:rsid w:val="003B142E"/>
    <w:rsid w:val="003B1CB3"/>
    <w:rsid w:val="003B1CD4"/>
    <w:rsid w:val="003B1E5A"/>
    <w:rsid w:val="003B26FA"/>
    <w:rsid w:val="003B291D"/>
    <w:rsid w:val="003B2A32"/>
    <w:rsid w:val="003B3217"/>
    <w:rsid w:val="003B3829"/>
    <w:rsid w:val="003B39A1"/>
    <w:rsid w:val="003B3A38"/>
    <w:rsid w:val="003B3CB1"/>
    <w:rsid w:val="003B43FF"/>
    <w:rsid w:val="003B48CE"/>
    <w:rsid w:val="003B4EEF"/>
    <w:rsid w:val="003B4F28"/>
    <w:rsid w:val="003B5431"/>
    <w:rsid w:val="003B554B"/>
    <w:rsid w:val="003B559F"/>
    <w:rsid w:val="003B5AFD"/>
    <w:rsid w:val="003B5C0B"/>
    <w:rsid w:val="003B5D1F"/>
    <w:rsid w:val="003B5E13"/>
    <w:rsid w:val="003B5ED5"/>
    <w:rsid w:val="003B6266"/>
    <w:rsid w:val="003B66B4"/>
    <w:rsid w:val="003B6E12"/>
    <w:rsid w:val="003B72AB"/>
    <w:rsid w:val="003B730F"/>
    <w:rsid w:val="003B7663"/>
    <w:rsid w:val="003C01B6"/>
    <w:rsid w:val="003C03A1"/>
    <w:rsid w:val="003C03DE"/>
    <w:rsid w:val="003C068F"/>
    <w:rsid w:val="003C0D18"/>
    <w:rsid w:val="003C0D43"/>
    <w:rsid w:val="003C11A9"/>
    <w:rsid w:val="003C15F3"/>
    <w:rsid w:val="003C1B1B"/>
    <w:rsid w:val="003C1D65"/>
    <w:rsid w:val="003C26AD"/>
    <w:rsid w:val="003C2ABB"/>
    <w:rsid w:val="003C2C64"/>
    <w:rsid w:val="003C2D04"/>
    <w:rsid w:val="003C3705"/>
    <w:rsid w:val="003C3A41"/>
    <w:rsid w:val="003C3E98"/>
    <w:rsid w:val="003C43A5"/>
    <w:rsid w:val="003C4548"/>
    <w:rsid w:val="003C4B5D"/>
    <w:rsid w:val="003C4CB9"/>
    <w:rsid w:val="003C4EB9"/>
    <w:rsid w:val="003C50F2"/>
    <w:rsid w:val="003C50F4"/>
    <w:rsid w:val="003C514F"/>
    <w:rsid w:val="003C5205"/>
    <w:rsid w:val="003C52FA"/>
    <w:rsid w:val="003C55EC"/>
    <w:rsid w:val="003C5D89"/>
    <w:rsid w:val="003C6414"/>
    <w:rsid w:val="003C68CA"/>
    <w:rsid w:val="003C6C79"/>
    <w:rsid w:val="003C6DD9"/>
    <w:rsid w:val="003C71E8"/>
    <w:rsid w:val="003C731E"/>
    <w:rsid w:val="003C741B"/>
    <w:rsid w:val="003C74E9"/>
    <w:rsid w:val="003C75E0"/>
    <w:rsid w:val="003C763F"/>
    <w:rsid w:val="003C7BB2"/>
    <w:rsid w:val="003D00BE"/>
    <w:rsid w:val="003D087E"/>
    <w:rsid w:val="003D0C98"/>
    <w:rsid w:val="003D0F3C"/>
    <w:rsid w:val="003D110D"/>
    <w:rsid w:val="003D11C9"/>
    <w:rsid w:val="003D143E"/>
    <w:rsid w:val="003D1C0C"/>
    <w:rsid w:val="003D26CD"/>
    <w:rsid w:val="003D26D9"/>
    <w:rsid w:val="003D2806"/>
    <w:rsid w:val="003D2A81"/>
    <w:rsid w:val="003D3160"/>
    <w:rsid w:val="003D32B3"/>
    <w:rsid w:val="003D3575"/>
    <w:rsid w:val="003D3620"/>
    <w:rsid w:val="003D3998"/>
    <w:rsid w:val="003D39A4"/>
    <w:rsid w:val="003D3B14"/>
    <w:rsid w:val="003D471B"/>
    <w:rsid w:val="003D4B1A"/>
    <w:rsid w:val="003D58EC"/>
    <w:rsid w:val="003D5B66"/>
    <w:rsid w:val="003D62CE"/>
    <w:rsid w:val="003D67E9"/>
    <w:rsid w:val="003D7147"/>
    <w:rsid w:val="003D74EA"/>
    <w:rsid w:val="003D75D2"/>
    <w:rsid w:val="003D791E"/>
    <w:rsid w:val="003D7CF9"/>
    <w:rsid w:val="003D7D3E"/>
    <w:rsid w:val="003E06C2"/>
    <w:rsid w:val="003E0B8B"/>
    <w:rsid w:val="003E1535"/>
    <w:rsid w:val="003E1643"/>
    <w:rsid w:val="003E1737"/>
    <w:rsid w:val="003E19F9"/>
    <w:rsid w:val="003E1C7C"/>
    <w:rsid w:val="003E1E14"/>
    <w:rsid w:val="003E20E3"/>
    <w:rsid w:val="003E20FC"/>
    <w:rsid w:val="003E2734"/>
    <w:rsid w:val="003E2AF8"/>
    <w:rsid w:val="003E2B25"/>
    <w:rsid w:val="003E2C70"/>
    <w:rsid w:val="003E2EFC"/>
    <w:rsid w:val="003E31DE"/>
    <w:rsid w:val="003E3899"/>
    <w:rsid w:val="003E3DDD"/>
    <w:rsid w:val="003E3E03"/>
    <w:rsid w:val="003E3F63"/>
    <w:rsid w:val="003E4442"/>
    <w:rsid w:val="003E4651"/>
    <w:rsid w:val="003E4792"/>
    <w:rsid w:val="003E5271"/>
    <w:rsid w:val="003E5436"/>
    <w:rsid w:val="003E54C7"/>
    <w:rsid w:val="003E58DE"/>
    <w:rsid w:val="003E5B95"/>
    <w:rsid w:val="003E5E4E"/>
    <w:rsid w:val="003E60A5"/>
    <w:rsid w:val="003E6508"/>
    <w:rsid w:val="003E65C1"/>
    <w:rsid w:val="003E6AE7"/>
    <w:rsid w:val="003E6B0D"/>
    <w:rsid w:val="003E70A8"/>
    <w:rsid w:val="003E70C2"/>
    <w:rsid w:val="003E70FF"/>
    <w:rsid w:val="003E7123"/>
    <w:rsid w:val="003E7360"/>
    <w:rsid w:val="003E7B3C"/>
    <w:rsid w:val="003E7BCA"/>
    <w:rsid w:val="003F02F6"/>
    <w:rsid w:val="003F0402"/>
    <w:rsid w:val="003F05FF"/>
    <w:rsid w:val="003F1322"/>
    <w:rsid w:val="003F1A4D"/>
    <w:rsid w:val="003F1A8B"/>
    <w:rsid w:val="003F1C36"/>
    <w:rsid w:val="003F1CA4"/>
    <w:rsid w:val="003F2274"/>
    <w:rsid w:val="003F22CF"/>
    <w:rsid w:val="003F249B"/>
    <w:rsid w:val="003F28CD"/>
    <w:rsid w:val="003F2973"/>
    <w:rsid w:val="003F2EFC"/>
    <w:rsid w:val="003F303A"/>
    <w:rsid w:val="003F31CE"/>
    <w:rsid w:val="003F3509"/>
    <w:rsid w:val="003F399E"/>
    <w:rsid w:val="003F3B1F"/>
    <w:rsid w:val="003F3BF7"/>
    <w:rsid w:val="003F3FF4"/>
    <w:rsid w:val="003F4082"/>
    <w:rsid w:val="003F40B1"/>
    <w:rsid w:val="003F430F"/>
    <w:rsid w:val="003F486C"/>
    <w:rsid w:val="003F4C89"/>
    <w:rsid w:val="003F52B0"/>
    <w:rsid w:val="003F5962"/>
    <w:rsid w:val="003F59A6"/>
    <w:rsid w:val="003F5CA7"/>
    <w:rsid w:val="003F5DF7"/>
    <w:rsid w:val="003F61E8"/>
    <w:rsid w:val="003F665A"/>
    <w:rsid w:val="003F6ABE"/>
    <w:rsid w:val="003F6B0F"/>
    <w:rsid w:val="003F6C21"/>
    <w:rsid w:val="003F7246"/>
    <w:rsid w:val="003F7899"/>
    <w:rsid w:val="003F7BDC"/>
    <w:rsid w:val="00400084"/>
    <w:rsid w:val="00400853"/>
    <w:rsid w:val="00400B91"/>
    <w:rsid w:val="00400E17"/>
    <w:rsid w:val="00400E40"/>
    <w:rsid w:val="00400F6A"/>
    <w:rsid w:val="0040137F"/>
    <w:rsid w:val="004016F8"/>
    <w:rsid w:val="00401834"/>
    <w:rsid w:val="00401F68"/>
    <w:rsid w:val="00402BC3"/>
    <w:rsid w:val="00402E01"/>
    <w:rsid w:val="00402FE4"/>
    <w:rsid w:val="004031C3"/>
    <w:rsid w:val="0040339D"/>
    <w:rsid w:val="0040345D"/>
    <w:rsid w:val="00403498"/>
    <w:rsid w:val="0040369B"/>
    <w:rsid w:val="00403879"/>
    <w:rsid w:val="00403CFD"/>
    <w:rsid w:val="00403DE2"/>
    <w:rsid w:val="00403F59"/>
    <w:rsid w:val="00404351"/>
    <w:rsid w:val="00404362"/>
    <w:rsid w:val="004044D8"/>
    <w:rsid w:val="0040485B"/>
    <w:rsid w:val="00404C78"/>
    <w:rsid w:val="00404E7D"/>
    <w:rsid w:val="00404F7F"/>
    <w:rsid w:val="0040511B"/>
    <w:rsid w:val="0040556E"/>
    <w:rsid w:val="004058D7"/>
    <w:rsid w:val="004059B3"/>
    <w:rsid w:val="00405A5F"/>
    <w:rsid w:val="00405AE2"/>
    <w:rsid w:val="00405AE5"/>
    <w:rsid w:val="004062CB"/>
    <w:rsid w:val="00406341"/>
    <w:rsid w:val="004066D9"/>
    <w:rsid w:val="00406C29"/>
    <w:rsid w:val="004072CB"/>
    <w:rsid w:val="00407EFE"/>
    <w:rsid w:val="004103C6"/>
    <w:rsid w:val="00410A1E"/>
    <w:rsid w:val="00410F94"/>
    <w:rsid w:val="00411135"/>
    <w:rsid w:val="00411370"/>
    <w:rsid w:val="00411557"/>
    <w:rsid w:val="004115DB"/>
    <w:rsid w:val="004116E9"/>
    <w:rsid w:val="004118E8"/>
    <w:rsid w:val="00411C3F"/>
    <w:rsid w:val="00412041"/>
    <w:rsid w:val="00412114"/>
    <w:rsid w:val="0041218A"/>
    <w:rsid w:val="00412545"/>
    <w:rsid w:val="0041264F"/>
    <w:rsid w:val="00412BC8"/>
    <w:rsid w:val="004134B5"/>
    <w:rsid w:val="00413BDF"/>
    <w:rsid w:val="00413D7F"/>
    <w:rsid w:val="00413EB7"/>
    <w:rsid w:val="00413FBD"/>
    <w:rsid w:val="00413FC3"/>
    <w:rsid w:val="00414E66"/>
    <w:rsid w:val="00415086"/>
    <w:rsid w:val="00415307"/>
    <w:rsid w:val="0041534E"/>
    <w:rsid w:val="00415618"/>
    <w:rsid w:val="004156A7"/>
    <w:rsid w:val="00415720"/>
    <w:rsid w:val="00415814"/>
    <w:rsid w:val="00415BC6"/>
    <w:rsid w:val="00415D48"/>
    <w:rsid w:val="00415DB2"/>
    <w:rsid w:val="00415E53"/>
    <w:rsid w:val="00416027"/>
    <w:rsid w:val="0041636F"/>
    <w:rsid w:val="004165AB"/>
    <w:rsid w:val="00416D7D"/>
    <w:rsid w:val="0041700A"/>
    <w:rsid w:val="004173A8"/>
    <w:rsid w:val="00417466"/>
    <w:rsid w:val="004174BF"/>
    <w:rsid w:val="0042014A"/>
    <w:rsid w:val="004205CC"/>
    <w:rsid w:val="0042068D"/>
    <w:rsid w:val="00420F80"/>
    <w:rsid w:val="00421044"/>
    <w:rsid w:val="004210FD"/>
    <w:rsid w:val="004213ED"/>
    <w:rsid w:val="00421803"/>
    <w:rsid w:val="004219B4"/>
    <w:rsid w:val="00421D2B"/>
    <w:rsid w:val="00421D61"/>
    <w:rsid w:val="0042220C"/>
    <w:rsid w:val="004225C5"/>
    <w:rsid w:val="0042272F"/>
    <w:rsid w:val="004227A5"/>
    <w:rsid w:val="00422DEC"/>
    <w:rsid w:val="004232D4"/>
    <w:rsid w:val="00423390"/>
    <w:rsid w:val="004235C5"/>
    <w:rsid w:val="00423C7D"/>
    <w:rsid w:val="00424C37"/>
    <w:rsid w:val="00424FC0"/>
    <w:rsid w:val="00424FED"/>
    <w:rsid w:val="0042529F"/>
    <w:rsid w:val="0042533B"/>
    <w:rsid w:val="0042540B"/>
    <w:rsid w:val="004255D0"/>
    <w:rsid w:val="004258AD"/>
    <w:rsid w:val="00425E78"/>
    <w:rsid w:val="00425FD1"/>
    <w:rsid w:val="004266AD"/>
    <w:rsid w:val="004267BF"/>
    <w:rsid w:val="00426C86"/>
    <w:rsid w:val="004271F7"/>
    <w:rsid w:val="00427636"/>
    <w:rsid w:val="00427713"/>
    <w:rsid w:val="00427CB8"/>
    <w:rsid w:val="00427CFA"/>
    <w:rsid w:val="00427D0E"/>
    <w:rsid w:val="00427E18"/>
    <w:rsid w:val="00430297"/>
    <w:rsid w:val="004302E8"/>
    <w:rsid w:val="00430851"/>
    <w:rsid w:val="00430B8D"/>
    <w:rsid w:val="0043104D"/>
    <w:rsid w:val="0043157E"/>
    <w:rsid w:val="004319E5"/>
    <w:rsid w:val="00431CC0"/>
    <w:rsid w:val="00432186"/>
    <w:rsid w:val="00432590"/>
    <w:rsid w:val="004330BC"/>
    <w:rsid w:val="0043345A"/>
    <w:rsid w:val="00433483"/>
    <w:rsid w:val="00433753"/>
    <w:rsid w:val="00433AC4"/>
    <w:rsid w:val="00434228"/>
    <w:rsid w:val="00435270"/>
    <w:rsid w:val="004354EA"/>
    <w:rsid w:val="0043578F"/>
    <w:rsid w:val="00435871"/>
    <w:rsid w:val="0043598C"/>
    <w:rsid w:val="00435AAA"/>
    <w:rsid w:val="00435C30"/>
    <w:rsid w:val="00435C96"/>
    <w:rsid w:val="00435CE1"/>
    <w:rsid w:val="00435E74"/>
    <w:rsid w:val="0043653D"/>
    <w:rsid w:val="004369FE"/>
    <w:rsid w:val="00436D2D"/>
    <w:rsid w:val="00436D40"/>
    <w:rsid w:val="00436FFC"/>
    <w:rsid w:val="00437502"/>
    <w:rsid w:val="00437744"/>
    <w:rsid w:val="00437DA6"/>
    <w:rsid w:val="00437FC0"/>
    <w:rsid w:val="004400C3"/>
    <w:rsid w:val="00440211"/>
    <w:rsid w:val="0044022F"/>
    <w:rsid w:val="004405C3"/>
    <w:rsid w:val="004408A8"/>
    <w:rsid w:val="00440AC2"/>
    <w:rsid w:val="00440F28"/>
    <w:rsid w:val="004410A3"/>
    <w:rsid w:val="004412A9"/>
    <w:rsid w:val="0044164C"/>
    <w:rsid w:val="0044174F"/>
    <w:rsid w:val="00441B94"/>
    <w:rsid w:val="0044212A"/>
    <w:rsid w:val="00442467"/>
    <w:rsid w:val="0044247A"/>
    <w:rsid w:val="0044250E"/>
    <w:rsid w:val="004426A1"/>
    <w:rsid w:val="004426EF"/>
    <w:rsid w:val="00442911"/>
    <w:rsid w:val="004430B6"/>
    <w:rsid w:val="00443227"/>
    <w:rsid w:val="004434F9"/>
    <w:rsid w:val="004435F3"/>
    <w:rsid w:val="004440AB"/>
    <w:rsid w:val="0044426B"/>
    <w:rsid w:val="00444371"/>
    <w:rsid w:val="00444475"/>
    <w:rsid w:val="004445C8"/>
    <w:rsid w:val="00444A32"/>
    <w:rsid w:val="00445554"/>
    <w:rsid w:val="00445A9D"/>
    <w:rsid w:val="00445B01"/>
    <w:rsid w:val="00445BA1"/>
    <w:rsid w:val="00445CA2"/>
    <w:rsid w:val="00445CA4"/>
    <w:rsid w:val="00445CA9"/>
    <w:rsid w:val="00445CD1"/>
    <w:rsid w:val="0044623C"/>
    <w:rsid w:val="0044626C"/>
    <w:rsid w:val="004462B6"/>
    <w:rsid w:val="00446B1D"/>
    <w:rsid w:val="00446C48"/>
    <w:rsid w:val="00446CF9"/>
    <w:rsid w:val="004470F5"/>
    <w:rsid w:val="004474A9"/>
    <w:rsid w:val="004478AE"/>
    <w:rsid w:val="00447944"/>
    <w:rsid w:val="0045008E"/>
    <w:rsid w:val="00450461"/>
    <w:rsid w:val="00450472"/>
    <w:rsid w:val="00450770"/>
    <w:rsid w:val="004508A3"/>
    <w:rsid w:val="00450A6D"/>
    <w:rsid w:val="00450AE6"/>
    <w:rsid w:val="00451385"/>
    <w:rsid w:val="004514D2"/>
    <w:rsid w:val="004514DC"/>
    <w:rsid w:val="00451528"/>
    <w:rsid w:val="00451732"/>
    <w:rsid w:val="00451B09"/>
    <w:rsid w:val="00451BE7"/>
    <w:rsid w:val="00451CC7"/>
    <w:rsid w:val="00451CEE"/>
    <w:rsid w:val="00451E8E"/>
    <w:rsid w:val="00452354"/>
    <w:rsid w:val="004523A4"/>
    <w:rsid w:val="004532B9"/>
    <w:rsid w:val="00453303"/>
    <w:rsid w:val="004533CF"/>
    <w:rsid w:val="00453984"/>
    <w:rsid w:val="00453A33"/>
    <w:rsid w:val="00453AC2"/>
    <w:rsid w:val="00453B27"/>
    <w:rsid w:val="00453DF5"/>
    <w:rsid w:val="00454771"/>
    <w:rsid w:val="00454B05"/>
    <w:rsid w:val="00454B91"/>
    <w:rsid w:val="00454D2B"/>
    <w:rsid w:val="00454E89"/>
    <w:rsid w:val="00454FD6"/>
    <w:rsid w:val="004553F9"/>
    <w:rsid w:val="00455541"/>
    <w:rsid w:val="00455631"/>
    <w:rsid w:val="004558E7"/>
    <w:rsid w:val="004558F4"/>
    <w:rsid w:val="00455D60"/>
    <w:rsid w:val="00455E2A"/>
    <w:rsid w:val="004562BA"/>
    <w:rsid w:val="00456346"/>
    <w:rsid w:val="00456C62"/>
    <w:rsid w:val="00456EA9"/>
    <w:rsid w:val="004571B8"/>
    <w:rsid w:val="004575C3"/>
    <w:rsid w:val="00457F3A"/>
    <w:rsid w:val="004603E0"/>
    <w:rsid w:val="00460855"/>
    <w:rsid w:val="00460BAB"/>
    <w:rsid w:val="00460C14"/>
    <w:rsid w:val="00460D51"/>
    <w:rsid w:val="00460E0F"/>
    <w:rsid w:val="00460E32"/>
    <w:rsid w:val="004610E9"/>
    <w:rsid w:val="00461AA7"/>
    <w:rsid w:val="00461CE6"/>
    <w:rsid w:val="0046234F"/>
    <w:rsid w:val="0046256A"/>
    <w:rsid w:val="00463299"/>
    <w:rsid w:val="004632E4"/>
    <w:rsid w:val="004638AE"/>
    <w:rsid w:val="0046391B"/>
    <w:rsid w:val="00463CE5"/>
    <w:rsid w:val="00463DC3"/>
    <w:rsid w:val="0046405B"/>
    <w:rsid w:val="00464394"/>
    <w:rsid w:val="00464539"/>
    <w:rsid w:val="00464B7A"/>
    <w:rsid w:val="00464DF3"/>
    <w:rsid w:val="00464F82"/>
    <w:rsid w:val="004653B5"/>
    <w:rsid w:val="00465768"/>
    <w:rsid w:val="0046576B"/>
    <w:rsid w:val="00465921"/>
    <w:rsid w:val="00465C6B"/>
    <w:rsid w:val="00465D29"/>
    <w:rsid w:val="00466162"/>
    <w:rsid w:val="004662C7"/>
    <w:rsid w:val="00466309"/>
    <w:rsid w:val="00466F7F"/>
    <w:rsid w:val="004670B6"/>
    <w:rsid w:val="00467D44"/>
    <w:rsid w:val="004701DE"/>
    <w:rsid w:val="004706F6"/>
    <w:rsid w:val="00470D6C"/>
    <w:rsid w:val="00470E6C"/>
    <w:rsid w:val="00470EDB"/>
    <w:rsid w:val="004713D0"/>
    <w:rsid w:val="00471493"/>
    <w:rsid w:val="00471552"/>
    <w:rsid w:val="00471611"/>
    <w:rsid w:val="00471817"/>
    <w:rsid w:val="004721DB"/>
    <w:rsid w:val="004721EC"/>
    <w:rsid w:val="00472632"/>
    <w:rsid w:val="00472B43"/>
    <w:rsid w:val="00472FD3"/>
    <w:rsid w:val="0047330A"/>
    <w:rsid w:val="00473731"/>
    <w:rsid w:val="0047373B"/>
    <w:rsid w:val="004737B5"/>
    <w:rsid w:val="0047396B"/>
    <w:rsid w:val="00473B9C"/>
    <w:rsid w:val="004741A8"/>
    <w:rsid w:val="0047463C"/>
    <w:rsid w:val="0047466F"/>
    <w:rsid w:val="0047498A"/>
    <w:rsid w:val="00475CA5"/>
    <w:rsid w:val="00475D4A"/>
    <w:rsid w:val="00475EEB"/>
    <w:rsid w:val="0047667D"/>
    <w:rsid w:val="00476780"/>
    <w:rsid w:val="00476F8D"/>
    <w:rsid w:val="00476FA9"/>
    <w:rsid w:val="00477C05"/>
    <w:rsid w:val="00477CCF"/>
    <w:rsid w:val="00477E62"/>
    <w:rsid w:val="0048026C"/>
    <w:rsid w:val="00480753"/>
    <w:rsid w:val="004807ED"/>
    <w:rsid w:val="004808F0"/>
    <w:rsid w:val="00480B3C"/>
    <w:rsid w:val="00480EC1"/>
    <w:rsid w:val="00480F5A"/>
    <w:rsid w:val="004811F0"/>
    <w:rsid w:val="004813A2"/>
    <w:rsid w:val="004815B9"/>
    <w:rsid w:val="00482135"/>
    <w:rsid w:val="00482971"/>
    <w:rsid w:val="00482C13"/>
    <w:rsid w:val="00483211"/>
    <w:rsid w:val="0048325A"/>
    <w:rsid w:val="004838BB"/>
    <w:rsid w:val="00483905"/>
    <w:rsid w:val="00484020"/>
    <w:rsid w:val="00484509"/>
    <w:rsid w:val="00484511"/>
    <w:rsid w:val="00484585"/>
    <w:rsid w:val="0048487A"/>
    <w:rsid w:val="00484C63"/>
    <w:rsid w:val="00484D8B"/>
    <w:rsid w:val="00484EA2"/>
    <w:rsid w:val="00484EF7"/>
    <w:rsid w:val="004854D4"/>
    <w:rsid w:val="004859EF"/>
    <w:rsid w:val="00485B06"/>
    <w:rsid w:val="004861B5"/>
    <w:rsid w:val="00486323"/>
    <w:rsid w:val="004863D9"/>
    <w:rsid w:val="004864BA"/>
    <w:rsid w:val="004868D1"/>
    <w:rsid w:val="004869EA"/>
    <w:rsid w:val="00486F8F"/>
    <w:rsid w:val="00487965"/>
    <w:rsid w:val="00487D37"/>
    <w:rsid w:val="0049024C"/>
    <w:rsid w:val="0049028E"/>
    <w:rsid w:val="004908C5"/>
    <w:rsid w:val="004908FA"/>
    <w:rsid w:val="00490B79"/>
    <w:rsid w:val="00490B87"/>
    <w:rsid w:val="00490DB2"/>
    <w:rsid w:val="00490EDD"/>
    <w:rsid w:val="004911CC"/>
    <w:rsid w:val="004911E7"/>
    <w:rsid w:val="004914A3"/>
    <w:rsid w:val="004918DD"/>
    <w:rsid w:val="00491B2E"/>
    <w:rsid w:val="0049221A"/>
    <w:rsid w:val="0049221C"/>
    <w:rsid w:val="00492241"/>
    <w:rsid w:val="00492257"/>
    <w:rsid w:val="0049256D"/>
    <w:rsid w:val="0049257C"/>
    <w:rsid w:val="004925E8"/>
    <w:rsid w:val="004926AC"/>
    <w:rsid w:val="004926E3"/>
    <w:rsid w:val="004927F6"/>
    <w:rsid w:val="004928FD"/>
    <w:rsid w:val="00492F26"/>
    <w:rsid w:val="00493206"/>
    <w:rsid w:val="00493B72"/>
    <w:rsid w:val="00493BF6"/>
    <w:rsid w:val="00493C4C"/>
    <w:rsid w:val="004940A8"/>
    <w:rsid w:val="0049432F"/>
    <w:rsid w:val="0049474E"/>
    <w:rsid w:val="00494B2B"/>
    <w:rsid w:val="004954E2"/>
    <w:rsid w:val="00495683"/>
    <w:rsid w:val="00495691"/>
    <w:rsid w:val="004958F0"/>
    <w:rsid w:val="00495F31"/>
    <w:rsid w:val="004963FE"/>
    <w:rsid w:val="00496794"/>
    <w:rsid w:val="00496893"/>
    <w:rsid w:val="004968D8"/>
    <w:rsid w:val="0049698F"/>
    <w:rsid w:val="00496DFB"/>
    <w:rsid w:val="004972A7"/>
    <w:rsid w:val="0049772A"/>
    <w:rsid w:val="00497836"/>
    <w:rsid w:val="00497A2D"/>
    <w:rsid w:val="00497B49"/>
    <w:rsid w:val="004A00E8"/>
    <w:rsid w:val="004A036F"/>
    <w:rsid w:val="004A07C2"/>
    <w:rsid w:val="004A0804"/>
    <w:rsid w:val="004A08C6"/>
    <w:rsid w:val="004A0B9E"/>
    <w:rsid w:val="004A0BF4"/>
    <w:rsid w:val="004A0DED"/>
    <w:rsid w:val="004A130F"/>
    <w:rsid w:val="004A17BB"/>
    <w:rsid w:val="004A1858"/>
    <w:rsid w:val="004A1E0B"/>
    <w:rsid w:val="004A219C"/>
    <w:rsid w:val="004A2878"/>
    <w:rsid w:val="004A292C"/>
    <w:rsid w:val="004A2BB8"/>
    <w:rsid w:val="004A2DC8"/>
    <w:rsid w:val="004A2EA3"/>
    <w:rsid w:val="004A2EEF"/>
    <w:rsid w:val="004A3167"/>
    <w:rsid w:val="004A316C"/>
    <w:rsid w:val="004A34BE"/>
    <w:rsid w:val="004A34C8"/>
    <w:rsid w:val="004A3565"/>
    <w:rsid w:val="004A36E5"/>
    <w:rsid w:val="004A38E3"/>
    <w:rsid w:val="004A4341"/>
    <w:rsid w:val="004A4394"/>
    <w:rsid w:val="004A43C8"/>
    <w:rsid w:val="004A45CF"/>
    <w:rsid w:val="004A4F1D"/>
    <w:rsid w:val="004A4FEA"/>
    <w:rsid w:val="004A5029"/>
    <w:rsid w:val="004A50C8"/>
    <w:rsid w:val="004A5105"/>
    <w:rsid w:val="004A565C"/>
    <w:rsid w:val="004A5783"/>
    <w:rsid w:val="004A5A13"/>
    <w:rsid w:val="004A5A21"/>
    <w:rsid w:val="004A5B26"/>
    <w:rsid w:val="004A6606"/>
    <w:rsid w:val="004A6938"/>
    <w:rsid w:val="004A6F6D"/>
    <w:rsid w:val="004A733A"/>
    <w:rsid w:val="004A797C"/>
    <w:rsid w:val="004A7CAF"/>
    <w:rsid w:val="004A7F10"/>
    <w:rsid w:val="004A7F82"/>
    <w:rsid w:val="004B04A5"/>
    <w:rsid w:val="004B07EA"/>
    <w:rsid w:val="004B09EA"/>
    <w:rsid w:val="004B0A74"/>
    <w:rsid w:val="004B0E0F"/>
    <w:rsid w:val="004B0E25"/>
    <w:rsid w:val="004B0F78"/>
    <w:rsid w:val="004B14FF"/>
    <w:rsid w:val="004B1FD5"/>
    <w:rsid w:val="004B22F9"/>
    <w:rsid w:val="004B2854"/>
    <w:rsid w:val="004B295B"/>
    <w:rsid w:val="004B2A7D"/>
    <w:rsid w:val="004B2CE8"/>
    <w:rsid w:val="004B2D23"/>
    <w:rsid w:val="004B2EDD"/>
    <w:rsid w:val="004B2F49"/>
    <w:rsid w:val="004B3519"/>
    <w:rsid w:val="004B3894"/>
    <w:rsid w:val="004B39CC"/>
    <w:rsid w:val="004B3E75"/>
    <w:rsid w:val="004B4394"/>
    <w:rsid w:val="004B466C"/>
    <w:rsid w:val="004B4853"/>
    <w:rsid w:val="004B4856"/>
    <w:rsid w:val="004B4DDC"/>
    <w:rsid w:val="004B52EB"/>
    <w:rsid w:val="004B5471"/>
    <w:rsid w:val="004B5C50"/>
    <w:rsid w:val="004B5EA0"/>
    <w:rsid w:val="004B626B"/>
    <w:rsid w:val="004B684F"/>
    <w:rsid w:val="004B6B5E"/>
    <w:rsid w:val="004B6D49"/>
    <w:rsid w:val="004B6EC6"/>
    <w:rsid w:val="004B7ABE"/>
    <w:rsid w:val="004C014F"/>
    <w:rsid w:val="004C0227"/>
    <w:rsid w:val="004C04D7"/>
    <w:rsid w:val="004C0813"/>
    <w:rsid w:val="004C0CCF"/>
    <w:rsid w:val="004C17BF"/>
    <w:rsid w:val="004C180A"/>
    <w:rsid w:val="004C1F4E"/>
    <w:rsid w:val="004C26F6"/>
    <w:rsid w:val="004C27B8"/>
    <w:rsid w:val="004C2B26"/>
    <w:rsid w:val="004C2F3C"/>
    <w:rsid w:val="004C32AD"/>
    <w:rsid w:val="004C32B9"/>
    <w:rsid w:val="004C384D"/>
    <w:rsid w:val="004C3ADD"/>
    <w:rsid w:val="004C46E8"/>
    <w:rsid w:val="004C4D04"/>
    <w:rsid w:val="004C4F57"/>
    <w:rsid w:val="004C4FF4"/>
    <w:rsid w:val="004C5068"/>
    <w:rsid w:val="004C530C"/>
    <w:rsid w:val="004C5314"/>
    <w:rsid w:val="004C53B6"/>
    <w:rsid w:val="004C54D2"/>
    <w:rsid w:val="004C5D1E"/>
    <w:rsid w:val="004C5D34"/>
    <w:rsid w:val="004C5E0D"/>
    <w:rsid w:val="004C6085"/>
    <w:rsid w:val="004C67B6"/>
    <w:rsid w:val="004C67F8"/>
    <w:rsid w:val="004C6877"/>
    <w:rsid w:val="004C688D"/>
    <w:rsid w:val="004C70DA"/>
    <w:rsid w:val="004C7263"/>
    <w:rsid w:val="004C7299"/>
    <w:rsid w:val="004C7606"/>
    <w:rsid w:val="004C789B"/>
    <w:rsid w:val="004D0D43"/>
    <w:rsid w:val="004D1839"/>
    <w:rsid w:val="004D1A0D"/>
    <w:rsid w:val="004D201B"/>
    <w:rsid w:val="004D241B"/>
    <w:rsid w:val="004D25C2"/>
    <w:rsid w:val="004D2643"/>
    <w:rsid w:val="004D2B3D"/>
    <w:rsid w:val="004D2BC0"/>
    <w:rsid w:val="004D301D"/>
    <w:rsid w:val="004D3320"/>
    <w:rsid w:val="004D3462"/>
    <w:rsid w:val="004D38C0"/>
    <w:rsid w:val="004D3998"/>
    <w:rsid w:val="004D39FA"/>
    <w:rsid w:val="004D3ACC"/>
    <w:rsid w:val="004D3AE0"/>
    <w:rsid w:val="004D3AE4"/>
    <w:rsid w:val="004D3BB1"/>
    <w:rsid w:val="004D3E05"/>
    <w:rsid w:val="004D43EA"/>
    <w:rsid w:val="004D44A6"/>
    <w:rsid w:val="004D4889"/>
    <w:rsid w:val="004D4963"/>
    <w:rsid w:val="004D545D"/>
    <w:rsid w:val="004D546F"/>
    <w:rsid w:val="004D5640"/>
    <w:rsid w:val="004D5923"/>
    <w:rsid w:val="004D5EAC"/>
    <w:rsid w:val="004D5FA2"/>
    <w:rsid w:val="004D6327"/>
    <w:rsid w:val="004D6421"/>
    <w:rsid w:val="004D64FC"/>
    <w:rsid w:val="004D693C"/>
    <w:rsid w:val="004D76D7"/>
    <w:rsid w:val="004D7F3A"/>
    <w:rsid w:val="004E058F"/>
    <w:rsid w:val="004E097A"/>
    <w:rsid w:val="004E0BE4"/>
    <w:rsid w:val="004E0D33"/>
    <w:rsid w:val="004E20D5"/>
    <w:rsid w:val="004E253E"/>
    <w:rsid w:val="004E2CE8"/>
    <w:rsid w:val="004E3316"/>
    <w:rsid w:val="004E37AA"/>
    <w:rsid w:val="004E3ECE"/>
    <w:rsid w:val="004E4271"/>
    <w:rsid w:val="004E45B8"/>
    <w:rsid w:val="004E4787"/>
    <w:rsid w:val="004E48ED"/>
    <w:rsid w:val="004E4A6E"/>
    <w:rsid w:val="004E4EDE"/>
    <w:rsid w:val="004E56CA"/>
    <w:rsid w:val="004E574C"/>
    <w:rsid w:val="004E587A"/>
    <w:rsid w:val="004E5AE7"/>
    <w:rsid w:val="004E5E88"/>
    <w:rsid w:val="004E5F1B"/>
    <w:rsid w:val="004E6560"/>
    <w:rsid w:val="004E657B"/>
    <w:rsid w:val="004E65FE"/>
    <w:rsid w:val="004E67EA"/>
    <w:rsid w:val="004E67F8"/>
    <w:rsid w:val="004E6813"/>
    <w:rsid w:val="004E6B65"/>
    <w:rsid w:val="004E6DB3"/>
    <w:rsid w:val="004E7009"/>
    <w:rsid w:val="004E75BA"/>
    <w:rsid w:val="004E79E5"/>
    <w:rsid w:val="004E7BB7"/>
    <w:rsid w:val="004E7CDC"/>
    <w:rsid w:val="004F0060"/>
    <w:rsid w:val="004F035F"/>
    <w:rsid w:val="004F0D70"/>
    <w:rsid w:val="004F11E0"/>
    <w:rsid w:val="004F1289"/>
    <w:rsid w:val="004F1978"/>
    <w:rsid w:val="004F1A0B"/>
    <w:rsid w:val="004F1A38"/>
    <w:rsid w:val="004F1D1B"/>
    <w:rsid w:val="004F2019"/>
    <w:rsid w:val="004F212A"/>
    <w:rsid w:val="004F228E"/>
    <w:rsid w:val="004F2295"/>
    <w:rsid w:val="004F26B7"/>
    <w:rsid w:val="004F2C5F"/>
    <w:rsid w:val="004F2F22"/>
    <w:rsid w:val="004F3295"/>
    <w:rsid w:val="004F3377"/>
    <w:rsid w:val="004F33AC"/>
    <w:rsid w:val="004F4170"/>
    <w:rsid w:val="004F4242"/>
    <w:rsid w:val="004F42B8"/>
    <w:rsid w:val="004F43D8"/>
    <w:rsid w:val="004F46DD"/>
    <w:rsid w:val="004F477D"/>
    <w:rsid w:val="004F4838"/>
    <w:rsid w:val="004F4909"/>
    <w:rsid w:val="004F4F6F"/>
    <w:rsid w:val="004F5103"/>
    <w:rsid w:val="004F5120"/>
    <w:rsid w:val="004F57A7"/>
    <w:rsid w:val="004F57DB"/>
    <w:rsid w:val="004F5978"/>
    <w:rsid w:val="004F5A63"/>
    <w:rsid w:val="004F6A1E"/>
    <w:rsid w:val="004F6B8D"/>
    <w:rsid w:val="004F6CE7"/>
    <w:rsid w:val="004F6CF8"/>
    <w:rsid w:val="004F6E88"/>
    <w:rsid w:val="004F6F23"/>
    <w:rsid w:val="004F72A0"/>
    <w:rsid w:val="004F7330"/>
    <w:rsid w:val="004F7444"/>
    <w:rsid w:val="004F7561"/>
    <w:rsid w:val="004F7639"/>
    <w:rsid w:val="004F76B5"/>
    <w:rsid w:val="004F7DB6"/>
    <w:rsid w:val="00500131"/>
    <w:rsid w:val="005004D2"/>
    <w:rsid w:val="0050179D"/>
    <w:rsid w:val="00501B9B"/>
    <w:rsid w:val="00502217"/>
    <w:rsid w:val="005025DA"/>
    <w:rsid w:val="005031B1"/>
    <w:rsid w:val="0050377E"/>
    <w:rsid w:val="00503B5B"/>
    <w:rsid w:val="00503BE1"/>
    <w:rsid w:val="00503E96"/>
    <w:rsid w:val="005042C9"/>
    <w:rsid w:val="005046A4"/>
    <w:rsid w:val="005046B6"/>
    <w:rsid w:val="00504C13"/>
    <w:rsid w:val="00504C17"/>
    <w:rsid w:val="00504F04"/>
    <w:rsid w:val="00504F9C"/>
    <w:rsid w:val="00505109"/>
    <w:rsid w:val="00505604"/>
    <w:rsid w:val="005058D3"/>
    <w:rsid w:val="00505E38"/>
    <w:rsid w:val="00506013"/>
    <w:rsid w:val="0050640A"/>
    <w:rsid w:val="00506BBD"/>
    <w:rsid w:val="00506BBF"/>
    <w:rsid w:val="00506D37"/>
    <w:rsid w:val="00506F32"/>
    <w:rsid w:val="00506F49"/>
    <w:rsid w:val="00507149"/>
    <w:rsid w:val="005072D8"/>
    <w:rsid w:val="005079ED"/>
    <w:rsid w:val="00507ADC"/>
    <w:rsid w:val="00507AFC"/>
    <w:rsid w:val="00507C01"/>
    <w:rsid w:val="00507F0B"/>
    <w:rsid w:val="00510E34"/>
    <w:rsid w:val="00510F97"/>
    <w:rsid w:val="005110FD"/>
    <w:rsid w:val="005111D9"/>
    <w:rsid w:val="00511306"/>
    <w:rsid w:val="00511543"/>
    <w:rsid w:val="005115A0"/>
    <w:rsid w:val="00511A11"/>
    <w:rsid w:val="00511A93"/>
    <w:rsid w:val="00511B8E"/>
    <w:rsid w:val="00512007"/>
    <w:rsid w:val="005120B2"/>
    <w:rsid w:val="00512225"/>
    <w:rsid w:val="0051236D"/>
    <w:rsid w:val="005123A3"/>
    <w:rsid w:val="005127C8"/>
    <w:rsid w:val="005127F6"/>
    <w:rsid w:val="005128B8"/>
    <w:rsid w:val="00512A7B"/>
    <w:rsid w:val="00512C4D"/>
    <w:rsid w:val="00512E66"/>
    <w:rsid w:val="00512E91"/>
    <w:rsid w:val="00513296"/>
    <w:rsid w:val="0051344F"/>
    <w:rsid w:val="005134AD"/>
    <w:rsid w:val="00513580"/>
    <w:rsid w:val="0051358C"/>
    <w:rsid w:val="0051434A"/>
    <w:rsid w:val="005146CF"/>
    <w:rsid w:val="0051476E"/>
    <w:rsid w:val="005147F3"/>
    <w:rsid w:val="00514F76"/>
    <w:rsid w:val="00515118"/>
    <w:rsid w:val="00515443"/>
    <w:rsid w:val="00515473"/>
    <w:rsid w:val="005154C1"/>
    <w:rsid w:val="0051553B"/>
    <w:rsid w:val="00515561"/>
    <w:rsid w:val="005155CB"/>
    <w:rsid w:val="00515841"/>
    <w:rsid w:val="00515AEA"/>
    <w:rsid w:val="00515DAA"/>
    <w:rsid w:val="00515DEF"/>
    <w:rsid w:val="00515F4C"/>
    <w:rsid w:val="00515FB6"/>
    <w:rsid w:val="00516209"/>
    <w:rsid w:val="005167AC"/>
    <w:rsid w:val="00516AEC"/>
    <w:rsid w:val="00516D47"/>
    <w:rsid w:val="00516D7E"/>
    <w:rsid w:val="00516F57"/>
    <w:rsid w:val="00517212"/>
    <w:rsid w:val="0051799D"/>
    <w:rsid w:val="00520224"/>
    <w:rsid w:val="00520296"/>
    <w:rsid w:val="005205F7"/>
    <w:rsid w:val="00520856"/>
    <w:rsid w:val="0052093C"/>
    <w:rsid w:val="00521144"/>
    <w:rsid w:val="0052128E"/>
    <w:rsid w:val="00521322"/>
    <w:rsid w:val="005219CB"/>
    <w:rsid w:val="00521A07"/>
    <w:rsid w:val="00522796"/>
    <w:rsid w:val="0052283D"/>
    <w:rsid w:val="00522C50"/>
    <w:rsid w:val="00522FD6"/>
    <w:rsid w:val="00523092"/>
    <w:rsid w:val="005231EC"/>
    <w:rsid w:val="005236FB"/>
    <w:rsid w:val="005239A6"/>
    <w:rsid w:val="00523BCB"/>
    <w:rsid w:val="005241A7"/>
    <w:rsid w:val="00524951"/>
    <w:rsid w:val="00524A3D"/>
    <w:rsid w:val="00525435"/>
    <w:rsid w:val="00525440"/>
    <w:rsid w:val="0052566A"/>
    <w:rsid w:val="00525970"/>
    <w:rsid w:val="00525B8D"/>
    <w:rsid w:val="00525C4E"/>
    <w:rsid w:val="00525DBC"/>
    <w:rsid w:val="005261F3"/>
    <w:rsid w:val="00526895"/>
    <w:rsid w:val="005268CF"/>
    <w:rsid w:val="00526967"/>
    <w:rsid w:val="00526D70"/>
    <w:rsid w:val="00526E08"/>
    <w:rsid w:val="005272E9"/>
    <w:rsid w:val="005276CA"/>
    <w:rsid w:val="00527776"/>
    <w:rsid w:val="00527BA2"/>
    <w:rsid w:val="00527E3E"/>
    <w:rsid w:val="00527F42"/>
    <w:rsid w:val="00530184"/>
    <w:rsid w:val="0053053D"/>
    <w:rsid w:val="00530AE0"/>
    <w:rsid w:val="00530CD0"/>
    <w:rsid w:val="00530F1F"/>
    <w:rsid w:val="005310DF"/>
    <w:rsid w:val="005310E7"/>
    <w:rsid w:val="00531133"/>
    <w:rsid w:val="005312EA"/>
    <w:rsid w:val="00532183"/>
    <w:rsid w:val="005323F3"/>
    <w:rsid w:val="00532CB1"/>
    <w:rsid w:val="0053357C"/>
    <w:rsid w:val="00533D8C"/>
    <w:rsid w:val="00533E2D"/>
    <w:rsid w:val="0053434F"/>
    <w:rsid w:val="005344A2"/>
    <w:rsid w:val="00534596"/>
    <w:rsid w:val="00534A40"/>
    <w:rsid w:val="00534D50"/>
    <w:rsid w:val="00534D5A"/>
    <w:rsid w:val="00534F9D"/>
    <w:rsid w:val="00534FBC"/>
    <w:rsid w:val="00535338"/>
    <w:rsid w:val="00535AFB"/>
    <w:rsid w:val="00535B7A"/>
    <w:rsid w:val="00535C04"/>
    <w:rsid w:val="005364E8"/>
    <w:rsid w:val="00536B31"/>
    <w:rsid w:val="00536B7C"/>
    <w:rsid w:val="00536B8C"/>
    <w:rsid w:val="00537058"/>
    <w:rsid w:val="0053724C"/>
    <w:rsid w:val="0053769A"/>
    <w:rsid w:val="0053776F"/>
    <w:rsid w:val="00540382"/>
    <w:rsid w:val="0054047B"/>
    <w:rsid w:val="005409E4"/>
    <w:rsid w:val="00540C7B"/>
    <w:rsid w:val="00540CE9"/>
    <w:rsid w:val="00540E10"/>
    <w:rsid w:val="00541416"/>
    <w:rsid w:val="0054153C"/>
    <w:rsid w:val="0054154B"/>
    <w:rsid w:val="005419D8"/>
    <w:rsid w:val="00541ADD"/>
    <w:rsid w:val="00541DDF"/>
    <w:rsid w:val="00541EB8"/>
    <w:rsid w:val="00542385"/>
    <w:rsid w:val="00542469"/>
    <w:rsid w:val="0054283F"/>
    <w:rsid w:val="005429FD"/>
    <w:rsid w:val="00543322"/>
    <w:rsid w:val="0054385A"/>
    <w:rsid w:val="0054390E"/>
    <w:rsid w:val="00543FA9"/>
    <w:rsid w:val="005442BB"/>
    <w:rsid w:val="0054469B"/>
    <w:rsid w:val="005448A2"/>
    <w:rsid w:val="00544A81"/>
    <w:rsid w:val="00544C29"/>
    <w:rsid w:val="00544CAC"/>
    <w:rsid w:val="00544CD4"/>
    <w:rsid w:val="00544D89"/>
    <w:rsid w:val="00545222"/>
    <w:rsid w:val="00545B69"/>
    <w:rsid w:val="00545C13"/>
    <w:rsid w:val="00546068"/>
    <w:rsid w:val="00547D25"/>
    <w:rsid w:val="00547E90"/>
    <w:rsid w:val="00550AB8"/>
    <w:rsid w:val="00550E82"/>
    <w:rsid w:val="0055107B"/>
    <w:rsid w:val="005514D8"/>
    <w:rsid w:val="00551606"/>
    <w:rsid w:val="00552148"/>
    <w:rsid w:val="0055251E"/>
    <w:rsid w:val="00552600"/>
    <w:rsid w:val="0055271F"/>
    <w:rsid w:val="005534ED"/>
    <w:rsid w:val="005535CB"/>
    <w:rsid w:val="00553E3E"/>
    <w:rsid w:val="00553F1A"/>
    <w:rsid w:val="00553FAD"/>
    <w:rsid w:val="00554046"/>
    <w:rsid w:val="005549C7"/>
    <w:rsid w:val="00554C96"/>
    <w:rsid w:val="00555258"/>
    <w:rsid w:val="00555F89"/>
    <w:rsid w:val="00556019"/>
    <w:rsid w:val="005561C3"/>
    <w:rsid w:val="0055627F"/>
    <w:rsid w:val="00556A87"/>
    <w:rsid w:val="00556CB0"/>
    <w:rsid w:val="00557716"/>
    <w:rsid w:val="005579A2"/>
    <w:rsid w:val="00557AAF"/>
    <w:rsid w:val="00557B31"/>
    <w:rsid w:val="005602E2"/>
    <w:rsid w:val="00560574"/>
    <w:rsid w:val="00560D4C"/>
    <w:rsid w:val="0056115C"/>
    <w:rsid w:val="005615F2"/>
    <w:rsid w:val="005616A5"/>
    <w:rsid w:val="00561943"/>
    <w:rsid w:val="00561948"/>
    <w:rsid w:val="00561C17"/>
    <w:rsid w:val="0056216C"/>
    <w:rsid w:val="005621E8"/>
    <w:rsid w:val="00562246"/>
    <w:rsid w:val="005625C7"/>
    <w:rsid w:val="005626A6"/>
    <w:rsid w:val="00562793"/>
    <w:rsid w:val="00562818"/>
    <w:rsid w:val="0056299F"/>
    <w:rsid w:val="005629C5"/>
    <w:rsid w:val="00562A5D"/>
    <w:rsid w:val="00562FFF"/>
    <w:rsid w:val="0056348F"/>
    <w:rsid w:val="0056350E"/>
    <w:rsid w:val="005637DA"/>
    <w:rsid w:val="00563896"/>
    <w:rsid w:val="005639B5"/>
    <w:rsid w:val="00563F34"/>
    <w:rsid w:val="0056405E"/>
    <w:rsid w:val="005647CD"/>
    <w:rsid w:val="00565460"/>
    <w:rsid w:val="00565CA6"/>
    <w:rsid w:val="0056702D"/>
    <w:rsid w:val="005673BF"/>
    <w:rsid w:val="00567D5E"/>
    <w:rsid w:val="005700FE"/>
    <w:rsid w:val="005702D3"/>
    <w:rsid w:val="00570DDB"/>
    <w:rsid w:val="0057154E"/>
    <w:rsid w:val="00571838"/>
    <w:rsid w:val="0057192D"/>
    <w:rsid w:val="005719B8"/>
    <w:rsid w:val="005721A5"/>
    <w:rsid w:val="0057264F"/>
    <w:rsid w:val="0057309D"/>
    <w:rsid w:val="0057319D"/>
    <w:rsid w:val="00573524"/>
    <w:rsid w:val="00573B77"/>
    <w:rsid w:val="00573D1D"/>
    <w:rsid w:val="00573EC5"/>
    <w:rsid w:val="0057419B"/>
    <w:rsid w:val="005744B4"/>
    <w:rsid w:val="005744C3"/>
    <w:rsid w:val="005745E5"/>
    <w:rsid w:val="00574928"/>
    <w:rsid w:val="00574DB7"/>
    <w:rsid w:val="0057543D"/>
    <w:rsid w:val="00575525"/>
    <w:rsid w:val="00575799"/>
    <w:rsid w:val="005757FE"/>
    <w:rsid w:val="00575888"/>
    <w:rsid w:val="005761D9"/>
    <w:rsid w:val="00576392"/>
    <w:rsid w:val="0057699C"/>
    <w:rsid w:val="00576A88"/>
    <w:rsid w:val="005770DD"/>
    <w:rsid w:val="00577232"/>
    <w:rsid w:val="00577663"/>
    <w:rsid w:val="00577975"/>
    <w:rsid w:val="00577B13"/>
    <w:rsid w:val="005800BD"/>
    <w:rsid w:val="00580148"/>
    <w:rsid w:val="005808F6"/>
    <w:rsid w:val="005809A7"/>
    <w:rsid w:val="00580A19"/>
    <w:rsid w:val="00580F20"/>
    <w:rsid w:val="005815F5"/>
    <w:rsid w:val="00581728"/>
    <w:rsid w:val="00581812"/>
    <w:rsid w:val="00581AD9"/>
    <w:rsid w:val="00581BF0"/>
    <w:rsid w:val="00581CB0"/>
    <w:rsid w:val="005821A3"/>
    <w:rsid w:val="00583291"/>
    <w:rsid w:val="00583508"/>
    <w:rsid w:val="00583920"/>
    <w:rsid w:val="00583AC1"/>
    <w:rsid w:val="00583BA1"/>
    <w:rsid w:val="00583BD3"/>
    <w:rsid w:val="00583BE5"/>
    <w:rsid w:val="00583CC6"/>
    <w:rsid w:val="00583FEC"/>
    <w:rsid w:val="005848AA"/>
    <w:rsid w:val="005848F2"/>
    <w:rsid w:val="00585257"/>
    <w:rsid w:val="00585CF8"/>
    <w:rsid w:val="00585F77"/>
    <w:rsid w:val="0058622B"/>
    <w:rsid w:val="00586311"/>
    <w:rsid w:val="00586422"/>
    <w:rsid w:val="00586464"/>
    <w:rsid w:val="005868E7"/>
    <w:rsid w:val="00586995"/>
    <w:rsid w:val="00586A45"/>
    <w:rsid w:val="00586CBE"/>
    <w:rsid w:val="00586E10"/>
    <w:rsid w:val="00586E8F"/>
    <w:rsid w:val="00586FEA"/>
    <w:rsid w:val="005871A2"/>
    <w:rsid w:val="0058731F"/>
    <w:rsid w:val="0058745D"/>
    <w:rsid w:val="00587C33"/>
    <w:rsid w:val="00587C3E"/>
    <w:rsid w:val="00587CC1"/>
    <w:rsid w:val="0059024B"/>
    <w:rsid w:val="00590261"/>
    <w:rsid w:val="005905B4"/>
    <w:rsid w:val="00590DA2"/>
    <w:rsid w:val="00590F53"/>
    <w:rsid w:val="00590FEC"/>
    <w:rsid w:val="00590FFF"/>
    <w:rsid w:val="00591375"/>
    <w:rsid w:val="005913BC"/>
    <w:rsid w:val="00591473"/>
    <w:rsid w:val="005914E9"/>
    <w:rsid w:val="00592028"/>
    <w:rsid w:val="00592427"/>
    <w:rsid w:val="0059267C"/>
    <w:rsid w:val="00592AA8"/>
    <w:rsid w:val="00592AFA"/>
    <w:rsid w:val="00592E90"/>
    <w:rsid w:val="005930A1"/>
    <w:rsid w:val="00593543"/>
    <w:rsid w:val="0059364A"/>
    <w:rsid w:val="00593663"/>
    <w:rsid w:val="00593B98"/>
    <w:rsid w:val="00593BB4"/>
    <w:rsid w:val="00593F25"/>
    <w:rsid w:val="00594279"/>
    <w:rsid w:val="0059436D"/>
    <w:rsid w:val="00594504"/>
    <w:rsid w:val="00594827"/>
    <w:rsid w:val="00594FAF"/>
    <w:rsid w:val="0059513F"/>
    <w:rsid w:val="00595A40"/>
    <w:rsid w:val="00595C26"/>
    <w:rsid w:val="00595F47"/>
    <w:rsid w:val="00596063"/>
    <w:rsid w:val="00596795"/>
    <w:rsid w:val="00596946"/>
    <w:rsid w:val="0059698A"/>
    <w:rsid w:val="00596AF3"/>
    <w:rsid w:val="00596AF7"/>
    <w:rsid w:val="00596B4F"/>
    <w:rsid w:val="00596DE0"/>
    <w:rsid w:val="00596EE5"/>
    <w:rsid w:val="00597393"/>
    <w:rsid w:val="005973F4"/>
    <w:rsid w:val="00597DA2"/>
    <w:rsid w:val="00597EC4"/>
    <w:rsid w:val="005A030A"/>
    <w:rsid w:val="005A042C"/>
    <w:rsid w:val="005A0514"/>
    <w:rsid w:val="005A0E4A"/>
    <w:rsid w:val="005A1927"/>
    <w:rsid w:val="005A1BFA"/>
    <w:rsid w:val="005A1FCB"/>
    <w:rsid w:val="005A26D6"/>
    <w:rsid w:val="005A2793"/>
    <w:rsid w:val="005A2D4E"/>
    <w:rsid w:val="005A3394"/>
    <w:rsid w:val="005A37A1"/>
    <w:rsid w:val="005A3818"/>
    <w:rsid w:val="005A3CDE"/>
    <w:rsid w:val="005A3EEE"/>
    <w:rsid w:val="005A3FFF"/>
    <w:rsid w:val="005A4281"/>
    <w:rsid w:val="005A4457"/>
    <w:rsid w:val="005A4510"/>
    <w:rsid w:val="005A4526"/>
    <w:rsid w:val="005A46DB"/>
    <w:rsid w:val="005A4799"/>
    <w:rsid w:val="005A4973"/>
    <w:rsid w:val="005A4DA5"/>
    <w:rsid w:val="005A550B"/>
    <w:rsid w:val="005A5652"/>
    <w:rsid w:val="005A589F"/>
    <w:rsid w:val="005A5C6D"/>
    <w:rsid w:val="005A60DC"/>
    <w:rsid w:val="005A61CC"/>
    <w:rsid w:val="005A6385"/>
    <w:rsid w:val="005A64A2"/>
    <w:rsid w:val="005A6814"/>
    <w:rsid w:val="005A6B9A"/>
    <w:rsid w:val="005A6D8B"/>
    <w:rsid w:val="005A6EC1"/>
    <w:rsid w:val="005A702F"/>
    <w:rsid w:val="005A72F7"/>
    <w:rsid w:val="005A749C"/>
    <w:rsid w:val="005A75AD"/>
    <w:rsid w:val="005A76C5"/>
    <w:rsid w:val="005A76C9"/>
    <w:rsid w:val="005A7E17"/>
    <w:rsid w:val="005B01A6"/>
    <w:rsid w:val="005B06D2"/>
    <w:rsid w:val="005B1070"/>
    <w:rsid w:val="005B10EA"/>
    <w:rsid w:val="005B1207"/>
    <w:rsid w:val="005B16F0"/>
    <w:rsid w:val="005B1A0F"/>
    <w:rsid w:val="005B2148"/>
    <w:rsid w:val="005B2336"/>
    <w:rsid w:val="005B2368"/>
    <w:rsid w:val="005B277F"/>
    <w:rsid w:val="005B2808"/>
    <w:rsid w:val="005B2B48"/>
    <w:rsid w:val="005B2B9F"/>
    <w:rsid w:val="005B2D0A"/>
    <w:rsid w:val="005B2DC6"/>
    <w:rsid w:val="005B32F6"/>
    <w:rsid w:val="005B3450"/>
    <w:rsid w:val="005B34CD"/>
    <w:rsid w:val="005B35B9"/>
    <w:rsid w:val="005B3E04"/>
    <w:rsid w:val="005B41B3"/>
    <w:rsid w:val="005B471D"/>
    <w:rsid w:val="005B4745"/>
    <w:rsid w:val="005B4867"/>
    <w:rsid w:val="005B545D"/>
    <w:rsid w:val="005B58C5"/>
    <w:rsid w:val="005B58FD"/>
    <w:rsid w:val="005B5CAB"/>
    <w:rsid w:val="005B602F"/>
    <w:rsid w:val="005B6116"/>
    <w:rsid w:val="005B6243"/>
    <w:rsid w:val="005B637F"/>
    <w:rsid w:val="005B64E0"/>
    <w:rsid w:val="005B6535"/>
    <w:rsid w:val="005B6DF6"/>
    <w:rsid w:val="005B6E6F"/>
    <w:rsid w:val="005B6ED3"/>
    <w:rsid w:val="005B6F7E"/>
    <w:rsid w:val="005B7399"/>
    <w:rsid w:val="005B7C72"/>
    <w:rsid w:val="005C0052"/>
    <w:rsid w:val="005C0447"/>
    <w:rsid w:val="005C0B30"/>
    <w:rsid w:val="005C0C42"/>
    <w:rsid w:val="005C0DAF"/>
    <w:rsid w:val="005C1099"/>
    <w:rsid w:val="005C1F4B"/>
    <w:rsid w:val="005C2460"/>
    <w:rsid w:val="005C28A2"/>
    <w:rsid w:val="005C2B6F"/>
    <w:rsid w:val="005C2DC9"/>
    <w:rsid w:val="005C2FD0"/>
    <w:rsid w:val="005C38AC"/>
    <w:rsid w:val="005C3941"/>
    <w:rsid w:val="005C3D73"/>
    <w:rsid w:val="005C3F7F"/>
    <w:rsid w:val="005C41AF"/>
    <w:rsid w:val="005C4B96"/>
    <w:rsid w:val="005C4BA8"/>
    <w:rsid w:val="005C4DA1"/>
    <w:rsid w:val="005C5086"/>
    <w:rsid w:val="005C529C"/>
    <w:rsid w:val="005C534D"/>
    <w:rsid w:val="005C54AB"/>
    <w:rsid w:val="005C5D5A"/>
    <w:rsid w:val="005C5DC2"/>
    <w:rsid w:val="005C5F28"/>
    <w:rsid w:val="005C6087"/>
    <w:rsid w:val="005C60F0"/>
    <w:rsid w:val="005C61E5"/>
    <w:rsid w:val="005C64B4"/>
    <w:rsid w:val="005C6566"/>
    <w:rsid w:val="005C67E8"/>
    <w:rsid w:val="005C6875"/>
    <w:rsid w:val="005C6A49"/>
    <w:rsid w:val="005C6BBF"/>
    <w:rsid w:val="005C6E22"/>
    <w:rsid w:val="005C6F9F"/>
    <w:rsid w:val="005C7EFB"/>
    <w:rsid w:val="005D0064"/>
    <w:rsid w:val="005D016B"/>
    <w:rsid w:val="005D0256"/>
    <w:rsid w:val="005D0352"/>
    <w:rsid w:val="005D0433"/>
    <w:rsid w:val="005D08E9"/>
    <w:rsid w:val="005D0BBB"/>
    <w:rsid w:val="005D0CAF"/>
    <w:rsid w:val="005D14C3"/>
    <w:rsid w:val="005D179A"/>
    <w:rsid w:val="005D2109"/>
    <w:rsid w:val="005D2187"/>
    <w:rsid w:val="005D23BE"/>
    <w:rsid w:val="005D240A"/>
    <w:rsid w:val="005D2A43"/>
    <w:rsid w:val="005D3166"/>
    <w:rsid w:val="005D4098"/>
    <w:rsid w:val="005D4196"/>
    <w:rsid w:val="005D4604"/>
    <w:rsid w:val="005D48F8"/>
    <w:rsid w:val="005D4D85"/>
    <w:rsid w:val="005D4F45"/>
    <w:rsid w:val="005D4FAB"/>
    <w:rsid w:val="005D5220"/>
    <w:rsid w:val="005D5B2A"/>
    <w:rsid w:val="005D647F"/>
    <w:rsid w:val="005D6850"/>
    <w:rsid w:val="005D6A5C"/>
    <w:rsid w:val="005D6DF9"/>
    <w:rsid w:val="005D6EDF"/>
    <w:rsid w:val="005D787C"/>
    <w:rsid w:val="005D7B0E"/>
    <w:rsid w:val="005D7EEF"/>
    <w:rsid w:val="005E00CE"/>
    <w:rsid w:val="005E022B"/>
    <w:rsid w:val="005E0253"/>
    <w:rsid w:val="005E076B"/>
    <w:rsid w:val="005E0CC4"/>
    <w:rsid w:val="005E113E"/>
    <w:rsid w:val="005E167C"/>
    <w:rsid w:val="005E1923"/>
    <w:rsid w:val="005E19ED"/>
    <w:rsid w:val="005E2279"/>
    <w:rsid w:val="005E24A5"/>
    <w:rsid w:val="005E27BD"/>
    <w:rsid w:val="005E28D2"/>
    <w:rsid w:val="005E2E0D"/>
    <w:rsid w:val="005E3316"/>
    <w:rsid w:val="005E34D4"/>
    <w:rsid w:val="005E381F"/>
    <w:rsid w:val="005E38FF"/>
    <w:rsid w:val="005E3CAD"/>
    <w:rsid w:val="005E3D2B"/>
    <w:rsid w:val="005E3EB3"/>
    <w:rsid w:val="005E3F88"/>
    <w:rsid w:val="005E3FA3"/>
    <w:rsid w:val="005E5061"/>
    <w:rsid w:val="005E5291"/>
    <w:rsid w:val="005E5903"/>
    <w:rsid w:val="005E590E"/>
    <w:rsid w:val="005E5B56"/>
    <w:rsid w:val="005E5F67"/>
    <w:rsid w:val="005E6496"/>
    <w:rsid w:val="005E66E1"/>
    <w:rsid w:val="005E6D07"/>
    <w:rsid w:val="005E6E75"/>
    <w:rsid w:val="005E7332"/>
    <w:rsid w:val="005E7452"/>
    <w:rsid w:val="005E7526"/>
    <w:rsid w:val="005E755E"/>
    <w:rsid w:val="005E769A"/>
    <w:rsid w:val="005E7AD1"/>
    <w:rsid w:val="005E7BA4"/>
    <w:rsid w:val="005F02D8"/>
    <w:rsid w:val="005F0438"/>
    <w:rsid w:val="005F044B"/>
    <w:rsid w:val="005F0542"/>
    <w:rsid w:val="005F0587"/>
    <w:rsid w:val="005F070C"/>
    <w:rsid w:val="005F078D"/>
    <w:rsid w:val="005F0A7F"/>
    <w:rsid w:val="005F1656"/>
    <w:rsid w:val="005F202F"/>
    <w:rsid w:val="005F2450"/>
    <w:rsid w:val="005F254F"/>
    <w:rsid w:val="005F2640"/>
    <w:rsid w:val="005F2DB7"/>
    <w:rsid w:val="005F3261"/>
    <w:rsid w:val="005F33DF"/>
    <w:rsid w:val="005F3AC8"/>
    <w:rsid w:val="005F3C4A"/>
    <w:rsid w:val="005F3CE8"/>
    <w:rsid w:val="005F3DB5"/>
    <w:rsid w:val="005F3DDC"/>
    <w:rsid w:val="005F4027"/>
    <w:rsid w:val="005F4095"/>
    <w:rsid w:val="005F434D"/>
    <w:rsid w:val="005F4400"/>
    <w:rsid w:val="005F4AED"/>
    <w:rsid w:val="005F4CF0"/>
    <w:rsid w:val="005F4FED"/>
    <w:rsid w:val="005F5200"/>
    <w:rsid w:val="005F5261"/>
    <w:rsid w:val="005F5334"/>
    <w:rsid w:val="005F5786"/>
    <w:rsid w:val="005F5C4C"/>
    <w:rsid w:val="005F6056"/>
    <w:rsid w:val="005F65D5"/>
    <w:rsid w:val="005F6609"/>
    <w:rsid w:val="005F6833"/>
    <w:rsid w:val="005F6978"/>
    <w:rsid w:val="005F6B6F"/>
    <w:rsid w:val="005F6C4C"/>
    <w:rsid w:val="005F6D92"/>
    <w:rsid w:val="005F7111"/>
    <w:rsid w:val="005F73EB"/>
    <w:rsid w:val="005F7522"/>
    <w:rsid w:val="005F758D"/>
    <w:rsid w:val="005F7957"/>
    <w:rsid w:val="006003E3"/>
    <w:rsid w:val="0060043B"/>
    <w:rsid w:val="00600C2B"/>
    <w:rsid w:val="00600D07"/>
    <w:rsid w:val="00601228"/>
    <w:rsid w:val="0060152E"/>
    <w:rsid w:val="00601A87"/>
    <w:rsid w:val="00602241"/>
    <w:rsid w:val="00603450"/>
    <w:rsid w:val="00603616"/>
    <w:rsid w:val="006036AD"/>
    <w:rsid w:val="006037E8"/>
    <w:rsid w:val="00603941"/>
    <w:rsid w:val="006040CD"/>
    <w:rsid w:val="0060443A"/>
    <w:rsid w:val="0060444C"/>
    <w:rsid w:val="00604714"/>
    <w:rsid w:val="0060484D"/>
    <w:rsid w:val="00605129"/>
    <w:rsid w:val="00605391"/>
    <w:rsid w:val="00605B0B"/>
    <w:rsid w:val="006067CE"/>
    <w:rsid w:val="00606822"/>
    <w:rsid w:val="00606918"/>
    <w:rsid w:val="006072D6"/>
    <w:rsid w:val="006073AD"/>
    <w:rsid w:val="00607639"/>
    <w:rsid w:val="00607892"/>
    <w:rsid w:val="00607E2E"/>
    <w:rsid w:val="00607F1C"/>
    <w:rsid w:val="006100DD"/>
    <w:rsid w:val="006102E8"/>
    <w:rsid w:val="00610499"/>
    <w:rsid w:val="006106FB"/>
    <w:rsid w:val="0061071B"/>
    <w:rsid w:val="006109E2"/>
    <w:rsid w:val="00610A5B"/>
    <w:rsid w:val="00610CC3"/>
    <w:rsid w:val="00610D72"/>
    <w:rsid w:val="00611101"/>
    <w:rsid w:val="00611D4D"/>
    <w:rsid w:val="0061208E"/>
    <w:rsid w:val="00612153"/>
    <w:rsid w:val="00612197"/>
    <w:rsid w:val="00612427"/>
    <w:rsid w:val="00612663"/>
    <w:rsid w:val="00612816"/>
    <w:rsid w:val="00612856"/>
    <w:rsid w:val="00612D97"/>
    <w:rsid w:val="00613194"/>
    <w:rsid w:val="0061339C"/>
    <w:rsid w:val="006135B0"/>
    <w:rsid w:val="0061384A"/>
    <w:rsid w:val="00613B8E"/>
    <w:rsid w:val="00613C81"/>
    <w:rsid w:val="00613E13"/>
    <w:rsid w:val="0061421F"/>
    <w:rsid w:val="006148C6"/>
    <w:rsid w:val="00614BDC"/>
    <w:rsid w:val="00614C68"/>
    <w:rsid w:val="006150E9"/>
    <w:rsid w:val="0061518C"/>
    <w:rsid w:val="006156E1"/>
    <w:rsid w:val="00615967"/>
    <w:rsid w:val="00615E32"/>
    <w:rsid w:val="00616031"/>
    <w:rsid w:val="00616061"/>
    <w:rsid w:val="006160D5"/>
    <w:rsid w:val="00616777"/>
    <w:rsid w:val="00616788"/>
    <w:rsid w:val="00617013"/>
    <w:rsid w:val="006170DB"/>
    <w:rsid w:val="006172B7"/>
    <w:rsid w:val="00617940"/>
    <w:rsid w:val="00617A48"/>
    <w:rsid w:val="00617AC3"/>
    <w:rsid w:val="00617EBB"/>
    <w:rsid w:val="00617EE0"/>
    <w:rsid w:val="006200A6"/>
    <w:rsid w:val="00620367"/>
    <w:rsid w:val="006205AF"/>
    <w:rsid w:val="0062065E"/>
    <w:rsid w:val="006209B0"/>
    <w:rsid w:val="00620B8A"/>
    <w:rsid w:val="00620DFB"/>
    <w:rsid w:val="00621148"/>
    <w:rsid w:val="00621275"/>
    <w:rsid w:val="006213B2"/>
    <w:rsid w:val="00621E2E"/>
    <w:rsid w:val="0062212D"/>
    <w:rsid w:val="006223A0"/>
    <w:rsid w:val="006227D9"/>
    <w:rsid w:val="00622C83"/>
    <w:rsid w:val="00622D59"/>
    <w:rsid w:val="00622E65"/>
    <w:rsid w:val="00622EF7"/>
    <w:rsid w:val="00623039"/>
    <w:rsid w:val="00623705"/>
    <w:rsid w:val="0062384B"/>
    <w:rsid w:val="00623962"/>
    <w:rsid w:val="00623CDD"/>
    <w:rsid w:val="00624131"/>
    <w:rsid w:val="00624424"/>
    <w:rsid w:val="006251AB"/>
    <w:rsid w:val="0062525F"/>
    <w:rsid w:val="00625A02"/>
    <w:rsid w:val="00625B68"/>
    <w:rsid w:val="00625F23"/>
    <w:rsid w:val="00626128"/>
    <w:rsid w:val="0062616B"/>
    <w:rsid w:val="006267A8"/>
    <w:rsid w:val="006267AA"/>
    <w:rsid w:val="006268A4"/>
    <w:rsid w:val="00626996"/>
    <w:rsid w:val="00626DDD"/>
    <w:rsid w:val="00626E74"/>
    <w:rsid w:val="00626FDC"/>
    <w:rsid w:val="0062768D"/>
    <w:rsid w:val="00627718"/>
    <w:rsid w:val="00627C68"/>
    <w:rsid w:val="00627DD9"/>
    <w:rsid w:val="00627E3A"/>
    <w:rsid w:val="00630AC9"/>
    <w:rsid w:val="00630D89"/>
    <w:rsid w:val="00631233"/>
    <w:rsid w:val="00631544"/>
    <w:rsid w:val="00631F59"/>
    <w:rsid w:val="0063205D"/>
    <w:rsid w:val="00632883"/>
    <w:rsid w:val="00632E8F"/>
    <w:rsid w:val="00632F01"/>
    <w:rsid w:val="00632F55"/>
    <w:rsid w:val="006332BD"/>
    <w:rsid w:val="0063369C"/>
    <w:rsid w:val="00633E50"/>
    <w:rsid w:val="006345FA"/>
    <w:rsid w:val="00634EAD"/>
    <w:rsid w:val="006350B8"/>
    <w:rsid w:val="0063558E"/>
    <w:rsid w:val="0063559E"/>
    <w:rsid w:val="00635EF0"/>
    <w:rsid w:val="00635F6A"/>
    <w:rsid w:val="006362D3"/>
    <w:rsid w:val="006364DF"/>
    <w:rsid w:val="0063668D"/>
    <w:rsid w:val="00636703"/>
    <w:rsid w:val="0063676A"/>
    <w:rsid w:val="00636AE8"/>
    <w:rsid w:val="00636EAC"/>
    <w:rsid w:val="00636EF4"/>
    <w:rsid w:val="00636FC6"/>
    <w:rsid w:val="006371AD"/>
    <w:rsid w:val="0063732C"/>
    <w:rsid w:val="006373F9"/>
    <w:rsid w:val="00637A02"/>
    <w:rsid w:val="00640236"/>
    <w:rsid w:val="00640644"/>
    <w:rsid w:val="00640F44"/>
    <w:rsid w:val="00641558"/>
    <w:rsid w:val="00641804"/>
    <w:rsid w:val="00641807"/>
    <w:rsid w:val="006420FB"/>
    <w:rsid w:val="006421A5"/>
    <w:rsid w:val="006421ED"/>
    <w:rsid w:val="0064253D"/>
    <w:rsid w:val="00642840"/>
    <w:rsid w:val="006428D7"/>
    <w:rsid w:val="00642DB5"/>
    <w:rsid w:val="00642EEF"/>
    <w:rsid w:val="0064314E"/>
    <w:rsid w:val="0064319C"/>
    <w:rsid w:val="00643500"/>
    <w:rsid w:val="006437E9"/>
    <w:rsid w:val="006439AF"/>
    <w:rsid w:val="00643BDB"/>
    <w:rsid w:val="00643E92"/>
    <w:rsid w:val="00643ED2"/>
    <w:rsid w:val="006449F0"/>
    <w:rsid w:val="0064520D"/>
    <w:rsid w:val="00645262"/>
    <w:rsid w:val="0064534B"/>
    <w:rsid w:val="00645486"/>
    <w:rsid w:val="00645791"/>
    <w:rsid w:val="00645A9B"/>
    <w:rsid w:val="00645E01"/>
    <w:rsid w:val="00645EA4"/>
    <w:rsid w:val="00645F00"/>
    <w:rsid w:val="00646279"/>
    <w:rsid w:val="00646A37"/>
    <w:rsid w:val="00646B24"/>
    <w:rsid w:val="00646E5A"/>
    <w:rsid w:val="00646E5B"/>
    <w:rsid w:val="00646EC4"/>
    <w:rsid w:val="00647117"/>
    <w:rsid w:val="0064729F"/>
    <w:rsid w:val="00647945"/>
    <w:rsid w:val="00647F6A"/>
    <w:rsid w:val="006501B0"/>
    <w:rsid w:val="006504C8"/>
    <w:rsid w:val="00650F1B"/>
    <w:rsid w:val="006510B8"/>
    <w:rsid w:val="0065145A"/>
    <w:rsid w:val="0065159F"/>
    <w:rsid w:val="00651698"/>
    <w:rsid w:val="00651D23"/>
    <w:rsid w:val="00651FE7"/>
    <w:rsid w:val="0065222B"/>
    <w:rsid w:val="00652282"/>
    <w:rsid w:val="00652639"/>
    <w:rsid w:val="006526C6"/>
    <w:rsid w:val="00652731"/>
    <w:rsid w:val="006527E7"/>
    <w:rsid w:val="0065284A"/>
    <w:rsid w:val="00652895"/>
    <w:rsid w:val="00652A4A"/>
    <w:rsid w:val="0065370C"/>
    <w:rsid w:val="00653711"/>
    <w:rsid w:val="006539CA"/>
    <w:rsid w:val="00653A3E"/>
    <w:rsid w:val="00653D63"/>
    <w:rsid w:val="006541C1"/>
    <w:rsid w:val="006542C4"/>
    <w:rsid w:val="006544AC"/>
    <w:rsid w:val="00654C16"/>
    <w:rsid w:val="006551A4"/>
    <w:rsid w:val="006551D8"/>
    <w:rsid w:val="006553D5"/>
    <w:rsid w:val="00655463"/>
    <w:rsid w:val="006554E4"/>
    <w:rsid w:val="0065604B"/>
    <w:rsid w:val="006566AA"/>
    <w:rsid w:val="00656B5F"/>
    <w:rsid w:val="00656C63"/>
    <w:rsid w:val="00656F2E"/>
    <w:rsid w:val="00657068"/>
    <w:rsid w:val="00657C4F"/>
    <w:rsid w:val="00657CAE"/>
    <w:rsid w:val="00657CD4"/>
    <w:rsid w:val="00657D71"/>
    <w:rsid w:val="00657E52"/>
    <w:rsid w:val="006601DD"/>
    <w:rsid w:val="006603D5"/>
    <w:rsid w:val="006604E1"/>
    <w:rsid w:val="00660AFF"/>
    <w:rsid w:val="00660B0F"/>
    <w:rsid w:val="00660ED9"/>
    <w:rsid w:val="00660F3D"/>
    <w:rsid w:val="0066106A"/>
    <w:rsid w:val="006618F0"/>
    <w:rsid w:val="00661A1C"/>
    <w:rsid w:val="00662218"/>
    <w:rsid w:val="006622F1"/>
    <w:rsid w:val="0066348A"/>
    <w:rsid w:val="0066355C"/>
    <w:rsid w:val="00663587"/>
    <w:rsid w:val="006637B8"/>
    <w:rsid w:val="00663B87"/>
    <w:rsid w:val="006640FD"/>
    <w:rsid w:val="0066459D"/>
    <w:rsid w:val="006647B7"/>
    <w:rsid w:val="006648B4"/>
    <w:rsid w:val="00664A53"/>
    <w:rsid w:val="00665645"/>
    <w:rsid w:val="00665677"/>
    <w:rsid w:val="006659F1"/>
    <w:rsid w:val="00665C65"/>
    <w:rsid w:val="00665D22"/>
    <w:rsid w:val="00666F43"/>
    <w:rsid w:val="00667021"/>
    <w:rsid w:val="0066708D"/>
    <w:rsid w:val="006670A5"/>
    <w:rsid w:val="006671CB"/>
    <w:rsid w:val="00667242"/>
    <w:rsid w:val="0066726D"/>
    <w:rsid w:val="0066730C"/>
    <w:rsid w:val="00667502"/>
    <w:rsid w:val="00667621"/>
    <w:rsid w:val="00667A76"/>
    <w:rsid w:val="00667B8D"/>
    <w:rsid w:val="00667F39"/>
    <w:rsid w:val="0067006A"/>
    <w:rsid w:val="00670405"/>
    <w:rsid w:val="006704D4"/>
    <w:rsid w:val="00670A04"/>
    <w:rsid w:val="0067138C"/>
    <w:rsid w:val="0067184A"/>
    <w:rsid w:val="00671C5F"/>
    <w:rsid w:val="00672153"/>
    <w:rsid w:val="00672286"/>
    <w:rsid w:val="006724B5"/>
    <w:rsid w:val="00672591"/>
    <w:rsid w:val="006725EE"/>
    <w:rsid w:val="00672909"/>
    <w:rsid w:val="00672A0C"/>
    <w:rsid w:val="00672DCF"/>
    <w:rsid w:val="00673278"/>
    <w:rsid w:val="00673317"/>
    <w:rsid w:val="00673755"/>
    <w:rsid w:val="00673A30"/>
    <w:rsid w:val="00673B17"/>
    <w:rsid w:val="00673E29"/>
    <w:rsid w:val="006744A8"/>
    <w:rsid w:val="00674F9A"/>
    <w:rsid w:val="00675125"/>
    <w:rsid w:val="0067544A"/>
    <w:rsid w:val="00675514"/>
    <w:rsid w:val="00675D2B"/>
    <w:rsid w:val="00675E20"/>
    <w:rsid w:val="00675F39"/>
    <w:rsid w:val="00675FCA"/>
    <w:rsid w:val="0067619C"/>
    <w:rsid w:val="006761EF"/>
    <w:rsid w:val="00676259"/>
    <w:rsid w:val="00676358"/>
    <w:rsid w:val="006764CB"/>
    <w:rsid w:val="0067659D"/>
    <w:rsid w:val="0067773E"/>
    <w:rsid w:val="0067793B"/>
    <w:rsid w:val="006779D0"/>
    <w:rsid w:val="00677E97"/>
    <w:rsid w:val="0068025C"/>
    <w:rsid w:val="006807DD"/>
    <w:rsid w:val="00680B77"/>
    <w:rsid w:val="00680E44"/>
    <w:rsid w:val="00681087"/>
    <w:rsid w:val="0068139F"/>
    <w:rsid w:val="00681558"/>
    <w:rsid w:val="00681897"/>
    <w:rsid w:val="006819E4"/>
    <w:rsid w:val="00681A14"/>
    <w:rsid w:val="00681C14"/>
    <w:rsid w:val="00681CB1"/>
    <w:rsid w:val="0068210B"/>
    <w:rsid w:val="006822C2"/>
    <w:rsid w:val="0068244E"/>
    <w:rsid w:val="00682690"/>
    <w:rsid w:val="006829CB"/>
    <w:rsid w:val="00682A0C"/>
    <w:rsid w:val="00682E73"/>
    <w:rsid w:val="006831A2"/>
    <w:rsid w:val="006833CF"/>
    <w:rsid w:val="00683880"/>
    <w:rsid w:val="00683C70"/>
    <w:rsid w:val="00684274"/>
    <w:rsid w:val="006843B6"/>
    <w:rsid w:val="00684700"/>
    <w:rsid w:val="00684ADF"/>
    <w:rsid w:val="00684B32"/>
    <w:rsid w:val="00684E6C"/>
    <w:rsid w:val="00684F8D"/>
    <w:rsid w:val="00684FA9"/>
    <w:rsid w:val="006850A0"/>
    <w:rsid w:val="0068561E"/>
    <w:rsid w:val="0068565D"/>
    <w:rsid w:val="006859D4"/>
    <w:rsid w:val="00685B99"/>
    <w:rsid w:val="00685DCA"/>
    <w:rsid w:val="00685E1E"/>
    <w:rsid w:val="00686061"/>
    <w:rsid w:val="006861ED"/>
    <w:rsid w:val="006866CB"/>
    <w:rsid w:val="0068689A"/>
    <w:rsid w:val="00686D6A"/>
    <w:rsid w:val="00686E29"/>
    <w:rsid w:val="00687058"/>
    <w:rsid w:val="00687176"/>
    <w:rsid w:val="006871EA"/>
    <w:rsid w:val="00687461"/>
    <w:rsid w:val="00687AB8"/>
    <w:rsid w:val="00687CC6"/>
    <w:rsid w:val="00690112"/>
    <w:rsid w:val="006904AA"/>
    <w:rsid w:val="00690522"/>
    <w:rsid w:val="00690D2D"/>
    <w:rsid w:val="00691021"/>
    <w:rsid w:val="0069132F"/>
    <w:rsid w:val="006915FE"/>
    <w:rsid w:val="00691964"/>
    <w:rsid w:val="00691B8F"/>
    <w:rsid w:val="00691C69"/>
    <w:rsid w:val="00692173"/>
    <w:rsid w:val="0069220E"/>
    <w:rsid w:val="0069256B"/>
    <w:rsid w:val="00692593"/>
    <w:rsid w:val="0069269B"/>
    <w:rsid w:val="0069276E"/>
    <w:rsid w:val="006928D2"/>
    <w:rsid w:val="0069294F"/>
    <w:rsid w:val="00692D4F"/>
    <w:rsid w:val="00693127"/>
    <w:rsid w:val="0069316E"/>
    <w:rsid w:val="0069375E"/>
    <w:rsid w:val="00693794"/>
    <w:rsid w:val="00693B4F"/>
    <w:rsid w:val="00693E0B"/>
    <w:rsid w:val="00694035"/>
    <w:rsid w:val="006944A3"/>
    <w:rsid w:val="00694650"/>
    <w:rsid w:val="00694979"/>
    <w:rsid w:val="006949C1"/>
    <w:rsid w:val="00694B35"/>
    <w:rsid w:val="006950F0"/>
    <w:rsid w:val="00695705"/>
    <w:rsid w:val="00695A6F"/>
    <w:rsid w:val="00695AE3"/>
    <w:rsid w:val="00695C10"/>
    <w:rsid w:val="00695C59"/>
    <w:rsid w:val="00695C89"/>
    <w:rsid w:val="006962B5"/>
    <w:rsid w:val="0069631B"/>
    <w:rsid w:val="00696AFC"/>
    <w:rsid w:val="00696D81"/>
    <w:rsid w:val="00696E9B"/>
    <w:rsid w:val="0069702B"/>
    <w:rsid w:val="006976D6"/>
    <w:rsid w:val="0069779B"/>
    <w:rsid w:val="00697876"/>
    <w:rsid w:val="00697A47"/>
    <w:rsid w:val="00697CC7"/>
    <w:rsid w:val="006A0188"/>
    <w:rsid w:val="006A0493"/>
    <w:rsid w:val="006A0595"/>
    <w:rsid w:val="006A08BA"/>
    <w:rsid w:val="006A0EFA"/>
    <w:rsid w:val="006A1863"/>
    <w:rsid w:val="006A1AE6"/>
    <w:rsid w:val="006A1DAF"/>
    <w:rsid w:val="006A24CA"/>
    <w:rsid w:val="006A2A8D"/>
    <w:rsid w:val="006A2D2B"/>
    <w:rsid w:val="006A2F61"/>
    <w:rsid w:val="006A3435"/>
    <w:rsid w:val="006A35B1"/>
    <w:rsid w:val="006A3761"/>
    <w:rsid w:val="006A38B7"/>
    <w:rsid w:val="006A3B95"/>
    <w:rsid w:val="006A462A"/>
    <w:rsid w:val="006A5153"/>
    <w:rsid w:val="006A55DD"/>
    <w:rsid w:val="006A57CC"/>
    <w:rsid w:val="006A5C14"/>
    <w:rsid w:val="006A5D5C"/>
    <w:rsid w:val="006A5E28"/>
    <w:rsid w:val="006A6044"/>
    <w:rsid w:val="006A616F"/>
    <w:rsid w:val="006A64F2"/>
    <w:rsid w:val="006A6CEE"/>
    <w:rsid w:val="006A7B4A"/>
    <w:rsid w:val="006A7C81"/>
    <w:rsid w:val="006A7E09"/>
    <w:rsid w:val="006A7ED0"/>
    <w:rsid w:val="006B0203"/>
    <w:rsid w:val="006B038F"/>
    <w:rsid w:val="006B0449"/>
    <w:rsid w:val="006B05CF"/>
    <w:rsid w:val="006B092E"/>
    <w:rsid w:val="006B0966"/>
    <w:rsid w:val="006B0B30"/>
    <w:rsid w:val="006B0CCC"/>
    <w:rsid w:val="006B0CF0"/>
    <w:rsid w:val="006B0F11"/>
    <w:rsid w:val="006B11C6"/>
    <w:rsid w:val="006B11E1"/>
    <w:rsid w:val="006B11E9"/>
    <w:rsid w:val="006B1C76"/>
    <w:rsid w:val="006B1E35"/>
    <w:rsid w:val="006B26CB"/>
    <w:rsid w:val="006B278F"/>
    <w:rsid w:val="006B29AC"/>
    <w:rsid w:val="006B2A0D"/>
    <w:rsid w:val="006B2A94"/>
    <w:rsid w:val="006B2B73"/>
    <w:rsid w:val="006B2BB8"/>
    <w:rsid w:val="006B2D19"/>
    <w:rsid w:val="006B336B"/>
    <w:rsid w:val="006B35E2"/>
    <w:rsid w:val="006B3AAA"/>
    <w:rsid w:val="006B3C36"/>
    <w:rsid w:val="006B3F17"/>
    <w:rsid w:val="006B3F20"/>
    <w:rsid w:val="006B4024"/>
    <w:rsid w:val="006B433A"/>
    <w:rsid w:val="006B4D31"/>
    <w:rsid w:val="006B50B2"/>
    <w:rsid w:val="006B5386"/>
    <w:rsid w:val="006B551A"/>
    <w:rsid w:val="006B6AEA"/>
    <w:rsid w:val="006B6D04"/>
    <w:rsid w:val="006B74F9"/>
    <w:rsid w:val="006B7BCF"/>
    <w:rsid w:val="006B7C17"/>
    <w:rsid w:val="006B7DC1"/>
    <w:rsid w:val="006C0833"/>
    <w:rsid w:val="006C0983"/>
    <w:rsid w:val="006C0B3B"/>
    <w:rsid w:val="006C0C17"/>
    <w:rsid w:val="006C11BF"/>
    <w:rsid w:val="006C1605"/>
    <w:rsid w:val="006C2B85"/>
    <w:rsid w:val="006C2F75"/>
    <w:rsid w:val="006C2F8E"/>
    <w:rsid w:val="006C3023"/>
    <w:rsid w:val="006C3138"/>
    <w:rsid w:val="006C31DA"/>
    <w:rsid w:val="006C31E0"/>
    <w:rsid w:val="006C329B"/>
    <w:rsid w:val="006C32FE"/>
    <w:rsid w:val="006C3673"/>
    <w:rsid w:val="006C3BA2"/>
    <w:rsid w:val="006C3DBA"/>
    <w:rsid w:val="006C42B8"/>
    <w:rsid w:val="006C43EC"/>
    <w:rsid w:val="006C447B"/>
    <w:rsid w:val="006C49E2"/>
    <w:rsid w:val="006C4DED"/>
    <w:rsid w:val="006C5690"/>
    <w:rsid w:val="006C572F"/>
    <w:rsid w:val="006C5ABA"/>
    <w:rsid w:val="006C5C05"/>
    <w:rsid w:val="006C6138"/>
    <w:rsid w:val="006C617F"/>
    <w:rsid w:val="006C63F3"/>
    <w:rsid w:val="006C6814"/>
    <w:rsid w:val="006C6852"/>
    <w:rsid w:val="006C696E"/>
    <w:rsid w:val="006C69C0"/>
    <w:rsid w:val="006C70DA"/>
    <w:rsid w:val="006C7918"/>
    <w:rsid w:val="006C7981"/>
    <w:rsid w:val="006C7B41"/>
    <w:rsid w:val="006C7FC5"/>
    <w:rsid w:val="006C7FF1"/>
    <w:rsid w:val="006D03A0"/>
    <w:rsid w:val="006D049F"/>
    <w:rsid w:val="006D0685"/>
    <w:rsid w:val="006D07E3"/>
    <w:rsid w:val="006D0ABA"/>
    <w:rsid w:val="006D0DE3"/>
    <w:rsid w:val="006D0F20"/>
    <w:rsid w:val="006D0F6C"/>
    <w:rsid w:val="006D15DE"/>
    <w:rsid w:val="006D177C"/>
    <w:rsid w:val="006D1C08"/>
    <w:rsid w:val="006D21E0"/>
    <w:rsid w:val="006D2473"/>
    <w:rsid w:val="006D28A9"/>
    <w:rsid w:val="006D2AAC"/>
    <w:rsid w:val="006D31B3"/>
    <w:rsid w:val="006D353E"/>
    <w:rsid w:val="006D357B"/>
    <w:rsid w:val="006D396D"/>
    <w:rsid w:val="006D398E"/>
    <w:rsid w:val="006D3AB6"/>
    <w:rsid w:val="006D3E10"/>
    <w:rsid w:val="006D4029"/>
    <w:rsid w:val="006D4229"/>
    <w:rsid w:val="006D45DB"/>
    <w:rsid w:val="006D464D"/>
    <w:rsid w:val="006D4A09"/>
    <w:rsid w:val="006D515D"/>
    <w:rsid w:val="006D5167"/>
    <w:rsid w:val="006D5384"/>
    <w:rsid w:val="006D53BD"/>
    <w:rsid w:val="006D5DED"/>
    <w:rsid w:val="006D62A6"/>
    <w:rsid w:val="006D69B3"/>
    <w:rsid w:val="006D69BD"/>
    <w:rsid w:val="006D6D24"/>
    <w:rsid w:val="006D7626"/>
    <w:rsid w:val="006D77CD"/>
    <w:rsid w:val="006D77CE"/>
    <w:rsid w:val="006D7828"/>
    <w:rsid w:val="006D78ED"/>
    <w:rsid w:val="006D7A70"/>
    <w:rsid w:val="006D7C57"/>
    <w:rsid w:val="006D7E99"/>
    <w:rsid w:val="006D7FD4"/>
    <w:rsid w:val="006E011E"/>
    <w:rsid w:val="006E01E2"/>
    <w:rsid w:val="006E0557"/>
    <w:rsid w:val="006E0D19"/>
    <w:rsid w:val="006E112A"/>
    <w:rsid w:val="006E11ED"/>
    <w:rsid w:val="006E1203"/>
    <w:rsid w:val="006E1B18"/>
    <w:rsid w:val="006E1D13"/>
    <w:rsid w:val="006E1ECC"/>
    <w:rsid w:val="006E2137"/>
    <w:rsid w:val="006E2437"/>
    <w:rsid w:val="006E2B3E"/>
    <w:rsid w:val="006E2C03"/>
    <w:rsid w:val="006E2C77"/>
    <w:rsid w:val="006E2E34"/>
    <w:rsid w:val="006E33CA"/>
    <w:rsid w:val="006E38B1"/>
    <w:rsid w:val="006E3900"/>
    <w:rsid w:val="006E3961"/>
    <w:rsid w:val="006E3A67"/>
    <w:rsid w:val="006E3EAA"/>
    <w:rsid w:val="006E41F5"/>
    <w:rsid w:val="006E48BF"/>
    <w:rsid w:val="006E4E06"/>
    <w:rsid w:val="006E4E7F"/>
    <w:rsid w:val="006E4F5C"/>
    <w:rsid w:val="006E5182"/>
    <w:rsid w:val="006E563F"/>
    <w:rsid w:val="006E5A37"/>
    <w:rsid w:val="006E64CB"/>
    <w:rsid w:val="006E6700"/>
    <w:rsid w:val="006E6834"/>
    <w:rsid w:val="006E6A44"/>
    <w:rsid w:val="006E6A63"/>
    <w:rsid w:val="006E6D50"/>
    <w:rsid w:val="006E768A"/>
    <w:rsid w:val="006E78FB"/>
    <w:rsid w:val="006E795D"/>
    <w:rsid w:val="006F02A9"/>
    <w:rsid w:val="006F04AF"/>
    <w:rsid w:val="006F0703"/>
    <w:rsid w:val="006F0772"/>
    <w:rsid w:val="006F0C49"/>
    <w:rsid w:val="006F0EF8"/>
    <w:rsid w:val="006F105F"/>
    <w:rsid w:val="006F1090"/>
    <w:rsid w:val="006F20A1"/>
    <w:rsid w:val="006F26B8"/>
    <w:rsid w:val="006F26C1"/>
    <w:rsid w:val="006F2927"/>
    <w:rsid w:val="006F2941"/>
    <w:rsid w:val="006F2D7F"/>
    <w:rsid w:val="006F2F15"/>
    <w:rsid w:val="006F2FDD"/>
    <w:rsid w:val="006F3056"/>
    <w:rsid w:val="006F3685"/>
    <w:rsid w:val="006F3759"/>
    <w:rsid w:val="006F37ED"/>
    <w:rsid w:val="006F460B"/>
    <w:rsid w:val="006F4993"/>
    <w:rsid w:val="006F4D47"/>
    <w:rsid w:val="006F4E59"/>
    <w:rsid w:val="006F568C"/>
    <w:rsid w:val="006F58F4"/>
    <w:rsid w:val="006F5ACD"/>
    <w:rsid w:val="006F5B7C"/>
    <w:rsid w:val="006F5EDA"/>
    <w:rsid w:val="006F6725"/>
    <w:rsid w:val="006F67DA"/>
    <w:rsid w:val="006F6DD1"/>
    <w:rsid w:val="006F7061"/>
    <w:rsid w:val="006F7295"/>
    <w:rsid w:val="006F72E3"/>
    <w:rsid w:val="006F7663"/>
    <w:rsid w:val="006F7C96"/>
    <w:rsid w:val="006F7DF9"/>
    <w:rsid w:val="006F7F1E"/>
    <w:rsid w:val="007005A0"/>
    <w:rsid w:val="007005EC"/>
    <w:rsid w:val="007006ED"/>
    <w:rsid w:val="00700DC7"/>
    <w:rsid w:val="00701033"/>
    <w:rsid w:val="0070126A"/>
    <w:rsid w:val="007013E7"/>
    <w:rsid w:val="00701521"/>
    <w:rsid w:val="0070157B"/>
    <w:rsid w:val="007015CB"/>
    <w:rsid w:val="0070171D"/>
    <w:rsid w:val="00701999"/>
    <w:rsid w:val="00701AA0"/>
    <w:rsid w:val="00701C0B"/>
    <w:rsid w:val="00701FB1"/>
    <w:rsid w:val="00702234"/>
    <w:rsid w:val="0070241B"/>
    <w:rsid w:val="007024B4"/>
    <w:rsid w:val="00702AAB"/>
    <w:rsid w:val="00702F16"/>
    <w:rsid w:val="007030EC"/>
    <w:rsid w:val="0070324F"/>
    <w:rsid w:val="00703699"/>
    <w:rsid w:val="0070395A"/>
    <w:rsid w:val="00704168"/>
    <w:rsid w:val="00704660"/>
    <w:rsid w:val="007046AD"/>
    <w:rsid w:val="007046F1"/>
    <w:rsid w:val="0070473E"/>
    <w:rsid w:val="0070479A"/>
    <w:rsid w:val="00704883"/>
    <w:rsid w:val="0070493F"/>
    <w:rsid w:val="007049D0"/>
    <w:rsid w:val="00704B65"/>
    <w:rsid w:val="00704D04"/>
    <w:rsid w:val="0070507B"/>
    <w:rsid w:val="0070584B"/>
    <w:rsid w:val="007059C6"/>
    <w:rsid w:val="00705A8B"/>
    <w:rsid w:val="0070607B"/>
    <w:rsid w:val="00706599"/>
    <w:rsid w:val="00706666"/>
    <w:rsid w:val="0070670B"/>
    <w:rsid w:val="007068A1"/>
    <w:rsid w:val="00706B7E"/>
    <w:rsid w:val="00706BC5"/>
    <w:rsid w:val="00706F97"/>
    <w:rsid w:val="007076D8"/>
    <w:rsid w:val="007077FD"/>
    <w:rsid w:val="00707B2D"/>
    <w:rsid w:val="00707C02"/>
    <w:rsid w:val="00707E0B"/>
    <w:rsid w:val="00710250"/>
    <w:rsid w:val="007104D5"/>
    <w:rsid w:val="007107FF"/>
    <w:rsid w:val="00710BBB"/>
    <w:rsid w:val="00710E16"/>
    <w:rsid w:val="00711135"/>
    <w:rsid w:val="00711152"/>
    <w:rsid w:val="007111D5"/>
    <w:rsid w:val="00711BF1"/>
    <w:rsid w:val="00711DBE"/>
    <w:rsid w:val="007120FC"/>
    <w:rsid w:val="00712256"/>
    <w:rsid w:val="0071258F"/>
    <w:rsid w:val="007128D7"/>
    <w:rsid w:val="0071296E"/>
    <w:rsid w:val="00712CA7"/>
    <w:rsid w:val="007134F1"/>
    <w:rsid w:val="007136A3"/>
    <w:rsid w:val="007137AC"/>
    <w:rsid w:val="007137D4"/>
    <w:rsid w:val="00713991"/>
    <w:rsid w:val="00713BD4"/>
    <w:rsid w:val="007143EF"/>
    <w:rsid w:val="00714994"/>
    <w:rsid w:val="007149DE"/>
    <w:rsid w:val="00714A93"/>
    <w:rsid w:val="00714AFA"/>
    <w:rsid w:val="00714C59"/>
    <w:rsid w:val="00714D48"/>
    <w:rsid w:val="0071518C"/>
    <w:rsid w:val="007153E2"/>
    <w:rsid w:val="007154D3"/>
    <w:rsid w:val="007159C1"/>
    <w:rsid w:val="00715B55"/>
    <w:rsid w:val="00715CB2"/>
    <w:rsid w:val="00715D36"/>
    <w:rsid w:val="00715E02"/>
    <w:rsid w:val="00716096"/>
    <w:rsid w:val="007163AA"/>
    <w:rsid w:val="0071686D"/>
    <w:rsid w:val="00716A81"/>
    <w:rsid w:val="00716AAB"/>
    <w:rsid w:val="00716AB3"/>
    <w:rsid w:val="00716C60"/>
    <w:rsid w:val="00716D18"/>
    <w:rsid w:val="00716F46"/>
    <w:rsid w:val="00717542"/>
    <w:rsid w:val="0071768C"/>
    <w:rsid w:val="007177CF"/>
    <w:rsid w:val="007177F9"/>
    <w:rsid w:val="00717948"/>
    <w:rsid w:val="00717D4A"/>
    <w:rsid w:val="00717FB3"/>
    <w:rsid w:val="00720156"/>
    <w:rsid w:val="007201CE"/>
    <w:rsid w:val="00720409"/>
    <w:rsid w:val="00720D33"/>
    <w:rsid w:val="00720F00"/>
    <w:rsid w:val="007215A2"/>
    <w:rsid w:val="00721EA6"/>
    <w:rsid w:val="007223B0"/>
    <w:rsid w:val="0072259B"/>
    <w:rsid w:val="00722C54"/>
    <w:rsid w:val="00722F49"/>
    <w:rsid w:val="00723987"/>
    <w:rsid w:val="007239A7"/>
    <w:rsid w:val="00723ED0"/>
    <w:rsid w:val="007241BF"/>
    <w:rsid w:val="007249CD"/>
    <w:rsid w:val="00724AD9"/>
    <w:rsid w:val="00724B76"/>
    <w:rsid w:val="00724BDD"/>
    <w:rsid w:val="00725246"/>
    <w:rsid w:val="007253AC"/>
    <w:rsid w:val="007258C3"/>
    <w:rsid w:val="0072590B"/>
    <w:rsid w:val="00725CDD"/>
    <w:rsid w:val="00726175"/>
    <w:rsid w:val="007265D5"/>
    <w:rsid w:val="007267B2"/>
    <w:rsid w:val="00726AB8"/>
    <w:rsid w:val="0072728C"/>
    <w:rsid w:val="007272AD"/>
    <w:rsid w:val="007275D5"/>
    <w:rsid w:val="007277D1"/>
    <w:rsid w:val="007278C8"/>
    <w:rsid w:val="00730263"/>
    <w:rsid w:val="00730604"/>
    <w:rsid w:val="0073070E"/>
    <w:rsid w:val="007307A5"/>
    <w:rsid w:val="0073165B"/>
    <w:rsid w:val="00731C3C"/>
    <w:rsid w:val="00731C81"/>
    <w:rsid w:val="007322D5"/>
    <w:rsid w:val="007323A5"/>
    <w:rsid w:val="007324F6"/>
    <w:rsid w:val="00732559"/>
    <w:rsid w:val="00732B7F"/>
    <w:rsid w:val="00732C86"/>
    <w:rsid w:val="00732DC1"/>
    <w:rsid w:val="0073336F"/>
    <w:rsid w:val="00733762"/>
    <w:rsid w:val="00733B2F"/>
    <w:rsid w:val="00733BBA"/>
    <w:rsid w:val="00733E4F"/>
    <w:rsid w:val="00733EF5"/>
    <w:rsid w:val="007342FF"/>
    <w:rsid w:val="00734951"/>
    <w:rsid w:val="00734966"/>
    <w:rsid w:val="00734AB7"/>
    <w:rsid w:val="00734D45"/>
    <w:rsid w:val="0073518D"/>
    <w:rsid w:val="00735B9D"/>
    <w:rsid w:val="00735BE8"/>
    <w:rsid w:val="00736330"/>
    <w:rsid w:val="00736690"/>
    <w:rsid w:val="00736B71"/>
    <w:rsid w:val="00736E32"/>
    <w:rsid w:val="00737415"/>
    <w:rsid w:val="007378D0"/>
    <w:rsid w:val="007379B4"/>
    <w:rsid w:val="00737B03"/>
    <w:rsid w:val="007400FA"/>
    <w:rsid w:val="00740233"/>
    <w:rsid w:val="0074063A"/>
    <w:rsid w:val="00740707"/>
    <w:rsid w:val="007407FE"/>
    <w:rsid w:val="00740AD4"/>
    <w:rsid w:val="00740FCB"/>
    <w:rsid w:val="0074124F"/>
    <w:rsid w:val="007416F3"/>
    <w:rsid w:val="00741907"/>
    <w:rsid w:val="00741AAD"/>
    <w:rsid w:val="00741EC6"/>
    <w:rsid w:val="00742A90"/>
    <w:rsid w:val="00742D8F"/>
    <w:rsid w:val="0074329A"/>
    <w:rsid w:val="007432ED"/>
    <w:rsid w:val="00743A6B"/>
    <w:rsid w:val="007443F9"/>
    <w:rsid w:val="00745643"/>
    <w:rsid w:val="0074573F"/>
    <w:rsid w:val="007457F9"/>
    <w:rsid w:val="00745BDB"/>
    <w:rsid w:val="00746480"/>
    <w:rsid w:val="00746B23"/>
    <w:rsid w:val="00746B3C"/>
    <w:rsid w:val="00746C8D"/>
    <w:rsid w:val="00746DE6"/>
    <w:rsid w:val="00747390"/>
    <w:rsid w:val="007478DF"/>
    <w:rsid w:val="00747E43"/>
    <w:rsid w:val="007501B0"/>
    <w:rsid w:val="00750228"/>
    <w:rsid w:val="007502E4"/>
    <w:rsid w:val="00750D14"/>
    <w:rsid w:val="00750D4D"/>
    <w:rsid w:val="00750DD7"/>
    <w:rsid w:val="00751146"/>
    <w:rsid w:val="0075126C"/>
    <w:rsid w:val="0075144E"/>
    <w:rsid w:val="00751480"/>
    <w:rsid w:val="00751656"/>
    <w:rsid w:val="00751935"/>
    <w:rsid w:val="00751B3E"/>
    <w:rsid w:val="00751D3B"/>
    <w:rsid w:val="00752AAC"/>
    <w:rsid w:val="00752BFA"/>
    <w:rsid w:val="00752E2D"/>
    <w:rsid w:val="00752E97"/>
    <w:rsid w:val="0075333A"/>
    <w:rsid w:val="00753417"/>
    <w:rsid w:val="00753BA1"/>
    <w:rsid w:val="00753F02"/>
    <w:rsid w:val="0075426B"/>
    <w:rsid w:val="0075430F"/>
    <w:rsid w:val="0075485E"/>
    <w:rsid w:val="00754A4E"/>
    <w:rsid w:val="00754CC9"/>
    <w:rsid w:val="00755A1F"/>
    <w:rsid w:val="00755CAB"/>
    <w:rsid w:val="0075621E"/>
    <w:rsid w:val="007563DD"/>
    <w:rsid w:val="0075668C"/>
    <w:rsid w:val="007566CB"/>
    <w:rsid w:val="00756953"/>
    <w:rsid w:val="007569AC"/>
    <w:rsid w:val="00756B80"/>
    <w:rsid w:val="007570C1"/>
    <w:rsid w:val="007570CD"/>
    <w:rsid w:val="00757621"/>
    <w:rsid w:val="00757B8E"/>
    <w:rsid w:val="00757C2B"/>
    <w:rsid w:val="00757DDA"/>
    <w:rsid w:val="00757EE4"/>
    <w:rsid w:val="00761315"/>
    <w:rsid w:val="00761529"/>
    <w:rsid w:val="00761577"/>
    <w:rsid w:val="0076167C"/>
    <w:rsid w:val="00761BA1"/>
    <w:rsid w:val="00761E53"/>
    <w:rsid w:val="0076219D"/>
    <w:rsid w:val="007625D6"/>
    <w:rsid w:val="0076261E"/>
    <w:rsid w:val="00762628"/>
    <w:rsid w:val="00762CD7"/>
    <w:rsid w:val="00763829"/>
    <w:rsid w:val="00764232"/>
    <w:rsid w:val="007642C2"/>
    <w:rsid w:val="00764369"/>
    <w:rsid w:val="00764443"/>
    <w:rsid w:val="00764939"/>
    <w:rsid w:val="00764E7F"/>
    <w:rsid w:val="00765386"/>
    <w:rsid w:val="00765B7B"/>
    <w:rsid w:val="00765EED"/>
    <w:rsid w:val="00766105"/>
    <w:rsid w:val="00766270"/>
    <w:rsid w:val="007662DB"/>
    <w:rsid w:val="0076641D"/>
    <w:rsid w:val="00766520"/>
    <w:rsid w:val="007665C3"/>
    <w:rsid w:val="00766918"/>
    <w:rsid w:val="00766A57"/>
    <w:rsid w:val="00766FC1"/>
    <w:rsid w:val="007670F2"/>
    <w:rsid w:val="00767338"/>
    <w:rsid w:val="00767450"/>
    <w:rsid w:val="0076754B"/>
    <w:rsid w:val="007676E5"/>
    <w:rsid w:val="0076776C"/>
    <w:rsid w:val="00767794"/>
    <w:rsid w:val="00767A9E"/>
    <w:rsid w:val="00767D22"/>
    <w:rsid w:val="007704AC"/>
    <w:rsid w:val="00770584"/>
    <w:rsid w:val="00770992"/>
    <w:rsid w:val="007709D5"/>
    <w:rsid w:val="00770D20"/>
    <w:rsid w:val="00770F62"/>
    <w:rsid w:val="00771080"/>
    <w:rsid w:val="0077149D"/>
    <w:rsid w:val="007714D7"/>
    <w:rsid w:val="00772200"/>
    <w:rsid w:val="007722C2"/>
    <w:rsid w:val="0077238F"/>
    <w:rsid w:val="007726E8"/>
    <w:rsid w:val="00772D66"/>
    <w:rsid w:val="00772EB3"/>
    <w:rsid w:val="00773091"/>
    <w:rsid w:val="0077316C"/>
    <w:rsid w:val="007735A2"/>
    <w:rsid w:val="00773817"/>
    <w:rsid w:val="0077395A"/>
    <w:rsid w:val="00773A96"/>
    <w:rsid w:val="00773AD7"/>
    <w:rsid w:val="00773C23"/>
    <w:rsid w:val="00773E06"/>
    <w:rsid w:val="007740AA"/>
    <w:rsid w:val="007741E7"/>
    <w:rsid w:val="00774B0D"/>
    <w:rsid w:val="00774FDB"/>
    <w:rsid w:val="00775386"/>
    <w:rsid w:val="00775743"/>
    <w:rsid w:val="007757A8"/>
    <w:rsid w:val="007757FA"/>
    <w:rsid w:val="0077589B"/>
    <w:rsid w:val="007758A3"/>
    <w:rsid w:val="00775A7C"/>
    <w:rsid w:val="00775CA0"/>
    <w:rsid w:val="007762BD"/>
    <w:rsid w:val="00776455"/>
    <w:rsid w:val="0077673A"/>
    <w:rsid w:val="00776C11"/>
    <w:rsid w:val="00776F51"/>
    <w:rsid w:val="007771CD"/>
    <w:rsid w:val="00777392"/>
    <w:rsid w:val="0077757D"/>
    <w:rsid w:val="007775C6"/>
    <w:rsid w:val="00777B48"/>
    <w:rsid w:val="0078062F"/>
    <w:rsid w:val="0078088A"/>
    <w:rsid w:val="00780D18"/>
    <w:rsid w:val="00780D5A"/>
    <w:rsid w:val="00780E5A"/>
    <w:rsid w:val="0078110F"/>
    <w:rsid w:val="00781B50"/>
    <w:rsid w:val="00781DA4"/>
    <w:rsid w:val="0078225B"/>
    <w:rsid w:val="00782269"/>
    <w:rsid w:val="00782364"/>
    <w:rsid w:val="00782D65"/>
    <w:rsid w:val="00782D9C"/>
    <w:rsid w:val="00782FB7"/>
    <w:rsid w:val="0078391D"/>
    <w:rsid w:val="00783A3D"/>
    <w:rsid w:val="00783B66"/>
    <w:rsid w:val="00783C8A"/>
    <w:rsid w:val="00784067"/>
    <w:rsid w:val="00784792"/>
    <w:rsid w:val="00784945"/>
    <w:rsid w:val="00784C73"/>
    <w:rsid w:val="00785041"/>
    <w:rsid w:val="00785750"/>
    <w:rsid w:val="007858B1"/>
    <w:rsid w:val="00785935"/>
    <w:rsid w:val="00786047"/>
    <w:rsid w:val="0078622A"/>
    <w:rsid w:val="00786319"/>
    <w:rsid w:val="007864CD"/>
    <w:rsid w:val="00786EE3"/>
    <w:rsid w:val="0078710D"/>
    <w:rsid w:val="007874D7"/>
    <w:rsid w:val="007875BA"/>
    <w:rsid w:val="00787E6F"/>
    <w:rsid w:val="00787E9F"/>
    <w:rsid w:val="007903F0"/>
    <w:rsid w:val="007905D7"/>
    <w:rsid w:val="00790932"/>
    <w:rsid w:val="0079105E"/>
    <w:rsid w:val="00791271"/>
    <w:rsid w:val="00791693"/>
    <w:rsid w:val="007918A2"/>
    <w:rsid w:val="007918C2"/>
    <w:rsid w:val="00791F49"/>
    <w:rsid w:val="00792368"/>
    <w:rsid w:val="00792A2F"/>
    <w:rsid w:val="00793171"/>
    <w:rsid w:val="007935B3"/>
    <w:rsid w:val="00793A93"/>
    <w:rsid w:val="00793B58"/>
    <w:rsid w:val="007946FC"/>
    <w:rsid w:val="00794AFA"/>
    <w:rsid w:val="0079520C"/>
    <w:rsid w:val="00795380"/>
    <w:rsid w:val="00795602"/>
    <w:rsid w:val="0079565E"/>
    <w:rsid w:val="007956B7"/>
    <w:rsid w:val="00795986"/>
    <w:rsid w:val="007969E5"/>
    <w:rsid w:val="00796DDD"/>
    <w:rsid w:val="00797001"/>
    <w:rsid w:val="00797475"/>
    <w:rsid w:val="0079790D"/>
    <w:rsid w:val="00797C5D"/>
    <w:rsid w:val="00797CDE"/>
    <w:rsid w:val="007A0008"/>
    <w:rsid w:val="007A0483"/>
    <w:rsid w:val="007A051C"/>
    <w:rsid w:val="007A056B"/>
    <w:rsid w:val="007A0879"/>
    <w:rsid w:val="007A08F9"/>
    <w:rsid w:val="007A13D6"/>
    <w:rsid w:val="007A1542"/>
    <w:rsid w:val="007A1AF2"/>
    <w:rsid w:val="007A1B31"/>
    <w:rsid w:val="007A1E43"/>
    <w:rsid w:val="007A1FAF"/>
    <w:rsid w:val="007A1FD8"/>
    <w:rsid w:val="007A20FC"/>
    <w:rsid w:val="007A25E2"/>
    <w:rsid w:val="007A2962"/>
    <w:rsid w:val="007A2A19"/>
    <w:rsid w:val="007A2B7A"/>
    <w:rsid w:val="007A3164"/>
    <w:rsid w:val="007A326E"/>
    <w:rsid w:val="007A3351"/>
    <w:rsid w:val="007A3488"/>
    <w:rsid w:val="007A3895"/>
    <w:rsid w:val="007A390D"/>
    <w:rsid w:val="007A3A3B"/>
    <w:rsid w:val="007A3D9F"/>
    <w:rsid w:val="007A3EA3"/>
    <w:rsid w:val="007A44E0"/>
    <w:rsid w:val="007A4581"/>
    <w:rsid w:val="007A495C"/>
    <w:rsid w:val="007A4CC6"/>
    <w:rsid w:val="007A5029"/>
    <w:rsid w:val="007A54BC"/>
    <w:rsid w:val="007A54E4"/>
    <w:rsid w:val="007A559C"/>
    <w:rsid w:val="007A5629"/>
    <w:rsid w:val="007A5687"/>
    <w:rsid w:val="007A5BBF"/>
    <w:rsid w:val="007A5FE7"/>
    <w:rsid w:val="007A680D"/>
    <w:rsid w:val="007A68ED"/>
    <w:rsid w:val="007A6F89"/>
    <w:rsid w:val="007A7840"/>
    <w:rsid w:val="007A7CC0"/>
    <w:rsid w:val="007A7CCB"/>
    <w:rsid w:val="007A7D6D"/>
    <w:rsid w:val="007A7DDC"/>
    <w:rsid w:val="007A7EFA"/>
    <w:rsid w:val="007B008F"/>
    <w:rsid w:val="007B0B20"/>
    <w:rsid w:val="007B0EB2"/>
    <w:rsid w:val="007B10AA"/>
    <w:rsid w:val="007B19FC"/>
    <w:rsid w:val="007B1BBC"/>
    <w:rsid w:val="007B1CD2"/>
    <w:rsid w:val="007B1D1A"/>
    <w:rsid w:val="007B1FF5"/>
    <w:rsid w:val="007B2131"/>
    <w:rsid w:val="007B219B"/>
    <w:rsid w:val="007B260F"/>
    <w:rsid w:val="007B2B27"/>
    <w:rsid w:val="007B2C0C"/>
    <w:rsid w:val="007B309A"/>
    <w:rsid w:val="007B3B4B"/>
    <w:rsid w:val="007B478E"/>
    <w:rsid w:val="007B4AA0"/>
    <w:rsid w:val="007B4BCC"/>
    <w:rsid w:val="007B4C3A"/>
    <w:rsid w:val="007B4DF7"/>
    <w:rsid w:val="007B4E85"/>
    <w:rsid w:val="007B52E3"/>
    <w:rsid w:val="007B5470"/>
    <w:rsid w:val="007B5759"/>
    <w:rsid w:val="007B579C"/>
    <w:rsid w:val="007B5B40"/>
    <w:rsid w:val="007B5D53"/>
    <w:rsid w:val="007B6374"/>
    <w:rsid w:val="007B643B"/>
    <w:rsid w:val="007B6C9E"/>
    <w:rsid w:val="007B6E7F"/>
    <w:rsid w:val="007B6F72"/>
    <w:rsid w:val="007B7370"/>
    <w:rsid w:val="007B751B"/>
    <w:rsid w:val="007B7632"/>
    <w:rsid w:val="007B7799"/>
    <w:rsid w:val="007B7DFA"/>
    <w:rsid w:val="007B7E05"/>
    <w:rsid w:val="007C02D4"/>
    <w:rsid w:val="007C041A"/>
    <w:rsid w:val="007C043A"/>
    <w:rsid w:val="007C0781"/>
    <w:rsid w:val="007C085B"/>
    <w:rsid w:val="007C0876"/>
    <w:rsid w:val="007C0A30"/>
    <w:rsid w:val="007C151A"/>
    <w:rsid w:val="007C1993"/>
    <w:rsid w:val="007C1D09"/>
    <w:rsid w:val="007C333C"/>
    <w:rsid w:val="007C3389"/>
    <w:rsid w:val="007C338C"/>
    <w:rsid w:val="007C348A"/>
    <w:rsid w:val="007C3B3F"/>
    <w:rsid w:val="007C401B"/>
    <w:rsid w:val="007C40F2"/>
    <w:rsid w:val="007C44AE"/>
    <w:rsid w:val="007C489B"/>
    <w:rsid w:val="007C4A25"/>
    <w:rsid w:val="007C4AC3"/>
    <w:rsid w:val="007C4D4C"/>
    <w:rsid w:val="007C4EF0"/>
    <w:rsid w:val="007C4F26"/>
    <w:rsid w:val="007C52E1"/>
    <w:rsid w:val="007C5640"/>
    <w:rsid w:val="007C5D3E"/>
    <w:rsid w:val="007C600C"/>
    <w:rsid w:val="007C661F"/>
    <w:rsid w:val="007C69E5"/>
    <w:rsid w:val="007C6B78"/>
    <w:rsid w:val="007C7225"/>
    <w:rsid w:val="007C73ED"/>
    <w:rsid w:val="007C7911"/>
    <w:rsid w:val="007C7A57"/>
    <w:rsid w:val="007C7CAD"/>
    <w:rsid w:val="007D02C6"/>
    <w:rsid w:val="007D03E8"/>
    <w:rsid w:val="007D060E"/>
    <w:rsid w:val="007D061F"/>
    <w:rsid w:val="007D0A20"/>
    <w:rsid w:val="007D0C3E"/>
    <w:rsid w:val="007D0D2A"/>
    <w:rsid w:val="007D143A"/>
    <w:rsid w:val="007D1532"/>
    <w:rsid w:val="007D1763"/>
    <w:rsid w:val="007D1861"/>
    <w:rsid w:val="007D19DA"/>
    <w:rsid w:val="007D1DC9"/>
    <w:rsid w:val="007D1E38"/>
    <w:rsid w:val="007D293B"/>
    <w:rsid w:val="007D2B17"/>
    <w:rsid w:val="007D2D25"/>
    <w:rsid w:val="007D3108"/>
    <w:rsid w:val="007D330D"/>
    <w:rsid w:val="007D3BBF"/>
    <w:rsid w:val="007D3F40"/>
    <w:rsid w:val="007D46D4"/>
    <w:rsid w:val="007D46FF"/>
    <w:rsid w:val="007D48AF"/>
    <w:rsid w:val="007D4D20"/>
    <w:rsid w:val="007D507C"/>
    <w:rsid w:val="007D5648"/>
    <w:rsid w:val="007D572F"/>
    <w:rsid w:val="007D5C34"/>
    <w:rsid w:val="007D5C48"/>
    <w:rsid w:val="007D5FAF"/>
    <w:rsid w:val="007D6012"/>
    <w:rsid w:val="007D610E"/>
    <w:rsid w:val="007D6389"/>
    <w:rsid w:val="007D63A4"/>
    <w:rsid w:val="007D69E0"/>
    <w:rsid w:val="007D7032"/>
    <w:rsid w:val="007D7267"/>
    <w:rsid w:val="007D73C4"/>
    <w:rsid w:val="007D784A"/>
    <w:rsid w:val="007E0A19"/>
    <w:rsid w:val="007E0DCB"/>
    <w:rsid w:val="007E0E9B"/>
    <w:rsid w:val="007E112D"/>
    <w:rsid w:val="007E1403"/>
    <w:rsid w:val="007E17E1"/>
    <w:rsid w:val="007E1845"/>
    <w:rsid w:val="007E188D"/>
    <w:rsid w:val="007E2217"/>
    <w:rsid w:val="007E234D"/>
    <w:rsid w:val="007E2640"/>
    <w:rsid w:val="007E2AAB"/>
    <w:rsid w:val="007E2B32"/>
    <w:rsid w:val="007E31B3"/>
    <w:rsid w:val="007E3227"/>
    <w:rsid w:val="007E33A7"/>
    <w:rsid w:val="007E3668"/>
    <w:rsid w:val="007E37D3"/>
    <w:rsid w:val="007E3852"/>
    <w:rsid w:val="007E3946"/>
    <w:rsid w:val="007E3D33"/>
    <w:rsid w:val="007E3F36"/>
    <w:rsid w:val="007E409B"/>
    <w:rsid w:val="007E4205"/>
    <w:rsid w:val="007E459D"/>
    <w:rsid w:val="007E45E3"/>
    <w:rsid w:val="007E46DE"/>
    <w:rsid w:val="007E48EA"/>
    <w:rsid w:val="007E4908"/>
    <w:rsid w:val="007E4C53"/>
    <w:rsid w:val="007E4E26"/>
    <w:rsid w:val="007E4E53"/>
    <w:rsid w:val="007E4E82"/>
    <w:rsid w:val="007E4E95"/>
    <w:rsid w:val="007E5414"/>
    <w:rsid w:val="007E5816"/>
    <w:rsid w:val="007E5981"/>
    <w:rsid w:val="007E5A9D"/>
    <w:rsid w:val="007E674F"/>
    <w:rsid w:val="007E6AEB"/>
    <w:rsid w:val="007E6E34"/>
    <w:rsid w:val="007E6F0C"/>
    <w:rsid w:val="007E701A"/>
    <w:rsid w:val="007E7228"/>
    <w:rsid w:val="007E730B"/>
    <w:rsid w:val="007E74C2"/>
    <w:rsid w:val="007E7744"/>
    <w:rsid w:val="007E78A6"/>
    <w:rsid w:val="007E78F0"/>
    <w:rsid w:val="007E7A6E"/>
    <w:rsid w:val="007E7B84"/>
    <w:rsid w:val="007E7CFF"/>
    <w:rsid w:val="007E7D83"/>
    <w:rsid w:val="007E7ED5"/>
    <w:rsid w:val="007E7F12"/>
    <w:rsid w:val="007F0142"/>
    <w:rsid w:val="007F065C"/>
    <w:rsid w:val="007F07DA"/>
    <w:rsid w:val="007F0AC5"/>
    <w:rsid w:val="007F0E0D"/>
    <w:rsid w:val="007F0F5A"/>
    <w:rsid w:val="007F14CB"/>
    <w:rsid w:val="007F1716"/>
    <w:rsid w:val="007F1811"/>
    <w:rsid w:val="007F1CEA"/>
    <w:rsid w:val="007F1E16"/>
    <w:rsid w:val="007F255F"/>
    <w:rsid w:val="007F25CD"/>
    <w:rsid w:val="007F2627"/>
    <w:rsid w:val="007F2BB2"/>
    <w:rsid w:val="007F2F41"/>
    <w:rsid w:val="007F3C72"/>
    <w:rsid w:val="007F4493"/>
    <w:rsid w:val="007F49EC"/>
    <w:rsid w:val="007F4A13"/>
    <w:rsid w:val="007F5479"/>
    <w:rsid w:val="007F5580"/>
    <w:rsid w:val="007F5C06"/>
    <w:rsid w:val="007F5D70"/>
    <w:rsid w:val="007F5EC5"/>
    <w:rsid w:val="007F5FAF"/>
    <w:rsid w:val="007F630A"/>
    <w:rsid w:val="007F6AE7"/>
    <w:rsid w:val="007F6C03"/>
    <w:rsid w:val="007F6C27"/>
    <w:rsid w:val="007F6CEF"/>
    <w:rsid w:val="007F6D46"/>
    <w:rsid w:val="007F6EB6"/>
    <w:rsid w:val="007F714E"/>
    <w:rsid w:val="007F766B"/>
    <w:rsid w:val="007F76CD"/>
    <w:rsid w:val="007F77FA"/>
    <w:rsid w:val="007F787C"/>
    <w:rsid w:val="007F7A51"/>
    <w:rsid w:val="007F7B25"/>
    <w:rsid w:val="007F7BC9"/>
    <w:rsid w:val="007F7CCC"/>
    <w:rsid w:val="007F7FE9"/>
    <w:rsid w:val="00800323"/>
    <w:rsid w:val="00800C26"/>
    <w:rsid w:val="00800CD8"/>
    <w:rsid w:val="00800E67"/>
    <w:rsid w:val="008011CE"/>
    <w:rsid w:val="008012FE"/>
    <w:rsid w:val="00801443"/>
    <w:rsid w:val="0080145D"/>
    <w:rsid w:val="00801694"/>
    <w:rsid w:val="008016CF"/>
    <w:rsid w:val="008016F9"/>
    <w:rsid w:val="00801B2E"/>
    <w:rsid w:val="00801ED9"/>
    <w:rsid w:val="008020DF"/>
    <w:rsid w:val="00802118"/>
    <w:rsid w:val="0080253E"/>
    <w:rsid w:val="00802725"/>
    <w:rsid w:val="008027D3"/>
    <w:rsid w:val="008028CE"/>
    <w:rsid w:val="00802A06"/>
    <w:rsid w:val="00802F62"/>
    <w:rsid w:val="0080367C"/>
    <w:rsid w:val="00803692"/>
    <w:rsid w:val="00803D24"/>
    <w:rsid w:val="00803D3C"/>
    <w:rsid w:val="00803D77"/>
    <w:rsid w:val="00803FCC"/>
    <w:rsid w:val="0080438A"/>
    <w:rsid w:val="008043E5"/>
    <w:rsid w:val="0080473C"/>
    <w:rsid w:val="0080509E"/>
    <w:rsid w:val="00805201"/>
    <w:rsid w:val="008053C7"/>
    <w:rsid w:val="008058B1"/>
    <w:rsid w:val="00805958"/>
    <w:rsid w:val="00805A4A"/>
    <w:rsid w:val="00805CAB"/>
    <w:rsid w:val="00805DE5"/>
    <w:rsid w:val="00805FAB"/>
    <w:rsid w:val="00806167"/>
    <w:rsid w:val="008061FA"/>
    <w:rsid w:val="00806D10"/>
    <w:rsid w:val="008071BC"/>
    <w:rsid w:val="008072E1"/>
    <w:rsid w:val="008074A9"/>
    <w:rsid w:val="008074ED"/>
    <w:rsid w:val="00807ED5"/>
    <w:rsid w:val="008104C9"/>
    <w:rsid w:val="00810DEC"/>
    <w:rsid w:val="00812137"/>
    <w:rsid w:val="0081220A"/>
    <w:rsid w:val="00812275"/>
    <w:rsid w:val="0081277B"/>
    <w:rsid w:val="008129DE"/>
    <w:rsid w:val="00812CA7"/>
    <w:rsid w:val="00812CB1"/>
    <w:rsid w:val="00813A8F"/>
    <w:rsid w:val="00813B4A"/>
    <w:rsid w:val="00813C5F"/>
    <w:rsid w:val="00813C78"/>
    <w:rsid w:val="008143D8"/>
    <w:rsid w:val="008144F2"/>
    <w:rsid w:val="00814C2B"/>
    <w:rsid w:val="00815283"/>
    <w:rsid w:val="008153C6"/>
    <w:rsid w:val="00815C9C"/>
    <w:rsid w:val="00815CC5"/>
    <w:rsid w:val="008161BA"/>
    <w:rsid w:val="008161D7"/>
    <w:rsid w:val="008166F6"/>
    <w:rsid w:val="0081685C"/>
    <w:rsid w:val="008169DB"/>
    <w:rsid w:val="00816CDE"/>
    <w:rsid w:val="00816FC5"/>
    <w:rsid w:val="00817817"/>
    <w:rsid w:val="00817B11"/>
    <w:rsid w:val="00817DA0"/>
    <w:rsid w:val="00817EF7"/>
    <w:rsid w:val="00820132"/>
    <w:rsid w:val="00820692"/>
    <w:rsid w:val="0082096D"/>
    <w:rsid w:val="00820C62"/>
    <w:rsid w:val="00820FE7"/>
    <w:rsid w:val="0082126A"/>
    <w:rsid w:val="0082147B"/>
    <w:rsid w:val="0082161F"/>
    <w:rsid w:val="00821753"/>
    <w:rsid w:val="00821ACE"/>
    <w:rsid w:val="00821D6F"/>
    <w:rsid w:val="00821E61"/>
    <w:rsid w:val="008222BC"/>
    <w:rsid w:val="008223F8"/>
    <w:rsid w:val="00822721"/>
    <w:rsid w:val="00822AF8"/>
    <w:rsid w:val="00822D58"/>
    <w:rsid w:val="00823688"/>
    <w:rsid w:val="0082382D"/>
    <w:rsid w:val="008239E7"/>
    <w:rsid w:val="008239FE"/>
    <w:rsid w:val="00823C80"/>
    <w:rsid w:val="00823FFB"/>
    <w:rsid w:val="00824170"/>
    <w:rsid w:val="00824D4F"/>
    <w:rsid w:val="00824F5E"/>
    <w:rsid w:val="0082505F"/>
    <w:rsid w:val="00825102"/>
    <w:rsid w:val="00825318"/>
    <w:rsid w:val="0082549E"/>
    <w:rsid w:val="008260BE"/>
    <w:rsid w:val="0082647D"/>
    <w:rsid w:val="0082675B"/>
    <w:rsid w:val="00826791"/>
    <w:rsid w:val="008269B8"/>
    <w:rsid w:val="00826D68"/>
    <w:rsid w:val="00827B4E"/>
    <w:rsid w:val="00827D56"/>
    <w:rsid w:val="00827DC9"/>
    <w:rsid w:val="0083047A"/>
    <w:rsid w:val="00830715"/>
    <w:rsid w:val="0083088E"/>
    <w:rsid w:val="008311ED"/>
    <w:rsid w:val="0083134B"/>
    <w:rsid w:val="0083191A"/>
    <w:rsid w:val="00831EF8"/>
    <w:rsid w:val="00831FA2"/>
    <w:rsid w:val="00832157"/>
    <w:rsid w:val="008323C2"/>
    <w:rsid w:val="008328AF"/>
    <w:rsid w:val="00832E3B"/>
    <w:rsid w:val="008333CB"/>
    <w:rsid w:val="00833774"/>
    <w:rsid w:val="00833A1B"/>
    <w:rsid w:val="00833C96"/>
    <w:rsid w:val="00834034"/>
    <w:rsid w:val="00834248"/>
    <w:rsid w:val="00834282"/>
    <w:rsid w:val="008343F6"/>
    <w:rsid w:val="0083498C"/>
    <w:rsid w:val="00834E4B"/>
    <w:rsid w:val="0083563D"/>
    <w:rsid w:val="00835648"/>
    <w:rsid w:val="00835687"/>
    <w:rsid w:val="00835B02"/>
    <w:rsid w:val="00835FDB"/>
    <w:rsid w:val="008360C8"/>
    <w:rsid w:val="008364A6"/>
    <w:rsid w:val="008364C4"/>
    <w:rsid w:val="00836BCF"/>
    <w:rsid w:val="00836C11"/>
    <w:rsid w:val="008370DD"/>
    <w:rsid w:val="0083717D"/>
    <w:rsid w:val="008371C2"/>
    <w:rsid w:val="0083739E"/>
    <w:rsid w:val="008374CF"/>
    <w:rsid w:val="00837863"/>
    <w:rsid w:val="00837F0A"/>
    <w:rsid w:val="00837F38"/>
    <w:rsid w:val="00840435"/>
    <w:rsid w:val="008404A6"/>
    <w:rsid w:val="00840672"/>
    <w:rsid w:val="00840736"/>
    <w:rsid w:val="00841732"/>
    <w:rsid w:val="0084186A"/>
    <w:rsid w:val="00841A2D"/>
    <w:rsid w:val="00841D15"/>
    <w:rsid w:val="008428EA"/>
    <w:rsid w:val="008429A4"/>
    <w:rsid w:val="00842B39"/>
    <w:rsid w:val="00842D1A"/>
    <w:rsid w:val="00842F2E"/>
    <w:rsid w:val="0084464A"/>
    <w:rsid w:val="00844733"/>
    <w:rsid w:val="00844897"/>
    <w:rsid w:val="00845098"/>
    <w:rsid w:val="0084554F"/>
    <w:rsid w:val="008455C5"/>
    <w:rsid w:val="00845A57"/>
    <w:rsid w:val="00845B27"/>
    <w:rsid w:val="008463BA"/>
    <w:rsid w:val="0084664E"/>
    <w:rsid w:val="00846BF0"/>
    <w:rsid w:val="00846F60"/>
    <w:rsid w:val="00847691"/>
    <w:rsid w:val="00847919"/>
    <w:rsid w:val="00847BA8"/>
    <w:rsid w:val="00847C59"/>
    <w:rsid w:val="00847E17"/>
    <w:rsid w:val="0085003B"/>
    <w:rsid w:val="0085017D"/>
    <w:rsid w:val="0085025F"/>
    <w:rsid w:val="008509CA"/>
    <w:rsid w:val="00850D33"/>
    <w:rsid w:val="00850E53"/>
    <w:rsid w:val="00850F15"/>
    <w:rsid w:val="00850FEC"/>
    <w:rsid w:val="00851052"/>
    <w:rsid w:val="0085131B"/>
    <w:rsid w:val="00851731"/>
    <w:rsid w:val="00851F99"/>
    <w:rsid w:val="0085203A"/>
    <w:rsid w:val="0085247C"/>
    <w:rsid w:val="00852A33"/>
    <w:rsid w:val="00852D63"/>
    <w:rsid w:val="00852D81"/>
    <w:rsid w:val="00853419"/>
    <w:rsid w:val="0085359B"/>
    <w:rsid w:val="00853EE8"/>
    <w:rsid w:val="00853F0F"/>
    <w:rsid w:val="00853FBC"/>
    <w:rsid w:val="00854016"/>
    <w:rsid w:val="008541C6"/>
    <w:rsid w:val="00854273"/>
    <w:rsid w:val="008544BD"/>
    <w:rsid w:val="00854578"/>
    <w:rsid w:val="00854583"/>
    <w:rsid w:val="0085478B"/>
    <w:rsid w:val="00854A48"/>
    <w:rsid w:val="00854C9E"/>
    <w:rsid w:val="00855295"/>
    <w:rsid w:val="008554E4"/>
    <w:rsid w:val="008558D9"/>
    <w:rsid w:val="008558F6"/>
    <w:rsid w:val="00855A9B"/>
    <w:rsid w:val="00855FF0"/>
    <w:rsid w:val="008560D1"/>
    <w:rsid w:val="008560DA"/>
    <w:rsid w:val="00856170"/>
    <w:rsid w:val="008564BE"/>
    <w:rsid w:val="008566C6"/>
    <w:rsid w:val="00856966"/>
    <w:rsid w:val="008569F8"/>
    <w:rsid w:val="00856B48"/>
    <w:rsid w:val="00856CC6"/>
    <w:rsid w:val="00856E11"/>
    <w:rsid w:val="00856E83"/>
    <w:rsid w:val="00857125"/>
    <w:rsid w:val="0085751F"/>
    <w:rsid w:val="00857C26"/>
    <w:rsid w:val="00857DFE"/>
    <w:rsid w:val="00860448"/>
    <w:rsid w:val="00860852"/>
    <w:rsid w:val="00860EF7"/>
    <w:rsid w:val="00860F20"/>
    <w:rsid w:val="00860F53"/>
    <w:rsid w:val="00861162"/>
    <w:rsid w:val="008611FB"/>
    <w:rsid w:val="0086130D"/>
    <w:rsid w:val="008614A1"/>
    <w:rsid w:val="00861A0B"/>
    <w:rsid w:val="00861D0D"/>
    <w:rsid w:val="00861D85"/>
    <w:rsid w:val="00861F3B"/>
    <w:rsid w:val="00862215"/>
    <w:rsid w:val="0086253A"/>
    <w:rsid w:val="00862909"/>
    <w:rsid w:val="00862CD5"/>
    <w:rsid w:val="008631B2"/>
    <w:rsid w:val="00863263"/>
    <w:rsid w:val="0086344C"/>
    <w:rsid w:val="008634EB"/>
    <w:rsid w:val="00863636"/>
    <w:rsid w:val="0086370C"/>
    <w:rsid w:val="00863761"/>
    <w:rsid w:val="00863787"/>
    <w:rsid w:val="00863A7D"/>
    <w:rsid w:val="00863C0D"/>
    <w:rsid w:val="00863E74"/>
    <w:rsid w:val="00863F9A"/>
    <w:rsid w:val="00864079"/>
    <w:rsid w:val="00864315"/>
    <w:rsid w:val="008643B1"/>
    <w:rsid w:val="00864419"/>
    <w:rsid w:val="00864732"/>
    <w:rsid w:val="0086474B"/>
    <w:rsid w:val="008647E7"/>
    <w:rsid w:val="00864AA1"/>
    <w:rsid w:val="00865004"/>
    <w:rsid w:val="0086505E"/>
    <w:rsid w:val="0086516B"/>
    <w:rsid w:val="0086526C"/>
    <w:rsid w:val="00865387"/>
    <w:rsid w:val="008657C6"/>
    <w:rsid w:val="00865878"/>
    <w:rsid w:val="00865C53"/>
    <w:rsid w:val="00865F7D"/>
    <w:rsid w:val="008663D9"/>
    <w:rsid w:val="00866E4D"/>
    <w:rsid w:val="00867004"/>
    <w:rsid w:val="00867190"/>
    <w:rsid w:val="008677EE"/>
    <w:rsid w:val="00867C38"/>
    <w:rsid w:val="00867D31"/>
    <w:rsid w:val="008705EB"/>
    <w:rsid w:val="0087076E"/>
    <w:rsid w:val="0087099F"/>
    <w:rsid w:val="00870D2B"/>
    <w:rsid w:val="00870DC2"/>
    <w:rsid w:val="00871000"/>
    <w:rsid w:val="0087148F"/>
    <w:rsid w:val="00871BE6"/>
    <w:rsid w:val="00871D36"/>
    <w:rsid w:val="00871E04"/>
    <w:rsid w:val="0087237E"/>
    <w:rsid w:val="00872454"/>
    <w:rsid w:val="0087286D"/>
    <w:rsid w:val="00872C8A"/>
    <w:rsid w:val="00872D88"/>
    <w:rsid w:val="00873873"/>
    <w:rsid w:val="00873932"/>
    <w:rsid w:val="008739FC"/>
    <w:rsid w:val="00873FEE"/>
    <w:rsid w:val="0087479B"/>
    <w:rsid w:val="0087494E"/>
    <w:rsid w:val="008749DA"/>
    <w:rsid w:val="00874CA2"/>
    <w:rsid w:val="00874CA7"/>
    <w:rsid w:val="008751B7"/>
    <w:rsid w:val="00875524"/>
    <w:rsid w:val="00875C02"/>
    <w:rsid w:val="00875CFC"/>
    <w:rsid w:val="00875F2F"/>
    <w:rsid w:val="008763B9"/>
    <w:rsid w:val="00876524"/>
    <w:rsid w:val="0087652B"/>
    <w:rsid w:val="008769E6"/>
    <w:rsid w:val="00876A22"/>
    <w:rsid w:val="00876B8B"/>
    <w:rsid w:val="008770B6"/>
    <w:rsid w:val="00877142"/>
    <w:rsid w:val="00877496"/>
    <w:rsid w:val="008774AA"/>
    <w:rsid w:val="00877973"/>
    <w:rsid w:val="00877B96"/>
    <w:rsid w:val="00877F5A"/>
    <w:rsid w:val="0088003F"/>
    <w:rsid w:val="008800E8"/>
    <w:rsid w:val="008807EF"/>
    <w:rsid w:val="008809CE"/>
    <w:rsid w:val="008809D7"/>
    <w:rsid w:val="00881139"/>
    <w:rsid w:val="00881235"/>
    <w:rsid w:val="008814F4"/>
    <w:rsid w:val="00881C7B"/>
    <w:rsid w:val="00881CDD"/>
    <w:rsid w:val="00882E59"/>
    <w:rsid w:val="00882E79"/>
    <w:rsid w:val="00882FD6"/>
    <w:rsid w:val="008832AC"/>
    <w:rsid w:val="00883375"/>
    <w:rsid w:val="00883384"/>
    <w:rsid w:val="0088350C"/>
    <w:rsid w:val="00883C9E"/>
    <w:rsid w:val="00883E6F"/>
    <w:rsid w:val="0088426E"/>
    <w:rsid w:val="008843B4"/>
    <w:rsid w:val="00884403"/>
    <w:rsid w:val="00884B82"/>
    <w:rsid w:val="00884BCC"/>
    <w:rsid w:val="00884EF0"/>
    <w:rsid w:val="0088540B"/>
    <w:rsid w:val="00885491"/>
    <w:rsid w:val="008855EB"/>
    <w:rsid w:val="00885DEB"/>
    <w:rsid w:val="00885EC0"/>
    <w:rsid w:val="00886251"/>
    <w:rsid w:val="00886716"/>
    <w:rsid w:val="00886957"/>
    <w:rsid w:val="008869FD"/>
    <w:rsid w:val="00886CBE"/>
    <w:rsid w:val="008874F5"/>
    <w:rsid w:val="008877BD"/>
    <w:rsid w:val="0088780C"/>
    <w:rsid w:val="00887844"/>
    <w:rsid w:val="00887847"/>
    <w:rsid w:val="00887973"/>
    <w:rsid w:val="00890156"/>
    <w:rsid w:val="00890327"/>
    <w:rsid w:val="008903C6"/>
    <w:rsid w:val="008906F8"/>
    <w:rsid w:val="0089105A"/>
    <w:rsid w:val="00891191"/>
    <w:rsid w:val="0089167C"/>
    <w:rsid w:val="00891A49"/>
    <w:rsid w:val="00891CF1"/>
    <w:rsid w:val="00891EDD"/>
    <w:rsid w:val="00891EEB"/>
    <w:rsid w:val="0089209B"/>
    <w:rsid w:val="00892497"/>
    <w:rsid w:val="00892587"/>
    <w:rsid w:val="0089273C"/>
    <w:rsid w:val="00892B35"/>
    <w:rsid w:val="00892E90"/>
    <w:rsid w:val="00892FFE"/>
    <w:rsid w:val="008932AE"/>
    <w:rsid w:val="008932BE"/>
    <w:rsid w:val="0089341D"/>
    <w:rsid w:val="008937F0"/>
    <w:rsid w:val="00893C8C"/>
    <w:rsid w:val="008942A8"/>
    <w:rsid w:val="008945E8"/>
    <w:rsid w:val="008946B5"/>
    <w:rsid w:val="00894738"/>
    <w:rsid w:val="00894BEE"/>
    <w:rsid w:val="00894FEC"/>
    <w:rsid w:val="00895482"/>
    <w:rsid w:val="0089592C"/>
    <w:rsid w:val="00895C21"/>
    <w:rsid w:val="00896193"/>
    <w:rsid w:val="00896EBC"/>
    <w:rsid w:val="00896EE5"/>
    <w:rsid w:val="008975E5"/>
    <w:rsid w:val="008975F8"/>
    <w:rsid w:val="00897700"/>
    <w:rsid w:val="008978CB"/>
    <w:rsid w:val="008A02D3"/>
    <w:rsid w:val="008A0300"/>
    <w:rsid w:val="008A07F7"/>
    <w:rsid w:val="008A0A80"/>
    <w:rsid w:val="008A0BCB"/>
    <w:rsid w:val="008A1142"/>
    <w:rsid w:val="008A178F"/>
    <w:rsid w:val="008A2100"/>
    <w:rsid w:val="008A218D"/>
    <w:rsid w:val="008A27B7"/>
    <w:rsid w:val="008A285C"/>
    <w:rsid w:val="008A2C18"/>
    <w:rsid w:val="008A3081"/>
    <w:rsid w:val="008A3126"/>
    <w:rsid w:val="008A34E4"/>
    <w:rsid w:val="008A35AB"/>
    <w:rsid w:val="008A3746"/>
    <w:rsid w:val="008A3B89"/>
    <w:rsid w:val="008A436F"/>
    <w:rsid w:val="008A46BF"/>
    <w:rsid w:val="008A4A1F"/>
    <w:rsid w:val="008A4A58"/>
    <w:rsid w:val="008A4FD9"/>
    <w:rsid w:val="008A55CF"/>
    <w:rsid w:val="008A55D6"/>
    <w:rsid w:val="008A5AE6"/>
    <w:rsid w:val="008A5BF6"/>
    <w:rsid w:val="008A5C29"/>
    <w:rsid w:val="008A5D33"/>
    <w:rsid w:val="008A6263"/>
    <w:rsid w:val="008A62DF"/>
    <w:rsid w:val="008A62F7"/>
    <w:rsid w:val="008A6B9C"/>
    <w:rsid w:val="008A6D38"/>
    <w:rsid w:val="008A7114"/>
    <w:rsid w:val="008A73A8"/>
    <w:rsid w:val="008A7895"/>
    <w:rsid w:val="008A7C8B"/>
    <w:rsid w:val="008A7F7C"/>
    <w:rsid w:val="008B0130"/>
    <w:rsid w:val="008B018F"/>
    <w:rsid w:val="008B01BF"/>
    <w:rsid w:val="008B026E"/>
    <w:rsid w:val="008B04ED"/>
    <w:rsid w:val="008B0603"/>
    <w:rsid w:val="008B123F"/>
    <w:rsid w:val="008B12D5"/>
    <w:rsid w:val="008B130B"/>
    <w:rsid w:val="008B1C4D"/>
    <w:rsid w:val="008B1E15"/>
    <w:rsid w:val="008B21D3"/>
    <w:rsid w:val="008B2369"/>
    <w:rsid w:val="008B2602"/>
    <w:rsid w:val="008B26C3"/>
    <w:rsid w:val="008B276B"/>
    <w:rsid w:val="008B2CED"/>
    <w:rsid w:val="008B2F1D"/>
    <w:rsid w:val="008B315E"/>
    <w:rsid w:val="008B3B6F"/>
    <w:rsid w:val="008B3B8F"/>
    <w:rsid w:val="008B3E9E"/>
    <w:rsid w:val="008B41E0"/>
    <w:rsid w:val="008B433D"/>
    <w:rsid w:val="008B47E0"/>
    <w:rsid w:val="008B4996"/>
    <w:rsid w:val="008B4DC1"/>
    <w:rsid w:val="008B562E"/>
    <w:rsid w:val="008B5AA9"/>
    <w:rsid w:val="008B5D85"/>
    <w:rsid w:val="008B5D99"/>
    <w:rsid w:val="008B5E63"/>
    <w:rsid w:val="008B6030"/>
    <w:rsid w:val="008B632E"/>
    <w:rsid w:val="008B6380"/>
    <w:rsid w:val="008B6494"/>
    <w:rsid w:val="008B6658"/>
    <w:rsid w:val="008B6730"/>
    <w:rsid w:val="008B6817"/>
    <w:rsid w:val="008B6CB2"/>
    <w:rsid w:val="008B6E4F"/>
    <w:rsid w:val="008B6FD4"/>
    <w:rsid w:val="008B7B70"/>
    <w:rsid w:val="008B7CAD"/>
    <w:rsid w:val="008B7CE6"/>
    <w:rsid w:val="008B7CFB"/>
    <w:rsid w:val="008C01D3"/>
    <w:rsid w:val="008C045E"/>
    <w:rsid w:val="008C05AB"/>
    <w:rsid w:val="008C0603"/>
    <w:rsid w:val="008C09A1"/>
    <w:rsid w:val="008C1183"/>
    <w:rsid w:val="008C146B"/>
    <w:rsid w:val="008C1E98"/>
    <w:rsid w:val="008C22BA"/>
    <w:rsid w:val="008C244B"/>
    <w:rsid w:val="008C24C3"/>
    <w:rsid w:val="008C2847"/>
    <w:rsid w:val="008C29EA"/>
    <w:rsid w:val="008C2A3A"/>
    <w:rsid w:val="008C2F22"/>
    <w:rsid w:val="008C3303"/>
    <w:rsid w:val="008C33C0"/>
    <w:rsid w:val="008C416E"/>
    <w:rsid w:val="008C424F"/>
    <w:rsid w:val="008C4692"/>
    <w:rsid w:val="008C4B65"/>
    <w:rsid w:val="008C4E72"/>
    <w:rsid w:val="008C4EA1"/>
    <w:rsid w:val="008C4EF5"/>
    <w:rsid w:val="008C50FD"/>
    <w:rsid w:val="008C5208"/>
    <w:rsid w:val="008C54FE"/>
    <w:rsid w:val="008C5700"/>
    <w:rsid w:val="008C6A42"/>
    <w:rsid w:val="008C6A5D"/>
    <w:rsid w:val="008C6B4A"/>
    <w:rsid w:val="008C6B9A"/>
    <w:rsid w:val="008C6D6C"/>
    <w:rsid w:val="008C751A"/>
    <w:rsid w:val="008C76D2"/>
    <w:rsid w:val="008C78DB"/>
    <w:rsid w:val="008C78DF"/>
    <w:rsid w:val="008D0217"/>
    <w:rsid w:val="008D088A"/>
    <w:rsid w:val="008D0894"/>
    <w:rsid w:val="008D0A26"/>
    <w:rsid w:val="008D145B"/>
    <w:rsid w:val="008D167C"/>
    <w:rsid w:val="008D1A5B"/>
    <w:rsid w:val="008D1A95"/>
    <w:rsid w:val="008D217B"/>
    <w:rsid w:val="008D231E"/>
    <w:rsid w:val="008D243E"/>
    <w:rsid w:val="008D25F1"/>
    <w:rsid w:val="008D2B51"/>
    <w:rsid w:val="008D3731"/>
    <w:rsid w:val="008D3C87"/>
    <w:rsid w:val="008D3FF3"/>
    <w:rsid w:val="008D4084"/>
    <w:rsid w:val="008D429B"/>
    <w:rsid w:val="008D43BF"/>
    <w:rsid w:val="008D49DB"/>
    <w:rsid w:val="008D4AA4"/>
    <w:rsid w:val="008D4C3E"/>
    <w:rsid w:val="008D4D4C"/>
    <w:rsid w:val="008D4F1A"/>
    <w:rsid w:val="008D4F39"/>
    <w:rsid w:val="008D5664"/>
    <w:rsid w:val="008D566F"/>
    <w:rsid w:val="008D574D"/>
    <w:rsid w:val="008D575A"/>
    <w:rsid w:val="008D5A97"/>
    <w:rsid w:val="008D5CFE"/>
    <w:rsid w:val="008D5D15"/>
    <w:rsid w:val="008D5FE3"/>
    <w:rsid w:val="008D6130"/>
    <w:rsid w:val="008D652B"/>
    <w:rsid w:val="008D6540"/>
    <w:rsid w:val="008D6A75"/>
    <w:rsid w:val="008D6E2A"/>
    <w:rsid w:val="008D6EDC"/>
    <w:rsid w:val="008D6F54"/>
    <w:rsid w:val="008D71BD"/>
    <w:rsid w:val="008D7786"/>
    <w:rsid w:val="008D787A"/>
    <w:rsid w:val="008D78A0"/>
    <w:rsid w:val="008D7F84"/>
    <w:rsid w:val="008E0151"/>
    <w:rsid w:val="008E03C4"/>
    <w:rsid w:val="008E0602"/>
    <w:rsid w:val="008E097D"/>
    <w:rsid w:val="008E1331"/>
    <w:rsid w:val="008E1402"/>
    <w:rsid w:val="008E1612"/>
    <w:rsid w:val="008E167A"/>
    <w:rsid w:val="008E1901"/>
    <w:rsid w:val="008E1BB1"/>
    <w:rsid w:val="008E1C91"/>
    <w:rsid w:val="008E21E9"/>
    <w:rsid w:val="008E220B"/>
    <w:rsid w:val="008E2273"/>
    <w:rsid w:val="008E269E"/>
    <w:rsid w:val="008E27E6"/>
    <w:rsid w:val="008E2CC4"/>
    <w:rsid w:val="008E2EED"/>
    <w:rsid w:val="008E32BB"/>
    <w:rsid w:val="008E3696"/>
    <w:rsid w:val="008E3784"/>
    <w:rsid w:val="008E3F5C"/>
    <w:rsid w:val="008E3FA3"/>
    <w:rsid w:val="008E44FF"/>
    <w:rsid w:val="008E472B"/>
    <w:rsid w:val="008E4D81"/>
    <w:rsid w:val="008E4DDE"/>
    <w:rsid w:val="008E4E59"/>
    <w:rsid w:val="008E5050"/>
    <w:rsid w:val="008E5093"/>
    <w:rsid w:val="008E51EB"/>
    <w:rsid w:val="008E5289"/>
    <w:rsid w:val="008E55FE"/>
    <w:rsid w:val="008E5950"/>
    <w:rsid w:val="008E5AB2"/>
    <w:rsid w:val="008E6A11"/>
    <w:rsid w:val="008E6ADE"/>
    <w:rsid w:val="008E6D4A"/>
    <w:rsid w:val="008E6D53"/>
    <w:rsid w:val="008E6DC8"/>
    <w:rsid w:val="008E700D"/>
    <w:rsid w:val="008E7365"/>
    <w:rsid w:val="008E745E"/>
    <w:rsid w:val="008E7A29"/>
    <w:rsid w:val="008E7E93"/>
    <w:rsid w:val="008F0116"/>
    <w:rsid w:val="008F057C"/>
    <w:rsid w:val="008F058F"/>
    <w:rsid w:val="008F05E6"/>
    <w:rsid w:val="008F0ACC"/>
    <w:rsid w:val="008F0C82"/>
    <w:rsid w:val="008F0ECC"/>
    <w:rsid w:val="008F0FE5"/>
    <w:rsid w:val="008F1245"/>
    <w:rsid w:val="008F165E"/>
    <w:rsid w:val="008F175A"/>
    <w:rsid w:val="008F1C42"/>
    <w:rsid w:val="008F1C47"/>
    <w:rsid w:val="008F1D2C"/>
    <w:rsid w:val="008F1E5D"/>
    <w:rsid w:val="008F2A36"/>
    <w:rsid w:val="008F2A74"/>
    <w:rsid w:val="008F2C5E"/>
    <w:rsid w:val="008F2F33"/>
    <w:rsid w:val="008F3D94"/>
    <w:rsid w:val="008F42DD"/>
    <w:rsid w:val="008F4F12"/>
    <w:rsid w:val="008F4F13"/>
    <w:rsid w:val="008F5057"/>
    <w:rsid w:val="008F5AB7"/>
    <w:rsid w:val="008F5BA0"/>
    <w:rsid w:val="008F5C19"/>
    <w:rsid w:val="008F5C7A"/>
    <w:rsid w:val="008F60F1"/>
    <w:rsid w:val="008F67EB"/>
    <w:rsid w:val="008F736A"/>
    <w:rsid w:val="008F7502"/>
    <w:rsid w:val="008F7584"/>
    <w:rsid w:val="008F7974"/>
    <w:rsid w:val="008F7E7F"/>
    <w:rsid w:val="008F7F89"/>
    <w:rsid w:val="008F7F9E"/>
    <w:rsid w:val="008F7FCE"/>
    <w:rsid w:val="009003E7"/>
    <w:rsid w:val="00900978"/>
    <w:rsid w:val="00900B9F"/>
    <w:rsid w:val="00900C8D"/>
    <w:rsid w:val="00900FD5"/>
    <w:rsid w:val="0090133B"/>
    <w:rsid w:val="0090150A"/>
    <w:rsid w:val="00901BEA"/>
    <w:rsid w:val="00901DE5"/>
    <w:rsid w:val="00901EBA"/>
    <w:rsid w:val="00901F96"/>
    <w:rsid w:val="00902743"/>
    <w:rsid w:val="00902A2D"/>
    <w:rsid w:val="009033E5"/>
    <w:rsid w:val="0090380B"/>
    <w:rsid w:val="00903995"/>
    <w:rsid w:val="00903B37"/>
    <w:rsid w:val="0090407D"/>
    <w:rsid w:val="0090443C"/>
    <w:rsid w:val="0090459C"/>
    <w:rsid w:val="00904A33"/>
    <w:rsid w:val="00904CD8"/>
    <w:rsid w:val="00905185"/>
    <w:rsid w:val="0090520E"/>
    <w:rsid w:val="009056EB"/>
    <w:rsid w:val="00905C2A"/>
    <w:rsid w:val="00906138"/>
    <w:rsid w:val="00906266"/>
    <w:rsid w:val="00906674"/>
    <w:rsid w:val="009067E7"/>
    <w:rsid w:val="009068A5"/>
    <w:rsid w:val="009069AF"/>
    <w:rsid w:val="00906ACA"/>
    <w:rsid w:val="00906B89"/>
    <w:rsid w:val="00906BC1"/>
    <w:rsid w:val="00906ED6"/>
    <w:rsid w:val="009077F5"/>
    <w:rsid w:val="0091005B"/>
    <w:rsid w:val="0091050F"/>
    <w:rsid w:val="00910539"/>
    <w:rsid w:val="00910635"/>
    <w:rsid w:val="0091069D"/>
    <w:rsid w:val="009108A6"/>
    <w:rsid w:val="00910EF9"/>
    <w:rsid w:val="00910FD7"/>
    <w:rsid w:val="00911B60"/>
    <w:rsid w:val="00911D76"/>
    <w:rsid w:val="00912973"/>
    <w:rsid w:val="009129D7"/>
    <w:rsid w:val="00912D26"/>
    <w:rsid w:val="0091349C"/>
    <w:rsid w:val="00913A0A"/>
    <w:rsid w:val="009145EA"/>
    <w:rsid w:val="0091473E"/>
    <w:rsid w:val="00914DD5"/>
    <w:rsid w:val="009156F8"/>
    <w:rsid w:val="0091575D"/>
    <w:rsid w:val="0091580F"/>
    <w:rsid w:val="00915913"/>
    <w:rsid w:val="00915D23"/>
    <w:rsid w:val="00915D94"/>
    <w:rsid w:val="00916B71"/>
    <w:rsid w:val="00916E64"/>
    <w:rsid w:val="00916E99"/>
    <w:rsid w:val="00916EB8"/>
    <w:rsid w:val="009170CF"/>
    <w:rsid w:val="00917F24"/>
    <w:rsid w:val="0092000D"/>
    <w:rsid w:val="00920617"/>
    <w:rsid w:val="00920B98"/>
    <w:rsid w:val="00921AD7"/>
    <w:rsid w:val="00921C75"/>
    <w:rsid w:val="00921F46"/>
    <w:rsid w:val="00922266"/>
    <w:rsid w:val="009228E7"/>
    <w:rsid w:val="00922CAC"/>
    <w:rsid w:val="0092340A"/>
    <w:rsid w:val="00923544"/>
    <w:rsid w:val="0092355B"/>
    <w:rsid w:val="00923668"/>
    <w:rsid w:val="0092379C"/>
    <w:rsid w:val="00923BE1"/>
    <w:rsid w:val="00923C54"/>
    <w:rsid w:val="00923E59"/>
    <w:rsid w:val="00923F72"/>
    <w:rsid w:val="00923FA4"/>
    <w:rsid w:val="00924153"/>
    <w:rsid w:val="00924200"/>
    <w:rsid w:val="00924B25"/>
    <w:rsid w:val="00924E16"/>
    <w:rsid w:val="00925310"/>
    <w:rsid w:val="00925337"/>
    <w:rsid w:val="0092556D"/>
    <w:rsid w:val="0092568D"/>
    <w:rsid w:val="009258B2"/>
    <w:rsid w:val="00925AFB"/>
    <w:rsid w:val="00925B2F"/>
    <w:rsid w:val="00925B65"/>
    <w:rsid w:val="00926664"/>
    <w:rsid w:val="009267C9"/>
    <w:rsid w:val="00926881"/>
    <w:rsid w:val="00926DFA"/>
    <w:rsid w:val="00926FC8"/>
    <w:rsid w:val="0092722C"/>
    <w:rsid w:val="00927250"/>
    <w:rsid w:val="00927810"/>
    <w:rsid w:val="00927B88"/>
    <w:rsid w:val="00927BE7"/>
    <w:rsid w:val="00927ED8"/>
    <w:rsid w:val="009300CE"/>
    <w:rsid w:val="0093031F"/>
    <w:rsid w:val="009306D6"/>
    <w:rsid w:val="00930E18"/>
    <w:rsid w:val="00930F41"/>
    <w:rsid w:val="00930F73"/>
    <w:rsid w:val="00930FF3"/>
    <w:rsid w:val="00931791"/>
    <w:rsid w:val="0093185B"/>
    <w:rsid w:val="00931C6F"/>
    <w:rsid w:val="00931CC6"/>
    <w:rsid w:val="00931F29"/>
    <w:rsid w:val="00932199"/>
    <w:rsid w:val="00932CAB"/>
    <w:rsid w:val="00932F1F"/>
    <w:rsid w:val="009334F6"/>
    <w:rsid w:val="00933618"/>
    <w:rsid w:val="00933879"/>
    <w:rsid w:val="00934119"/>
    <w:rsid w:val="009342C2"/>
    <w:rsid w:val="0093452E"/>
    <w:rsid w:val="0093467B"/>
    <w:rsid w:val="009347E4"/>
    <w:rsid w:val="00934AF4"/>
    <w:rsid w:val="00934F7C"/>
    <w:rsid w:val="0093515F"/>
    <w:rsid w:val="00935277"/>
    <w:rsid w:val="00935587"/>
    <w:rsid w:val="009359CB"/>
    <w:rsid w:val="0093603E"/>
    <w:rsid w:val="009360A1"/>
    <w:rsid w:val="00936463"/>
    <w:rsid w:val="0093657D"/>
    <w:rsid w:val="00936692"/>
    <w:rsid w:val="00936F11"/>
    <w:rsid w:val="00936FD6"/>
    <w:rsid w:val="00937461"/>
    <w:rsid w:val="00937603"/>
    <w:rsid w:val="009377A3"/>
    <w:rsid w:val="00937933"/>
    <w:rsid w:val="00937EDA"/>
    <w:rsid w:val="00940978"/>
    <w:rsid w:val="00940A18"/>
    <w:rsid w:val="00940A4B"/>
    <w:rsid w:val="0094133C"/>
    <w:rsid w:val="009414DB"/>
    <w:rsid w:val="00941588"/>
    <w:rsid w:val="00941710"/>
    <w:rsid w:val="009417D0"/>
    <w:rsid w:val="00941A71"/>
    <w:rsid w:val="00941DF8"/>
    <w:rsid w:val="0094246E"/>
    <w:rsid w:val="00942579"/>
    <w:rsid w:val="00942A26"/>
    <w:rsid w:val="00942E94"/>
    <w:rsid w:val="009430D0"/>
    <w:rsid w:val="00943193"/>
    <w:rsid w:val="00943238"/>
    <w:rsid w:val="00943483"/>
    <w:rsid w:val="009439FB"/>
    <w:rsid w:val="00943AC0"/>
    <w:rsid w:val="0094435C"/>
    <w:rsid w:val="009444A9"/>
    <w:rsid w:val="009444D0"/>
    <w:rsid w:val="009446A4"/>
    <w:rsid w:val="0094470C"/>
    <w:rsid w:val="00944714"/>
    <w:rsid w:val="00944792"/>
    <w:rsid w:val="00944935"/>
    <w:rsid w:val="009449EB"/>
    <w:rsid w:val="00944A51"/>
    <w:rsid w:val="00944E8D"/>
    <w:rsid w:val="009450C4"/>
    <w:rsid w:val="00945280"/>
    <w:rsid w:val="00945C49"/>
    <w:rsid w:val="00945F28"/>
    <w:rsid w:val="00946510"/>
    <w:rsid w:val="00946B67"/>
    <w:rsid w:val="009472CA"/>
    <w:rsid w:val="009472E6"/>
    <w:rsid w:val="009477D0"/>
    <w:rsid w:val="00947C49"/>
    <w:rsid w:val="00947FDD"/>
    <w:rsid w:val="009501A6"/>
    <w:rsid w:val="0095032A"/>
    <w:rsid w:val="0095035F"/>
    <w:rsid w:val="0095086D"/>
    <w:rsid w:val="00950989"/>
    <w:rsid w:val="00950B16"/>
    <w:rsid w:val="00951032"/>
    <w:rsid w:val="00951041"/>
    <w:rsid w:val="00951171"/>
    <w:rsid w:val="0095123C"/>
    <w:rsid w:val="00951CF5"/>
    <w:rsid w:val="009523DC"/>
    <w:rsid w:val="009525C0"/>
    <w:rsid w:val="00952628"/>
    <w:rsid w:val="0095291A"/>
    <w:rsid w:val="00952F8D"/>
    <w:rsid w:val="009531FF"/>
    <w:rsid w:val="00953270"/>
    <w:rsid w:val="0095335E"/>
    <w:rsid w:val="00953408"/>
    <w:rsid w:val="00953421"/>
    <w:rsid w:val="00953EA3"/>
    <w:rsid w:val="00954373"/>
    <w:rsid w:val="009547F3"/>
    <w:rsid w:val="00954AE7"/>
    <w:rsid w:val="00954D88"/>
    <w:rsid w:val="00954EBF"/>
    <w:rsid w:val="009551EC"/>
    <w:rsid w:val="0095576F"/>
    <w:rsid w:val="009557AB"/>
    <w:rsid w:val="00955E5F"/>
    <w:rsid w:val="00955EC9"/>
    <w:rsid w:val="00956934"/>
    <w:rsid w:val="00956C3C"/>
    <w:rsid w:val="00956D47"/>
    <w:rsid w:val="0095778B"/>
    <w:rsid w:val="00957D90"/>
    <w:rsid w:val="009602E3"/>
    <w:rsid w:val="00960537"/>
    <w:rsid w:val="009605A3"/>
    <w:rsid w:val="00960862"/>
    <w:rsid w:val="00960EFA"/>
    <w:rsid w:val="009610D1"/>
    <w:rsid w:val="00961180"/>
    <w:rsid w:val="00961297"/>
    <w:rsid w:val="00961430"/>
    <w:rsid w:val="00961474"/>
    <w:rsid w:val="009616DE"/>
    <w:rsid w:val="00961DD7"/>
    <w:rsid w:val="00961E52"/>
    <w:rsid w:val="00961EA3"/>
    <w:rsid w:val="00962595"/>
    <w:rsid w:val="009625F2"/>
    <w:rsid w:val="00962679"/>
    <w:rsid w:val="00962753"/>
    <w:rsid w:val="009628FD"/>
    <w:rsid w:val="00962CDE"/>
    <w:rsid w:val="00963151"/>
    <w:rsid w:val="00963731"/>
    <w:rsid w:val="00963745"/>
    <w:rsid w:val="00963BA3"/>
    <w:rsid w:val="00963CC6"/>
    <w:rsid w:val="00963F88"/>
    <w:rsid w:val="00964C77"/>
    <w:rsid w:val="009650E6"/>
    <w:rsid w:val="009652A6"/>
    <w:rsid w:val="009653E0"/>
    <w:rsid w:val="00965456"/>
    <w:rsid w:val="00965777"/>
    <w:rsid w:val="00965C1C"/>
    <w:rsid w:val="00965D38"/>
    <w:rsid w:val="00965F2F"/>
    <w:rsid w:val="00966033"/>
    <w:rsid w:val="0096662B"/>
    <w:rsid w:val="00967421"/>
    <w:rsid w:val="00967666"/>
    <w:rsid w:val="009679DA"/>
    <w:rsid w:val="00967A85"/>
    <w:rsid w:val="00967F73"/>
    <w:rsid w:val="00970310"/>
    <w:rsid w:val="00970F60"/>
    <w:rsid w:val="00971085"/>
    <w:rsid w:val="009712A8"/>
    <w:rsid w:val="009713BF"/>
    <w:rsid w:val="0097165A"/>
    <w:rsid w:val="00972120"/>
    <w:rsid w:val="00972157"/>
    <w:rsid w:val="00972A1F"/>
    <w:rsid w:val="00972C62"/>
    <w:rsid w:val="00972D44"/>
    <w:rsid w:val="00973150"/>
    <w:rsid w:val="009735EE"/>
    <w:rsid w:val="00973AFD"/>
    <w:rsid w:val="00973BE7"/>
    <w:rsid w:val="00973E36"/>
    <w:rsid w:val="0097435A"/>
    <w:rsid w:val="0097452F"/>
    <w:rsid w:val="00974700"/>
    <w:rsid w:val="00974736"/>
    <w:rsid w:val="00974BEF"/>
    <w:rsid w:val="00974C37"/>
    <w:rsid w:val="009751B9"/>
    <w:rsid w:val="009758A7"/>
    <w:rsid w:val="00975AC1"/>
    <w:rsid w:val="00975C58"/>
    <w:rsid w:val="00975DD0"/>
    <w:rsid w:val="00975EF2"/>
    <w:rsid w:val="0097639D"/>
    <w:rsid w:val="00976619"/>
    <w:rsid w:val="00976700"/>
    <w:rsid w:val="00976984"/>
    <w:rsid w:val="00976ADC"/>
    <w:rsid w:val="00977048"/>
    <w:rsid w:val="00977126"/>
    <w:rsid w:val="00977253"/>
    <w:rsid w:val="00977269"/>
    <w:rsid w:val="00977322"/>
    <w:rsid w:val="009776CA"/>
    <w:rsid w:val="00977E81"/>
    <w:rsid w:val="0098005C"/>
    <w:rsid w:val="00980624"/>
    <w:rsid w:val="009808D2"/>
    <w:rsid w:val="009809FF"/>
    <w:rsid w:val="00980D8A"/>
    <w:rsid w:val="00980E78"/>
    <w:rsid w:val="00981422"/>
    <w:rsid w:val="00981A45"/>
    <w:rsid w:val="00981B2C"/>
    <w:rsid w:val="00981CBE"/>
    <w:rsid w:val="00981D85"/>
    <w:rsid w:val="00981E46"/>
    <w:rsid w:val="00981FDB"/>
    <w:rsid w:val="009820DA"/>
    <w:rsid w:val="009821DF"/>
    <w:rsid w:val="00982839"/>
    <w:rsid w:val="009829DD"/>
    <w:rsid w:val="009831E8"/>
    <w:rsid w:val="009831EC"/>
    <w:rsid w:val="009836A2"/>
    <w:rsid w:val="0098385D"/>
    <w:rsid w:val="009843C1"/>
    <w:rsid w:val="0098453A"/>
    <w:rsid w:val="00984BAF"/>
    <w:rsid w:val="0098510C"/>
    <w:rsid w:val="00985292"/>
    <w:rsid w:val="00985790"/>
    <w:rsid w:val="009857BE"/>
    <w:rsid w:val="00985B65"/>
    <w:rsid w:val="00985C2C"/>
    <w:rsid w:val="00985DDA"/>
    <w:rsid w:val="0098620E"/>
    <w:rsid w:val="00986582"/>
    <w:rsid w:val="009869EB"/>
    <w:rsid w:val="00986EDB"/>
    <w:rsid w:val="00986FFD"/>
    <w:rsid w:val="0098701E"/>
    <w:rsid w:val="00987277"/>
    <w:rsid w:val="009872FE"/>
    <w:rsid w:val="00987712"/>
    <w:rsid w:val="00987A19"/>
    <w:rsid w:val="00987C15"/>
    <w:rsid w:val="00990349"/>
    <w:rsid w:val="009905B1"/>
    <w:rsid w:val="00990A21"/>
    <w:rsid w:val="009912B5"/>
    <w:rsid w:val="00991608"/>
    <w:rsid w:val="0099186C"/>
    <w:rsid w:val="009918CD"/>
    <w:rsid w:val="00991D70"/>
    <w:rsid w:val="00991F07"/>
    <w:rsid w:val="009925EA"/>
    <w:rsid w:val="009926A5"/>
    <w:rsid w:val="00992A9F"/>
    <w:rsid w:val="00992C40"/>
    <w:rsid w:val="00992E70"/>
    <w:rsid w:val="009930EB"/>
    <w:rsid w:val="00993180"/>
    <w:rsid w:val="009932C9"/>
    <w:rsid w:val="00993A7D"/>
    <w:rsid w:val="00994017"/>
    <w:rsid w:val="00994699"/>
    <w:rsid w:val="00994A7B"/>
    <w:rsid w:val="00994A9D"/>
    <w:rsid w:val="00994B97"/>
    <w:rsid w:val="00994BC4"/>
    <w:rsid w:val="00994D9D"/>
    <w:rsid w:val="00995370"/>
    <w:rsid w:val="009956BE"/>
    <w:rsid w:val="00995986"/>
    <w:rsid w:val="00995CC2"/>
    <w:rsid w:val="00995D9F"/>
    <w:rsid w:val="00996064"/>
    <w:rsid w:val="0099614C"/>
    <w:rsid w:val="009961C0"/>
    <w:rsid w:val="00996B05"/>
    <w:rsid w:val="00996E4A"/>
    <w:rsid w:val="00997002"/>
    <w:rsid w:val="0099744A"/>
    <w:rsid w:val="00997465"/>
    <w:rsid w:val="00997CBF"/>
    <w:rsid w:val="00997EC4"/>
    <w:rsid w:val="009A000E"/>
    <w:rsid w:val="009A102C"/>
    <w:rsid w:val="009A16C7"/>
    <w:rsid w:val="009A173C"/>
    <w:rsid w:val="009A1A7E"/>
    <w:rsid w:val="009A1C09"/>
    <w:rsid w:val="009A1DAF"/>
    <w:rsid w:val="009A1DD8"/>
    <w:rsid w:val="009A1DF6"/>
    <w:rsid w:val="009A1E9E"/>
    <w:rsid w:val="009A1EAA"/>
    <w:rsid w:val="009A293F"/>
    <w:rsid w:val="009A2F0F"/>
    <w:rsid w:val="009A3076"/>
    <w:rsid w:val="009A341B"/>
    <w:rsid w:val="009A3717"/>
    <w:rsid w:val="009A3A8F"/>
    <w:rsid w:val="009A3B87"/>
    <w:rsid w:val="009A3BB2"/>
    <w:rsid w:val="009A3CDE"/>
    <w:rsid w:val="009A3D3F"/>
    <w:rsid w:val="009A413C"/>
    <w:rsid w:val="009A41C6"/>
    <w:rsid w:val="009A4452"/>
    <w:rsid w:val="009A4470"/>
    <w:rsid w:val="009A457A"/>
    <w:rsid w:val="009A4BE4"/>
    <w:rsid w:val="009A5185"/>
    <w:rsid w:val="009A51E4"/>
    <w:rsid w:val="009A53D4"/>
    <w:rsid w:val="009A5940"/>
    <w:rsid w:val="009A5A41"/>
    <w:rsid w:val="009A621F"/>
    <w:rsid w:val="009A65BC"/>
    <w:rsid w:val="009A67AC"/>
    <w:rsid w:val="009A6BCD"/>
    <w:rsid w:val="009A6C27"/>
    <w:rsid w:val="009A6FFE"/>
    <w:rsid w:val="009A724C"/>
    <w:rsid w:val="009A7251"/>
    <w:rsid w:val="009A74BF"/>
    <w:rsid w:val="009A7900"/>
    <w:rsid w:val="009A791B"/>
    <w:rsid w:val="009A79EC"/>
    <w:rsid w:val="009A7BE2"/>
    <w:rsid w:val="009A7D1D"/>
    <w:rsid w:val="009A7E67"/>
    <w:rsid w:val="009B00FF"/>
    <w:rsid w:val="009B017E"/>
    <w:rsid w:val="009B02AE"/>
    <w:rsid w:val="009B08FA"/>
    <w:rsid w:val="009B0AC8"/>
    <w:rsid w:val="009B0C56"/>
    <w:rsid w:val="009B0D39"/>
    <w:rsid w:val="009B0D6A"/>
    <w:rsid w:val="009B126D"/>
    <w:rsid w:val="009B153C"/>
    <w:rsid w:val="009B15C5"/>
    <w:rsid w:val="009B1997"/>
    <w:rsid w:val="009B1A42"/>
    <w:rsid w:val="009B1A5C"/>
    <w:rsid w:val="009B22D5"/>
    <w:rsid w:val="009B2345"/>
    <w:rsid w:val="009B2801"/>
    <w:rsid w:val="009B2AE6"/>
    <w:rsid w:val="009B2AF9"/>
    <w:rsid w:val="009B2D23"/>
    <w:rsid w:val="009B31A0"/>
    <w:rsid w:val="009B35D8"/>
    <w:rsid w:val="009B40B5"/>
    <w:rsid w:val="009B4555"/>
    <w:rsid w:val="009B460B"/>
    <w:rsid w:val="009B4689"/>
    <w:rsid w:val="009B4750"/>
    <w:rsid w:val="009B4B0D"/>
    <w:rsid w:val="009B4B1C"/>
    <w:rsid w:val="009B4BD9"/>
    <w:rsid w:val="009B4F03"/>
    <w:rsid w:val="009B5245"/>
    <w:rsid w:val="009B5393"/>
    <w:rsid w:val="009B54A6"/>
    <w:rsid w:val="009B5877"/>
    <w:rsid w:val="009B5997"/>
    <w:rsid w:val="009B5AEB"/>
    <w:rsid w:val="009B5BB0"/>
    <w:rsid w:val="009B5DC0"/>
    <w:rsid w:val="009B5F00"/>
    <w:rsid w:val="009B63F7"/>
    <w:rsid w:val="009B6798"/>
    <w:rsid w:val="009B680F"/>
    <w:rsid w:val="009B685B"/>
    <w:rsid w:val="009B6956"/>
    <w:rsid w:val="009B72F2"/>
    <w:rsid w:val="009B78F1"/>
    <w:rsid w:val="009B7D62"/>
    <w:rsid w:val="009C045D"/>
    <w:rsid w:val="009C0609"/>
    <w:rsid w:val="009C0824"/>
    <w:rsid w:val="009C12B7"/>
    <w:rsid w:val="009C1C64"/>
    <w:rsid w:val="009C2033"/>
    <w:rsid w:val="009C238F"/>
    <w:rsid w:val="009C2925"/>
    <w:rsid w:val="009C2941"/>
    <w:rsid w:val="009C29B2"/>
    <w:rsid w:val="009C2E33"/>
    <w:rsid w:val="009C3173"/>
    <w:rsid w:val="009C34C9"/>
    <w:rsid w:val="009C34F3"/>
    <w:rsid w:val="009C3552"/>
    <w:rsid w:val="009C37C8"/>
    <w:rsid w:val="009C3864"/>
    <w:rsid w:val="009C4335"/>
    <w:rsid w:val="009C44A4"/>
    <w:rsid w:val="009C4790"/>
    <w:rsid w:val="009C4B70"/>
    <w:rsid w:val="009C4E90"/>
    <w:rsid w:val="009C5310"/>
    <w:rsid w:val="009C580B"/>
    <w:rsid w:val="009C5982"/>
    <w:rsid w:val="009C5AC2"/>
    <w:rsid w:val="009C5BC8"/>
    <w:rsid w:val="009C60CE"/>
    <w:rsid w:val="009C6384"/>
    <w:rsid w:val="009C63CF"/>
    <w:rsid w:val="009C6449"/>
    <w:rsid w:val="009C6512"/>
    <w:rsid w:val="009C68E7"/>
    <w:rsid w:val="009C6E18"/>
    <w:rsid w:val="009C703C"/>
    <w:rsid w:val="009C72D8"/>
    <w:rsid w:val="009C7303"/>
    <w:rsid w:val="009C7308"/>
    <w:rsid w:val="009C7561"/>
    <w:rsid w:val="009C7634"/>
    <w:rsid w:val="009C7A31"/>
    <w:rsid w:val="009C7C18"/>
    <w:rsid w:val="009D06AC"/>
    <w:rsid w:val="009D1001"/>
    <w:rsid w:val="009D12CF"/>
    <w:rsid w:val="009D1A3D"/>
    <w:rsid w:val="009D1B70"/>
    <w:rsid w:val="009D25BB"/>
    <w:rsid w:val="009D2878"/>
    <w:rsid w:val="009D28AA"/>
    <w:rsid w:val="009D2AB1"/>
    <w:rsid w:val="009D2D5C"/>
    <w:rsid w:val="009D2E96"/>
    <w:rsid w:val="009D31B4"/>
    <w:rsid w:val="009D3680"/>
    <w:rsid w:val="009D4438"/>
    <w:rsid w:val="009D4609"/>
    <w:rsid w:val="009D479E"/>
    <w:rsid w:val="009D4A2E"/>
    <w:rsid w:val="009D5581"/>
    <w:rsid w:val="009D644B"/>
    <w:rsid w:val="009D64A3"/>
    <w:rsid w:val="009D68F4"/>
    <w:rsid w:val="009D6B94"/>
    <w:rsid w:val="009D6E30"/>
    <w:rsid w:val="009D70AD"/>
    <w:rsid w:val="009D7163"/>
    <w:rsid w:val="009D7372"/>
    <w:rsid w:val="009D7449"/>
    <w:rsid w:val="009D7642"/>
    <w:rsid w:val="009D7883"/>
    <w:rsid w:val="009D7986"/>
    <w:rsid w:val="009D7A81"/>
    <w:rsid w:val="009D7C1C"/>
    <w:rsid w:val="009D7D16"/>
    <w:rsid w:val="009D7EE7"/>
    <w:rsid w:val="009D7EFF"/>
    <w:rsid w:val="009E03A7"/>
    <w:rsid w:val="009E0823"/>
    <w:rsid w:val="009E0D1F"/>
    <w:rsid w:val="009E1004"/>
    <w:rsid w:val="009E12ED"/>
    <w:rsid w:val="009E14B0"/>
    <w:rsid w:val="009E15C4"/>
    <w:rsid w:val="009E199E"/>
    <w:rsid w:val="009E1B13"/>
    <w:rsid w:val="009E1EEF"/>
    <w:rsid w:val="009E21AB"/>
    <w:rsid w:val="009E24A6"/>
    <w:rsid w:val="009E2620"/>
    <w:rsid w:val="009E2CA7"/>
    <w:rsid w:val="009E3237"/>
    <w:rsid w:val="009E333F"/>
    <w:rsid w:val="009E3487"/>
    <w:rsid w:val="009E361D"/>
    <w:rsid w:val="009E3E53"/>
    <w:rsid w:val="009E41FF"/>
    <w:rsid w:val="009E48E3"/>
    <w:rsid w:val="009E50DA"/>
    <w:rsid w:val="009E50E1"/>
    <w:rsid w:val="009E545F"/>
    <w:rsid w:val="009E55BD"/>
    <w:rsid w:val="009E569B"/>
    <w:rsid w:val="009E620F"/>
    <w:rsid w:val="009E63AA"/>
    <w:rsid w:val="009E6CB3"/>
    <w:rsid w:val="009E706F"/>
    <w:rsid w:val="009E7140"/>
    <w:rsid w:val="009E73A3"/>
    <w:rsid w:val="009E788F"/>
    <w:rsid w:val="009E796C"/>
    <w:rsid w:val="009E7C89"/>
    <w:rsid w:val="009E7D3A"/>
    <w:rsid w:val="009E7FE9"/>
    <w:rsid w:val="009F146D"/>
    <w:rsid w:val="009F191D"/>
    <w:rsid w:val="009F1B3B"/>
    <w:rsid w:val="009F1C71"/>
    <w:rsid w:val="009F2285"/>
    <w:rsid w:val="009F22B6"/>
    <w:rsid w:val="009F2863"/>
    <w:rsid w:val="009F2AC2"/>
    <w:rsid w:val="009F2F8D"/>
    <w:rsid w:val="009F3637"/>
    <w:rsid w:val="009F3EB0"/>
    <w:rsid w:val="009F41D3"/>
    <w:rsid w:val="009F459E"/>
    <w:rsid w:val="009F47BC"/>
    <w:rsid w:val="009F47E4"/>
    <w:rsid w:val="009F4888"/>
    <w:rsid w:val="009F48D8"/>
    <w:rsid w:val="009F4C8F"/>
    <w:rsid w:val="009F4FF5"/>
    <w:rsid w:val="009F5035"/>
    <w:rsid w:val="009F563B"/>
    <w:rsid w:val="009F596D"/>
    <w:rsid w:val="009F59B0"/>
    <w:rsid w:val="009F5D0C"/>
    <w:rsid w:val="009F65F0"/>
    <w:rsid w:val="009F6848"/>
    <w:rsid w:val="009F6BCC"/>
    <w:rsid w:val="009F6ED6"/>
    <w:rsid w:val="009F7146"/>
    <w:rsid w:val="009F733A"/>
    <w:rsid w:val="009F75EF"/>
    <w:rsid w:val="009F76B7"/>
    <w:rsid w:val="009F77A7"/>
    <w:rsid w:val="009F7C53"/>
    <w:rsid w:val="009F7D1B"/>
    <w:rsid w:val="009F7F43"/>
    <w:rsid w:val="00A002DA"/>
    <w:rsid w:val="00A004A5"/>
    <w:rsid w:val="00A005E6"/>
    <w:rsid w:val="00A009A8"/>
    <w:rsid w:val="00A00ADC"/>
    <w:rsid w:val="00A017CE"/>
    <w:rsid w:val="00A0197F"/>
    <w:rsid w:val="00A01D88"/>
    <w:rsid w:val="00A02164"/>
    <w:rsid w:val="00A0232E"/>
    <w:rsid w:val="00A02539"/>
    <w:rsid w:val="00A0262A"/>
    <w:rsid w:val="00A0300D"/>
    <w:rsid w:val="00A031B7"/>
    <w:rsid w:val="00A03E7D"/>
    <w:rsid w:val="00A04F7D"/>
    <w:rsid w:val="00A04FAA"/>
    <w:rsid w:val="00A054CF"/>
    <w:rsid w:val="00A05B1E"/>
    <w:rsid w:val="00A064F4"/>
    <w:rsid w:val="00A064FE"/>
    <w:rsid w:val="00A066B5"/>
    <w:rsid w:val="00A06965"/>
    <w:rsid w:val="00A07214"/>
    <w:rsid w:val="00A0729D"/>
    <w:rsid w:val="00A0758F"/>
    <w:rsid w:val="00A075B7"/>
    <w:rsid w:val="00A076B5"/>
    <w:rsid w:val="00A078FB"/>
    <w:rsid w:val="00A0793B"/>
    <w:rsid w:val="00A07BDB"/>
    <w:rsid w:val="00A07E7B"/>
    <w:rsid w:val="00A07F15"/>
    <w:rsid w:val="00A10398"/>
    <w:rsid w:val="00A108A0"/>
    <w:rsid w:val="00A116F3"/>
    <w:rsid w:val="00A117AC"/>
    <w:rsid w:val="00A11C69"/>
    <w:rsid w:val="00A11CCE"/>
    <w:rsid w:val="00A11DE4"/>
    <w:rsid w:val="00A1217D"/>
    <w:rsid w:val="00A122C1"/>
    <w:rsid w:val="00A12356"/>
    <w:rsid w:val="00A124D1"/>
    <w:rsid w:val="00A124F0"/>
    <w:rsid w:val="00A12717"/>
    <w:rsid w:val="00A12B2A"/>
    <w:rsid w:val="00A12B68"/>
    <w:rsid w:val="00A12D45"/>
    <w:rsid w:val="00A12E08"/>
    <w:rsid w:val="00A13063"/>
    <w:rsid w:val="00A1322C"/>
    <w:rsid w:val="00A1341B"/>
    <w:rsid w:val="00A139C9"/>
    <w:rsid w:val="00A13D1B"/>
    <w:rsid w:val="00A141E9"/>
    <w:rsid w:val="00A145C5"/>
    <w:rsid w:val="00A1555D"/>
    <w:rsid w:val="00A1583C"/>
    <w:rsid w:val="00A1595C"/>
    <w:rsid w:val="00A15E4F"/>
    <w:rsid w:val="00A1611C"/>
    <w:rsid w:val="00A161DE"/>
    <w:rsid w:val="00A162D3"/>
    <w:rsid w:val="00A1653C"/>
    <w:rsid w:val="00A16B59"/>
    <w:rsid w:val="00A16FB7"/>
    <w:rsid w:val="00A17351"/>
    <w:rsid w:val="00A174C5"/>
    <w:rsid w:val="00A175BB"/>
    <w:rsid w:val="00A17747"/>
    <w:rsid w:val="00A1777A"/>
    <w:rsid w:val="00A177D6"/>
    <w:rsid w:val="00A17C71"/>
    <w:rsid w:val="00A17EBA"/>
    <w:rsid w:val="00A200C1"/>
    <w:rsid w:val="00A2012B"/>
    <w:rsid w:val="00A20259"/>
    <w:rsid w:val="00A20332"/>
    <w:rsid w:val="00A2050F"/>
    <w:rsid w:val="00A205DE"/>
    <w:rsid w:val="00A2087A"/>
    <w:rsid w:val="00A20A12"/>
    <w:rsid w:val="00A21023"/>
    <w:rsid w:val="00A214E8"/>
    <w:rsid w:val="00A215E9"/>
    <w:rsid w:val="00A2183A"/>
    <w:rsid w:val="00A21A68"/>
    <w:rsid w:val="00A21ABD"/>
    <w:rsid w:val="00A21BC4"/>
    <w:rsid w:val="00A221C0"/>
    <w:rsid w:val="00A221EB"/>
    <w:rsid w:val="00A225A4"/>
    <w:rsid w:val="00A22644"/>
    <w:rsid w:val="00A227BF"/>
    <w:rsid w:val="00A228CA"/>
    <w:rsid w:val="00A23456"/>
    <w:rsid w:val="00A236D4"/>
    <w:rsid w:val="00A2370F"/>
    <w:rsid w:val="00A23739"/>
    <w:rsid w:val="00A23987"/>
    <w:rsid w:val="00A23E21"/>
    <w:rsid w:val="00A23EE7"/>
    <w:rsid w:val="00A23FA9"/>
    <w:rsid w:val="00A241F9"/>
    <w:rsid w:val="00A243FD"/>
    <w:rsid w:val="00A2453E"/>
    <w:rsid w:val="00A2459D"/>
    <w:rsid w:val="00A24930"/>
    <w:rsid w:val="00A24B23"/>
    <w:rsid w:val="00A25257"/>
    <w:rsid w:val="00A2547F"/>
    <w:rsid w:val="00A25679"/>
    <w:rsid w:val="00A257D6"/>
    <w:rsid w:val="00A25A85"/>
    <w:rsid w:val="00A26011"/>
    <w:rsid w:val="00A26181"/>
    <w:rsid w:val="00A265C6"/>
    <w:rsid w:val="00A26775"/>
    <w:rsid w:val="00A267E8"/>
    <w:rsid w:val="00A26A84"/>
    <w:rsid w:val="00A26A9E"/>
    <w:rsid w:val="00A26BEB"/>
    <w:rsid w:val="00A27275"/>
    <w:rsid w:val="00A27406"/>
    <w:rsid w:val="00A276EA"/>
    <w:rsid w:val="00A277D1"/>
    <w:rsid w:val="00A2785D"/>
    <w:rsid w:val="00A27ED3"/>
    <w:rsid w:val="00A30046"/>
    <w:rsid w:val="00A30E30"/>
    <w:rsid w:val="00A30F9F"/>
    <w:rsid w:val="00A31224"/>
    <w:rsid w:val="00A31559"/>
    <w:rsid w:val="00A31917"/>
    <w:rsid w:val="00A31C82"/>
    <w:rsid w:val="00A31E4D"/>
    <w:rsid w:val="00A32302"/>
    <w:rsid w:val="00A32752"/>
    <w:rsid w:val="00A33050"/>
    <w:rsid w:val="00A3340C"/>
    <w:rsid w:val="00A33571"/>
    <w:rsid w:val="00A33572"/>
    <w:rsid w:val="00A33883"/>
    <w:rsid w:val="00A339F5"/>
    <w:rsid w:val="00A34053"/>
    <w:rsid w:val="00A34499"/>
    <w:rsid w:val="00A34752"/>
    <w:rsid w:val="00A35108"/>
    <w:rsid w:val="00A35175"/>
    <w:rsid w:val="00A358C7"/>
    <w:rsid w:val="00A35DF2"/>
    <w:rsid w:val="00A35FFA"/>
    <w:rsid w:val="00A3613D"/>
    <w:rsid w:val="00A3642E"/>
    <w:rsid w:val="00A36761"/>
    <w:rsid w:val="00A367C6"/>
    <w:rsid w:val="00A36812"/>
    <w:rsid w:val="00A3699E"/>
    <w:rsid w:val="00A369A7"/>
    <w:rsid w:val="00A36A3C"/>
    <w:rsid w:val="00A37396"/>
    <w:rsid w:val="00A37416"/>
    <w:rsid w:val="00A37734"/>
    <w:rsid w:val="00A3774A"/>
    <w:rsid w:val="00A40080"/>
    <w:rsid w:val="00A40DE2"/>
    <w:rsid w:val="00A40FC4"/>
    <w:rsid w:val="00A4108F"/>
    <w:rsid w:val="00A41346"/>
    <w:rsid w:val="00A414BD"/>
    <w:rsid w:val="00A41B34"/>
    <w:rsid w:val="00A41DB6"/>
    <w:rsid w:val="00A42008"/>
    <w:rsid w:val="00A428F9"/>
    <w:rsid w:val="00A42A96"/>
    <w:rsid w:val="00A42AD2"/>
    <w:rsid w:val="00A4342B"/>
    <w:rsid w:val="00A43709"/>
    <w:rsid w:val="00A43ECF"/>
    <w:rsid w:val="00A4413D"/>
    <w:rsid w:val="00A44552"/>
    <w:rsid w:val="00A44A44"/>
    <w:rsid w:val="00A44F39"/>
    <w:rsid w:val="00A45534"/>
    <w:rsid w:val="00A45974"/>
    <w:rsid w:val="00A45A83"/>
    <w:rsid w:val="00A45AE7"/>
    <w:rsid w:val="00A467C3"/>
    <w:rsid w:val="00A46D5D"/>
    <w:rsid w:val="00A4745C"/>
    <w:rsid w:val="00A47530"/>
    <w:rsid w:val="00A479E0"/>
    <w:rsid w:val="00A47DB3"/>
    <w:rsid w:val="00A5053D"/>
    <w:rsid w:val="00A5085E"/>
    <w:rsid w:val="00A50909"/>
    <w:rsid w:val="00A50C4D"/>
    <w:rsid w:val="00A51082"/>
    <w:rsid w:val="00A510CE"/>
    <w:rsid w:val="00A511B0"/>
    <w:rsid w:val="00A51273"/>
    <w:rsid w:val="00A5143B"/>
    <w:rsid w:val="00A51537"/>
    <w:rsid w:val="00A5163F"/>
    <w:rsid w:val="00A51B91"/>
    <w:rsid w:val="00A51F67"/>
    <w:rsid w:val="00A51FC9"/>
    <w:rsid w:val="00A52674"/>
    <w:rsid w:val="00A52D97"/>
    <w:rsid w:val="00A52DB7"/>
    <w:rsid w:val="00A52DE4"/>
    <w:rsid w:val="00A52EA3"/>
    <w:rsid w:val="00A53106"/>
    <w:rsid w:val="00A53265"/>
    <w:rsid w:val="00A53302"/>
    <w:rsid w:val="00A53AAA"/>
    <w:rsid w:val="00A546DB"/>
    <w:rsid w:val="00A54815"/>
    <w:rsid w:val="00A54A26"/>
    <w:rsid w:val="00A54AAF"/>
    <w:rsid w:val="00A552A3"/>
    <w:rsid w:val="00A55599"/>
    <w:rsid w:val="00A55C4D"/>
    <w:rsid w:val="00A56000"/>
    <w:rsid w:val="00A5645C"/>
    <w:rsid w:val="00A564B5"/>
    <w:rsid w:val="00A56863"/>
    <w:rsid w:val="00A568CC"/>
    <w:rsid w:val="00A56960"/>
    <w:rsid w:val="00A56A29"/>
    <w:rsid w:val="00A56B6E"/>
    <w:rsid w:val="00A56EBE"/>
    <w:rsid w:val="00A56F29"/>
    <w:rsid w:val="00A5713A"/>
    <w:rsid w:val="00A57171"/>
    <w:rsid w:val="00A5739C"/>
    <w:rsid w:val="00A5743A"/>
    <w:rsid w:val="00A57705"/>
    <w:rsid w:val="00A57F3E"/>
    <w:rsid w:val="00A6030C"/>
    <w:rsid w:val="00A6081C"/>
    <w:rsid w:val="00A609EE"/>
    <w:rsid w:val="00A60BE4"/>
    <w:rsid w:val="00A60E2E"/>
    <w:rsid w:val="00A60E59"/>
    <w:rsid w:val="00A610C5"/>
    <w:rsid w:val="00A612FD"/>
    <w:rsid w:val="00A621E7"/>
    <w:rsid w:val="00A6224E"/>
    <w:rsid w:val="00A62307"/>
    <w:rsid w:val="00A627BA"/>
    <w:rsid w:val="00A62CB9"/>
    <w:rsid w:val="00A62D9A"/>
    <w:rsid w:val="00A62E8B"/>
    <w:rsid w:val="00A635A9"/>
    <w:rsid w:val="00A63BC7"/>
    <w:rsid w:val="00A63CF9"/>
    <w:rsid w:val="00A64D69"/>
    <w:rsid w:val="00A65531"/>
    <w:rsid w:val="00A657BD"/>
    <w:rsid w:val="00A65880"/>
    <w:rsid w:val="00A65D0E"/>
    <w:rsid w:val="00A66C40"/>
    <w:rsid w:val="00A67163"/>
    <w:rsid w:val="00A67535"/>
    <w:rsid w:val="00A6764E"/>
    <w:rsid w:val="00A67785"/>
    <w:rsid w:val="00A6789D"/>
    <w:rsid w:val="00A679C2"/>
    <w:rsid w:val="00A7075F"/>
    <w:rsid w:val="00A70AFC"/>
    <w:rsid w:val="00A70BB6"/>
    <w:rsid w:val="00A70D4F"/>
    <w:rsid w:val="00A70D64"/>
    <w:rsid w:val="00A711EA"/>
    <w:rsid w:val="00A7167D"/>
    <w:rsid w:val="00A716FD"/>
    <w:rsid w:val="00A71D03"/>
    <w:rsid w:val="00A720CC"/>
    <w:rsid w:val="00A723B0"/>
    <w:rsid w:val="00A7243F"/>
    <w:rsid w:val="00A724E7"/>
    <w:rsid w:val="00A72622"/>
    <w:rsid w:val="00A727DF"/>
    <w:rsid w:val="00A732F8"/>
    <w:rsid w:val="00A734C8"/>
    <w:rsid w:val="00A73548"/>
    <w:rsid w:val="00A73630"/>
    <w:rsid w:val="00A738AA"/>
    <w:rsid w:val="00A73915"/>
    <w:rsid w:val="00A73CEE"/>
    <w:rsid w:val="00A73DB9"/>
    <w:rsid w:val="00A73EB8"/>
    <w:rsid w:val="00A743F7"/>
    <w:rsid w:val="00A74DD6"/>
    <w:rsid w:val="00A74F4A"/>
    <w:rsid w:val="00A75018"/>
    <w:rsid w:val="00A75331"/>
    <w:rsid w:val="00A753AA"/>
    <w:rsid w:val="00A7562C"/>
    <w:rsid w:val="00A75675"/>
    <w:rsid w:val="00A756E0"/>
    <w:rsid w:val="00A7578A"/>
    <w:rsid w:val="00A759FA"/>
    <w:rsid w:val="00A75E64"/>
    <w:rsid w:val="00A75F76"/>
    <w:rsid w:val="00A76A50"/>
    <w:rsid w:val="00A76EF2"/>
    <w:rsid w:val="00A76FF7"/>
    <w:rsid w:val="00A7708A"/>
    <w:rsid w:val="00A77388"/>
    <w:rsid w:val="00A7749A"/>
    <w:rsid w:val="00A77765"/>
    <w:rsid w:val="00A77B6A"/>
    <w:rsid w:val="00A77EFE"/>
    <w:rsid w:val="00A8046F"/>
    <w:rsid w:val="00A804AE"/>
    <w:rsid w:val="00A80C7F"/>
    <w:rsid w:val="00A80E4C"/>
    <w:rsid w:val="00A80FA6"/>
    <w:rsid w:val="00A816BD"/>
    <w:rsid w:val="00A81B6A"/>
    <w:rsid w:val="00A81D34"/>
    <w:rsid w:val="00A82069"/>
    <w:rsid w:val="00A82AEA"/>
    <w:rsid w:val="00A82B42"/>
    <w:rsid w:val="00A82D93"/>
    <w:rsid w:val="00A83761"/>
    <w:rsid w:val="00A843B8"/>
    <w:rsid w:val="00A846F1"/>
    <w:rsid w:val="00A8481F"/>
    <w:rsid w:val="00A84869"/>
    <w:rsid w:val="00A84912"/>
    <w:rsid w:val="00A858FF"/>
    <w:rsid w:val="00A859E5"/>
    <w:rsid w:val="00A86975"/>
    <w:rsid w:val="00A86D47"/>
    <w:rsid w:val="00A87435"/>
    <w:rsid w:val="00A874C9"/>
    <w:rsid w:val="00A87835"/>
    <w:rsid w:val="00A87F18"/>
    <w:rsid w:val="00A87FEF"/>
    <w:rsid w:val="00A9003C"/>
    <w:rsid w:val="00A908FE"/>
    <w:rsid w:val="00A9098F"/>
    <w:rsid w:val="00A90992"/>
    <w:rsid w:val="00A90A79"/>
    <w:rsid w:val="00A90DC1"/>
    <w:rsid w:val="00A90FEA"/>
    <w:rsid w:val="00A913B9"/>
    <w:rsid w:val="00A914BA"/>
    <w:rsid w:val="00A91551"/>
    <w:rsid w:val="00A91E1F"/>
    <w:rsid w:val="00A92159"/>
    <w:rsid w:val="00A92212"/>
    <w:rsid w:val="00A92891"/>
    <w:rsid w:val="00A928D4"/>
    <w:rsid w:val="00A92AD5"/>
    <w:rsid w:val="00A92BF9"/>
    <w:rsid w:val="00A936E9"/>
    <w:rsid w:val="00A938B4"/>
    <w:rsid w:val="00A93C39"/>
    <w:rsid w:val="00A93D70"/>
    <w:rsid w:val="00A94111"/>
    <w:rsid w:val="00A94454"/>
    <w:rsid w:val="00A94766"/>
    <w:rsid w:val="00A947CF"/>
    <w:rsid w:val="00A94909"/>
    <w:rsid w:val="00A94BD5"/>
    <w:rsid w:val="00A94F85"/>
    <w:rsid w:val="00A9522B"/>
    <w:rsid w:val="00A952D8"/>
    <w:rsid w:val="00A955DE"/>
    <w:rsid w:val="00A95ACD"/>
    <w:rsid w:val="00A95E44"/>
    <w:rsid w:val="00A960B5"/>
    <w:rsid w:val="00A96793"/>
    <w:rsid w:val="00A96DEC"/>
    <w:rsid w:val="00A96E21"/>
    <w:rsid w:val="00A96F79"/>
    <w:rsid w:val="00A9719A"/>
    <w:rsid w:val="00A971C4"/>
    <w:rsid w:val="00A971D1"/>
    <w:rsid w:val="00A97227"/>
    <w:rsid w:val="00A97A2B"/>
    <w:rsid w:val="00A97D03"/>
    <w:rsid w:val="00A97FA0"/>
    <w:rsid w:val="00AA0132"/>
    <w:rsid w:val="00AA02A0"/>
    <w:rsid w:val="00AA035E"/>
    <w:rsid w:val="00AA03D6"/>
    <w:rsid w:val="00AA06A9"/>
    <w:rsid w:val="00AA0B5D"/>
    <w:rsid w:val="00AA0FAB"/>
    <w:rsid w:val="00AA138E"/>
    <w:rsid w:val="00AA1433"/>
    <w:rsid w:val="00AA1483"/>
    <w:rsid w:val="00AA1C08"/>
    <w:rsid w:val="00AA1E91"/>
    <w:rsid w:val="00AA238C"/>
    <w:rsid w:val="00AA247C"/>
    <w:rsid w:val="00AA27A7"/>
    <w:rsid w:val="00AA2CA3"/>
    <w:rsid w:val="00AA2CF5"/>
    <w:rsid w:val="00AA2EEB"/>
    <w:rsid w:val="00AA306B"/>
    <w:rsid w:val="00AA32BD"/>
    <w:rsid w:val="00AA371C"/>
    <w:rsid w:val="00AA3CA2"/>
    <w:rsid w:val="00AA3ED7"/>
    <w:rsid w:val="00AA45A4"/>
    <w:rsid w:val="00AA4AC6"/>
    <w:rsid w:val="00AA4B33"/>
    <w:rsid w:val="00AA501D"/>
    <w:rsid w:val="00AA5304"/>
    <w:rsid w:val="00AA54A5"/>
    <w:rsid w:val="00AA5CE5"/>
    <w:rsid w:val="00AA7376"/>
    <w:rsid w:val="00AA75DD"/>
    <w:rsid w:val="00AA77F7"/>
    <w:rsid w:val="00AB0082"/>
    <w:rsid w:val="00AB02BB"/>
    <w:rsid w:val="00AB0373"/>
    <w:rsid w:val="00AB03BD"/>
    <w:rsid w:val="00AB0466"/>
    <w:rsid w:val="00AB0568"/>
    <w:rsid w:val="00AB07CB"/>
    <w:rsid w:val="00AB0D5B"/>
    <w:rsid w:val="00AB16AC"/>
    <w:rsid w:val="00AB16D7"/>
    <w:rsid w:val="00AB1817"/>
    <w:rsid w:val="00AB1E86"/>
    <w:rsid w:val="00AB272F"/>
    <w:rsid w:val="00AB2A34"/>
    <w:rsid w:val="00AB2E26"/>
    <w:rsid w:val="00AB3210"/>
    <w:rsid w:val="00AB3F13"/>
    <w:rsid w:val="00AB403C"/>
    <w:rsid w:val="00AB40C7"/>
    <w:rsid w:val="00AB42F2"/>
    <w:rsid w:val="00AB46F1"/>
    <w:rsid w:val="00AB48E8"/>
    <w:rsid w:val="00AB4936"/>
    <w:rsid w:val="00AB4A2E"/>
    <w:rsid w:val="00AB4FE2"/>
    <w:rsid w:val="00AB520F"/>
    <w:rsid w:val="00AB5334"/>
    <w:rsid w:val="00AB569D"/>
    <w:rsid w:val="00AB5A5B"/>
    <w:rsid w:val="00AB5B7A"/>
    <w:rsid w:val="00AB5CEB"/>
    <w:rsid w:val="00AB5E30"/>
    <w:rsid w:val="00AB5F6E"/>
    <w:rsid w:val="00AB5FBB"/>
    <w:rsid w:val="00AB60B0"/>
    <w:rsid w:val="00AB6581"/>
    <w:rsid w:val="00AB6D18"/>
    <w:rsid w:val="00AB6F0C"/>
    <w:rsid w:val="00AB7016"/>
    <w:rsid w:val="00AB7845"/>
    <w:rsid w:val="00AB7D40"/>
    <w:rsid w:val="00AC04EE"/>
    <w:rsid w:val="00AC05B6"/>
    <w:rsid w:val="00AC0671"/>
    <w:rsid w:val="00AC0A20"/>
    <w:rsid w:val="00AC0C54"/>
    <w:rsid w:val="00AC0DCA"/>
    <w:rsid w:val="00AC0E73"/>
    <w:rsid w:val="00AC11C7"/>
    <w:rsid w:val="00AC1490"/>
    <w:rsid w:val="00AC169F"/>
    <w:rsid w:val="00AC1F4D"/>
    <w:rsid w:val="00AC1FFD"/>
    <w:rsid w:val="00AC2182"/>
    <w:rsid w:val="00AC2261"/>
    <w:rsid w:val="00AC238D"/>
    <w:rsid w:val="00AC2DAD"/>
    <w:rsid w:val="00AC319E"/>
    <w:rsid w:val="00AC323B"/>
    <w:rsid w:val="00AC3B47"/>
    <w:rsid w:val="00AC4829"/>
    <w:rsid w:val="00AC4ABF"/>
    <w:rsid w:val="00AC58A4"/>
    <w:rsid w:val="00AC58C3"/>
    <w:rsid w:val="00AC5937"/>
    <w:rsid w:val="00AC5C7A"/>
    <w:rsid w:val="00AC5DEF"/>
    <w:rsid w:val="00AC659D"/>
    <w:rsid w:val="00AC6912"/>
    <w:rsid w:val="00AC69FF"/>
    <w:rsid w:val="00AC6D24"/>
    <w:rsid w:val="00AC7258"/>
    <w:rsid w:val="00AC731E"/>
    <w:rsid w:val="00AC785A"/>
    <w:rsid w:val="00AC7A19"/>
    <w:rsid w:val="00AC7B37"/>
    <w:rsid w:val="00AC7FC4"/>
    <w:rsid w:val="00AD02B5"/>
    <w:rsid w:val="00AD056B"/>
    <w:rsid w:val="00AD0AA6"/>
    <w:rsid w:val="00AD0FA2"/>
    <w:rsid w:val="00AD1092"/>
    <w:rsid w:val="00AD17A5"/>
    <w:rsid w:val="00AD1920"/>
    <w:rsid w:val="00AD1C92"/>
    <w:rsid w:val="00AD1CF5"/>
    <w:rsid w:val="00AD1D42"/>
    <w:rsid w:val="00AD23F1"/>
    <w:rsid w:val="00AD256A"/>
    <w:rsid w:val="00AD3035"/>
    <w:rsid w:val="00AD38AC"/>
    <w:rsid w:val="00AD3A83"/>
    <w:rsid w:val="00AD3E84"/>
    <w:rsid w:val="00AD4448"/>
    <w:rsid w:val="00AD467D"/>
    <w:rsid w:val="00AD4C5E"/>
    <w:rsid w:val="00AD57B9"/>
    <w:rsid w:val="00AD5EE3"/>
    <w:rsid w:val="00AD5F31"/>
    <w:rsid w:val="00AD60A8"/>
    <w:rsid w:val="00AD6332"/>
    <w:rsid w:val="00AD6961"/>
    <w:rsid w:val="00AD6B35"/>
    <w:rsid w:val="00AD6D6E"/>
    <w:rsid w:val="00AD7094"/>
    <w:rsid w:val="00AD721B"/>
    <w:rsid w:val="00AD741D"/>
    <w:rsid w:val="00AD7EA9"/>
    <w:rsid w:val="00AE01A7"/>
    <w:rsid w:val="00AE05D7"/>
    <w:rsid w:val="00AE06F2"/>
    <w:rsid w:val="00AE0AA1"/>
    <w:rsid w:val="00AE0F7C"/>
    <w:rsid w:val="00AE1064"/>
    <w:rsid w:val="00AE10BD"/>
    <w:rsid w:val="00AE126C"/>
    <w:rsid w:val="00AE1875"/>
    <w:rsid w:val="00AE1E88"/>
    <w:rsid w:val="00AE1EB5"/>
    <w:rsid w:val="00AE21EB"/>
    <w:rsid w:val="00AE25B3"/>
    <w:rsid w:val="00AE2743"/>
    <w:rsid w:val="00AE2822"/>
    <w:rsid w:val="00AE3632"/>
    <w:rsid w:val="00AE3B6F"/>
    <w:rsid w:val="00AE3C6B"/>
    <w:rsid w:val="00AE481B"/>
    <w:rsid w:val="00AE48F4"/>
    <w:rsid w:val="00AE56F5"/>
    <w:rsid w:val="00AE5FBA"/>
    <w:rsid w:val="00AE618B"/>
    <w:rsid w:val="00AE61D1"/>
    <w:rsid w:val="00AE7033"/>
    <w:rsid w:val="00AE731C"/>
    <w:rsid w:val="00AE7CBA"/>
    <w:rsid w:val="00AE7CED"/>
    <w:rsid w:val="00AE7F80"/>
    <w:rsid w:val="00AF018D"/>
    <w:rsid w:val="00AF04C5"/>
    <w:rsid w:val="00AF076D"/>
    <w:rsid w:val="00AF0879"/>
    <w:rsid w:val="00AF09D0"/>
    <w:rsid w:val="00AF09F5"/>
    <w:rsid w:val="00AF0D15"/>
    <w:rsid w:val="00AF1077"/>
    <w:rsid w:val="00AF10D7"/>
    <w:rsid w:val="00AF1153"/>
    <w:rsid w:val="00AF1911"/>
    <w:rsid w:val="00AF1C5D"/>
    <w:rsid w:val="00AF2183"/>
    <w:rsid w:val="00AF2B36"/>
    <w:rsid w:val="00AF2C4C"/>
    <w:rsid w:val="00AF2D04"/>
    <w:rsid w:val="00AF2DB6"/>
    <w:rsid w:val="00AF33B9"/>
    <w:rsid w:val="00AF42C0"/>
    <w:rsid w:val="00AF42FC"/>
    <w:rsid w:val="00AF4438"/>
    <w:rsid w:val="00AF44B0"/>
    <w:rsid w:val="00AF4591"/>
    <w:rsid w:val="00AF47B5"/>
    <w:rsid w:val="00AF4B93"/>
    <w:rsid w:val="00AF4C4D"/>
    <w:rsid w:val="00AF4C66"/>
    <w:rsid w:val="00AF4D69"/>
    <w:rsid w:val="00AF5138"/>
    <w:rsid w:val="00AF53DA"/>
    <w:rsid w:val="00AF5662"/>
    <w:rsid w:val="00AF5979"/>
    <w:rsid w:val="00AF5AB8"/>
    <w:rsid w:val="00AF5CAE"/>
    <w:rsid w:val="00AF6049"/>
    <w:rsid w:val="00AF609C"/>
    <w:rsid w:val="00AF64EF"/>
    <w:rsid w:val="00AF6595"/>
    <w:rsid w:val="00AF66DA"/>
    <w:rsid w:val="00AF6A27"/>
    <w:rsid w:val="00AF6BB3"/>
    <w:rsid w:val="00AF6C77"/>
    <w:rsid w:val="00AF7357"/>
    <w:rsid w:val="00AF746F"/>
    <w:rsid w:val="00B00075"/>
    <w:rsid w:val="00B005D5"/>
    <w:rsid w:val="00B007FB"/>
    <w:rsid w:val="00B00B64"/>
    <w:rsid w:val="00B0100B"/>
    <w:rsid w:val="00B01885"/>
    <w:rsid w:val="00B01C4B"/>
    <w:rsid w:val="00B0259C"/>
    <w:rsid w:val="00B025B9"/>
    <w:rsid w:val="00B02BF5"/>
    <w:rsid w:val="00B0321B"/>
    <w:rsid w:val="00B036BF"/>
    <w:rsid w:val="00B036E4"/>
    <w:rsid w:val="00B0387E"/>
    <w:rsid w:val="00B0398E"/>
    <w:rsid w:val="00B04206"/>
    <w:rsid w:val="00B0454B"/>
    <w:rsid w:val="00B04625"/>
    <w:rsid w:val="00B048BE"/>
    <w:rsid w:val="00B04F9D"/>
    <w:rsid w:val="00B05348"/>
    <w:rsid w:val="00B05453"/>
    <w:rsid w:val="00B058D5"/>
    <w:rsid w:val="00B05A56"/>
    <w:rsid w:val="00B05C4A"/>
    <w:rsid w:val="00B06038"/>
    <w:rsid w:val="00B062EE"/>
    <w:rsid w:val="00B0667F"/>
    <w:rsid w:val="00B06698"/>
    <w:rsid w:val="00B069A4"/>
    <w:rsid w:val="00B073A3"/>
    <w:rsid w:val="00B073B8"/>
    <w:rsid w:val="00B07EDD"/>
    <w:rsid w:val="00B07FB2"/>
    <w:rsid w:val="00B10844"/>
    <w:rsid w:val="00B10F41"/>
    <w:rsid w:val="00B10F87"/>
    <w:rsid w:val="00B1190D"/>
    <w:rsid w:val="00B11CB3"/>
    <w:rsid w:val="00B12023"/>
    <w:rsid w:val="00B12349"/>
    <w:rsid w:val="00B12436"/>
    <w:rsid w:val="00B12441"/>
    <w:rsid w:val="00B124CD"/>
    <w:rsid w:val="00B12877"/>
    <w:rsid w:val="00B12DC6"/>
    <w:rsid w:val="00B1308B"/>
    <w:rsid w:val="00B132B9"/>
    <w:rsid w:val="00B1340C"/>
    <w:rsid w:val="00B13C28"/>
    <w:rsid w:val="00B13C96"/>
    <w:rsid w:val="00B13C9F"/>
    <w:rsid w:val="00B14411"/>
    <w:rsid w:val="00B14851"/>
    <w:rsid w:val="00B14B34"/>
    <w:rsid w:val="00B15345"/>
    <w:rsid w:val="00B153FB"/>
    <w:rsid w:val="00B155AA"/>
    <w:rsid w:val="00B15B5C"/>
    <w:rsid w:val="00B15F77"/>
    <w:rsid w:val="00B16273"/>
    <w:rsid w:val="00B1631D"/>
    <w:rsid w:val="00B1653A"/>
    <w:rsid w:val="00B16632"/>
    <w:rsid w:val="00B16726"/>
    <w:rsid w:val="00B16D7E"/>
    <w:rsid w:val="00B16EF7"/>
    <w:rsid w:val="00B171C5"/>
    <w:rsid w:val="00B17272"/>
    <w:rsid w:val="00B17435"/>
    <w:rsid w:val="00B17463"/>
    <w:rsid w:val="00B175BE"/>
    <w:rsid w:val="00B176A0"/>
    <w:rsid w:val="00B20419"/>
    <w:rsid w:val="00B20591"/>
    <w:rsid w:val="00B20E33"/>
    <w:rsid w:val="00B2102B"/>
    <w:rsid w:val="00B21705"/>
    <w:rsid w:val="00B21B14"/>
    <w:rsid w:val="00B21C34"/>
    <w:rsid w:val="00B21F22"/>
    <w:rsid w:val="00B22235"/>
    <w:rsid w:val="00B224AF"/>
    <w:rsid w:val="00B233A9"/>
    <w:rsid w:val="00B236D4"/>
    <w:rsid w:val="00B237C5"/>
    <w:rsid w:val="00B23928"/>
    <w:rsid w:val="00B23DD1"/>
    <w:rsid w:val="00B242A4"/>
    <w:rsid w:val="00B24467"/>
    <w:rsid w:val="00B24471"/>
    <w:rsid w:val="00B2457A"/>
    <w:rsid w:val="00B247AC"/>
    <w:rsid w:val="00B24CB0"/>
    <w:rsid w:val="00B24CC0"/>
    <w:rsid w:val="00B2513A"/>
    <w:rsid w:val="00B25555"/>
    <w:rsid w:val="00B257C7"/>
    <w:rsid w:val="00B2587A"/>
    <w:rsid w:val="00B25982"/>
    <w:rsid w:val="00B259AF"/>
    <w:rsid w:val="00B25A4E"/>
    <w:rsid w:val="00B25B4A"/>
    <w:rsid w:val="00B25BB9"/>
    <w:rsid w:val="00B25C47"/>
    <w:rsid w:val="00B25F65"/>
    <w:rsid w:val="00B25FE4"/>
    <w:rsid w:val="00B2661E"/>
    <w:rsid w:val="00B268C3"/>
    <w:rsid w:val="00B271F3"/>
    <w:rsid w:val="00B2748E"/>
    <w:rsid w:val="00B27854"/>
    <w:rsid w:val="00B278F1"/>
    <w:rsid w:val="00B27946"/>
    <w:rsid w:val="00B3008F"/>
    <w:rsid w:val="00B300A1"/>
    <w:rsid w:val="00B30659"/>
    <w:rsid w:val="00B3080A"/>
    <w:rsid w:val="00B3098A"/>
    <w:rsid w:val="00B31174"/>
    <w:rsid w:val="00B31252"/>
    <w:rsid w:val="00B31662"/>
    <w:rsid w:val="00B3173B"/>
    <w:rsid w:val="00B31AC2"/>
    <w:rsid w:val="00B31B2C"/>
    <w:rsid w:val="00B31E13"/>
    <w:rsid w:val="00B31F11"/>
    <w:rsid w:val="00B3204E"/>
    <w:rsid w:val="00B32405"/>
    <w:rsid w:val="00B32468"/>
    <w:rsid w:val="00B32742"/>
    <w:rsid w:val="00B32D93"/>
    <w:rsid w:val="00B33C11"/>
    <w:rsid w:val="00B33C16"/>
    <w:rsid w:val="00B33F66"/>
    <w:rsid w:val="00B34162"/>
    <w:rsid w:val="00B34442"/>
    <w:rsid w:val="00B34533"/>
    <w:rsid w:val="00B34581"/>
    <w:rsid w:val="00B3486E"/>
    <w:rsid w:val="00B3496E"/>
    <w:rsid w:val="00B34AA2"/>
    <w:rsid w:val="00B34E96"/>
    <w:rsid w:val="00B350D7"/>
    <w:rsid w:val="00B352AE"/>
    <w:rsid w:val="00B35467"/>
    <w:rsid w:val="00B3553C"/>
    <w:rsid w:val="00B35948"/>
    <w:rsid w:val="00B37500"/>
    <w:rsid w:val="00B37704"/>
    <w:rsid w:val="00B37A10"/>
    <w:rsid w:val="00B37CF9"/>
    <w:rsid w:val="00B40162"/>
    <w:rsid w:val="00B40B99"/>
    <w:rsid w:val="00B411F7"/>
    <w:rsid w:val="00B414F3"/>
    <w:rsid w:val="00B4178F"/>
    <w:rsid w:val="00B419C1"/>
    <w:rsid w:val="00B41CF2"/>
    <w:rsid w:val="00B41E40"/>
    <w:rsid w:val="00B41ED6"/>
    <w:rsid w:val="00B4249E"/>
    <w:rsid w:val="00B4256C"/>
    <w:rsid w:val="00B4283E"/>
    <w:rsid w:val="00B42A4D"/>
    <w:rsid w:val="00B42DAE"/>
    <w:rsid w:val="00B42DE5"/>
    <w:rsid w:val="00B4316B"/>
    <w:rsid w:val="00B43C23"/>
    <w:rsid w:val="00B43E71"/>
    <w:rsid w:val="00B44717"/>
    <w:rsid w:val="00B44957"/>
    <w:rsid w:val="00B44BFE"/>
    <w:rsid w:val="00B450EC"/>
    <w:rsid w:val="00B45309"/>
    <w:rsid w:val="00B4539B"/>
    <w:rsid w:val="00B45B73"/>
    <w:rsid w:val="00B45B9B"/>
    <w:rsid w:val="00B45F16"/>
    <w:rsid w:val="00B46D12"/>
    <w:rsid w:val="00B46D2C"/>
    <w:rsid w:val="00B4711F"/>
    <w:rsid w:val="00B47219"/>
    <w:rsid w:val="00B4768D"/>
    <w:rsid w:val="00B47B0E"/>
    <w:rsid w:val="00B47FE5"/>
    <w:rsid w:val="00B500C8"/>
    <w:rsid w:val="00B50245"/>
    <w:rsid w:val="00B50303"/>
    <w:rsid w:val="00B5098A"/>
    <w:rsid w:val="00B50CF4"/>
    <w:rsid w:val="00B51065"/>
    <w:rsid w:val="00B51261"/>
    <w:rsid w:val="00B514C4"/>
    <w:rsid w:val="00B51C95"/>
    <w:rsid w:val="00B520B2"/>
    <w:rsid w:val="00B52B28"/>
    <w:rsid w:val="00B52F33"/>
    <w:rsid w:val="00B52F9A"/>
    <w:rsid w:val="00B533CD"/>
    <w:rsid w:val="00B5372F"/>
    <w:rsid w:val="00B537E1"/>
    <w:rsid w:val="00B538D6"/>
    <w:rsid w:val="00B53EAB"/>
    <w:rsid w:val="00B53EC5"/>
    <w:rsid w:val="00B53F0F"/>
    <w:rsid w:val="00B54101"/>
    <w:rsid w:val="00B542F9"/>
    <w:rsid w:val="00B54B2A"/>
    <w:rsid w:val="00B54D36"/>
    <w:rsid w:val="00B55382"/>
    <w:rsid w:val="00B553EC"/>
    <w:rsid w:val="00B5544C"/>
    <w:rsid w:val="00B5573C"/>
    <w:rsid w:val="00B5592B"/>
    <w:rsid w:val="00B55A9D"/>
    <w:rsid w:val="00B55A9E"/>
    <w:rsid w:val="00B55BA9"/>
    <w:rsid w:val="00B55F1E"/>
    <w:rsid w:val="00B55FA3"/>
    <w:rsid w:val="00B5620D"/>
    <w:rsid w:val="00B56298"/>
    <w:rsid w:val="00B56842"/>
    <w:rsid w:val="00B56920"/>
    <w:rsid w:val="00B56961"/>
    <w:rsid w:val="00B571B9"/>
    <w:rsid w:val="00B57337"/>
    <w:rsid w:val="00B579A0"/>
    <w:rsid w:val="00B57A8B"/>
    <w:rsid w:val="00B57D91"/>
    <w:rsid w:val="00B60399"/>
    <w:rsid w:val="00B6096E"/>
    <w:rsid w:val="00B61296"/>
    <w:rsid w:val="00B6189B"/>
    <w:rsid w:val="00B62059"/>
    <w:rsid w:val="00B62326"/>
    <w:rsid w:val="00B626FC"/>
    <w:rsid w:val="00B6291E"/>
    <w:rsid w:val="00B62C86"/>
    <w:rsid w:val="00B62FCE"/>
    <w:rsid w:val="00B630DB"/>
    <w:rsid w:val="00B63266"/>
    <w:rsid w:val="00B633BA"/>
    <w:rsid w:val="00B6341F"/>
    <w:rsid w:val="00B637C3"/>
    <w:rsid w:val="00B63E90"/>
    <w:rsid w:val="00B63FA0"/>
    <w:rsid w:val="00B63FAD"/>
    <w:rsid w:val="00B645B9"/>
    <w:rsid w:val="00B64617"/>
    <w:rsid w:val="00B6477F"/>
    <w:rsid w:val="00B647BA"/>
    <w:rsid w:val="00B649D3"/>
    <w:rsid w:val="00B64BAD"/>
    <w:rsid w:val="00B64C38"/>
    <w:rsid w:val="00B64F8F"/>
    <w:rsid w:val="00B650A0"/>
    <w:rsid w:val="00B6539E"/>
    <w:rsid w:val="00B657FD"/>
    <w:rsid w:val="00B65B20"/>
    <w:rsid w:val="00B65CFD"/>
    <w:rsid w:val="00B65E59"/>
    <w:rsid w:val="00B66482"/>
    <w:rsid w:val="00B66644"/>
    <w:rsid w:val="00B66F2E"/>
    <w:rsid w:val="00B671A5"/>
    <w:rsid w:val="00B673B3"/>
    <w:rsid w:val="00B67604"/>
    <w:rsid w:val="00B676C7"/>
    <w:rsid w:val="00B67704"/>
    <w:rsid w:val="00B6792F"/>
    <w:rsid w:val="00B67C31"/>
    <w:rsid w:val="00B700F1"/>
    <w:rsid w:val="00B7019E"/>
    <w:rsid w:val="00B7038E"/>
    <w:rsid w:val="00B7085D"/>
    <w:rsid w:val="00B71259"/>
    <w:rsid w:val="00B7156F"/>
    <w:rsid w:val="00B71594"/>
    <w:rsid w:val="00B71BD4"/>
    <w:rsid w:val="00B726E7"/>
    <w:rsid w:val="00B7277F"/>
    <w:rsid w:val="00B72B7D"/>
    <w:rsid w:val="00B72BCB"/>
    <w:rsid w:val="00B72CE1"/>
    <w:rsid w:val="00B72D5C"/>
    <w:rsid w:val="00B73463"/>
    <w:rsid w:val="00B73BAE"/>
    <w:rsid w:val="00B73FC5"/>
    <w:rsid w:val="00B7412A"/>
    <w:rsid w:val="00B743D0"/>
    <w:rsid w:val="00B74477"/>
    <w:rsid w:val="00B744A7"/>
    <w:rsid w:val="00B747F8"/>
    <w:rsid w:val="00B74AFA"/>
    <w:rsid w:val="00B74B9D"/>
    <w:rsid w:val="00B74F89"/>
    <w:rsid w:val="00B75541"/>
    <w:rsid w:val="00B75AA3"/>
    <w:rsid w:val="00B75B34"/>
    <w:rsid w:val="00B75B61"/>
    <w:rsid w:val="00B76301"/>
    <w:rsid w:val="00B764A3"/>
    <w:rsid w:val="00B7655B"/>
    <w:rsid w:val="00B7659F"/>
    <w:rsid w:val="00B76BFF"/>
    <w:rsid w:val="00B77191"/>
    <w:rsid w:val="00B77B2B"/>
    <w:rsid w:val="00B77DF2"/>
    <w:rsid w:val="00B800F2"/>
    <w:rsid w:val="00B801C2"/>
    <w:rsid w:val="00B8047D"/>
    <w:rsid w:val="00B80D38"/>
    <w:rsid w:val="00B80E9D"/>
    <w:rsid w:val="00B80FD6"/>
    <w:rsid w:val="00B8143F"/>
    <w:rsid w:val="00B81855"/>
    <w:rsid w:val="00B81AF7"/>
    <w:rsid w:val="00B81E50"/>
    <w:rsid w:val="00B81F68"/>
    <w:rsid w:val="00B8252E"/>
    <w:rsid w:val="00B82B17"/>
    <w:rsid w:val="00B82F6F"/>
    <w:rsid w:val="00B8349E"/>
    <w:rsid w:val="00B83D2E"/>
    <w:rsid w:val="00B83FA2"/>
    <w:rsid w:val="00B83FF6"/>
    <w:rsid w:val="00B84088"/>
    <w:rsid w:val="00B84232"/>
    <w:rsid w:val="00B842DB"/>
    <w:rsid w:val="00B8441C"/>
    <w:rsid w:val="00B8468C"/>
    <w:rsid w:val="00B84910"/>
    <w:rsid w:val="00B84A64"/>
    <w:rsid w:val="00B84F45"/>
    <w:rsid w:val="00B8567A"/>
    <w:rsid w:val="00B859DB"/>
    <w:rsid w:val="00B865C3"/>
    <w:rsid w:val="00B865FD"/>
    <w:rsid w:val="00B866E2"/>
    <w:rsid w:val="00B86A61"/>
    <w:rsid w:val="00B86D6A"/>
    <w:rsid w:val="00B870CC"/>
    <w:rsid w:val="00B872A9"/>
    <w:rsid w:val="00B8731D"/>
    <w:rsid w:val="00B878EC"/>
    <w:rsid w:val="00B87BFB"/>
    <w:rsid w:val="00B906A3"/>
    <w:rsid w:val="00B90762"/>
    <w:rsid w:val="00B907D7"/>
    <w:rsid w:val="00B90BB7"/>
    <w:rsid w:val="00B90F95"/>
    <w:rsid w:val="00B91294"/>
    <w:rsid w:val="00B91316"/>
    <w:rsid w:val="00B91490"/>
    <w:rsid w:val="00B91599"/>
    <w:rsid w:val="00B916EC"/>
    <w:rsid w:val="00B9174A"/>
    <w:rsid w:val="00B918DE"/>
    <w:rsid w:val="00B91923"/>
    <w:rsid w:val="00B919A3"/>
    <w:rsid w:val="00B91CF5"/>
    <w:rsid w:val="00B91EF7"/>
    <w:rsid w:val="00B92361"/>
    <w:rsid w:val="00B92479"/>
    <w:rsid w:val="00B929B1"/>
    <w:rsid w:val="00B92A99"/>
    <w:rsid w:val="00B92B26"/>
    <w:rsid w:val="00B92CA0"/>
    <w:rsid w:val="00B9328D"/>
    <w:rsid w:val="00B93775"/>
    <w:rsid w:val="00B93A2D"/>
    <w:rsid w:val="00B943A5"/>
    <w:rsid w:val="00B944A4"/>
    <w:rsid w:val="00B94580"/>
    <w:rsid w:val="00B949E7"/>
    <w:rsid w:val="00B949EA"/>
    <w:rsid w:val="00B94B9A"/>
    <w:rsid w:val="00B94BF2"/>
    <w:rsid w:val="00B9519E"/>
    <w:rsid w:val="00B95B6D"/>
    <w:rsid w:val="00B95CD3"/>
    <w:rsid w:val="00B9651D"/>
    <w:rsid w:val="00B966EC"/>
    <w:rsid w:val="00B9687E"/>
    <w:rsid w:val="00B968AA"/>
    <w:rsid w:val="00B96957"/>
    <w:rsid w:val="00B96B1D"/>
    <w:rsid w:val="00B96B39"/>
    <w:rsid w:val="00B96C89"/>
    <w:rsid w:val="00B975FF"/>
    <w:rsid w:val="00B97972"/>
    <w:rsid w:val="00B97ABE"/>
    <w:rsid w:val="00BA0231"/>
    <w:rsid w:val="00BA0ADC"/>
    <w:rsid w:val="00BA0B43"/>
    <w:rsid w:val="00BA0CA8"/>
    <w:rsid w:val="00BA159E"/>
    <w:rsid w:val="00BA1761"/>
    <w:rsid w:val="00BA1963"/>
    <w:rsid w:val="00BA2480"/>
    <w:rsid w:val="00BA256C"/>
    <w:rsid w:val="00BA269D"/>
    <w:rsid w:val="00BA29C5"/>
    <w:rsid w:val="00BA2AF3"/>
    <w:rsid w:val="00BA2F19"/>
    <w:rsid w:val="00BA32BF"/>
    <w:rsid w:val="00BA36B2"/>
    <w:rsid w:val="00BA3804"/>
    <w:rsid w:val="00BA49C9"/>
    <w:rsid w:val="00BA4B7A"/>
    <w:rsid w:val="00BA4BD3"/>
    <w:rsid w:val="00BA515A"/>
    <w:rsid w:val="00BA5521"/>
    <w:rsid w:val="00BA5A4B"/>
    <w:rsid w:val="00BA5DE0"/>
    <w:rsid w:val="00BA6413"/>
    <w:rsid w:val="00BA6551"/>
    <w:rsid w:val="00BA663B"/>
    <w:rsid w:val="00BA6990"/>
    <w:rsid w:val="00BA6D70"/>
    <w:rsid w:val="00BA6F97"/>
    <w:rsid w:val="00BA72CA"/>
    <w:rsid w:val="00BA73AD"/>
    <w:rsid w:val="00BA752D"/>
    <w:rsid w:val="00BA76F4"/>
    <w:rsid w:val="00BA7824"/>
    <w:rsid w:val="00BA789D"/>
    <w:rsid w:val="00BA7DF4"/>
    <w:rsid w:val="00BB02C9"/>
    <w:rsid w:val="00BB0EEC"/>
    <w:rsid w:val="00BB1155"/>
    <w:rsid w:val="00BB11F0"/>
    <w:rsid w:val="00BB1292"/>
    <w:rsid w:val="00BB1788"/>
    <w:rsid w:val="00BB1A53"/>
    <w:rsid w:val="00BB1B4D"/>
    <w:rsid w:val="00BB1B9E"/>
    <w:rsid w:val="00BB1C8E"/>
    <w:rsid w:val="00BB201C"/>
    <w:rsid w:val="00BB2127"/>
    <w:rsid w:val="00BB216A"/>
    <w:rsid w:val="00BB221A"/>
    <w:rsid w:val="00BB24D1"/>
    <w:rsid w:val="00BB265A"/>
    <w:rsid w:val="00BB2DE4"/>
    <w:rsid w:val="00BB2FDF"/>
    <w:rsid w:val="00BB31DA"/>
    <w:rsid w:val="00BB3943"/>
    <w:rsid w:val="00BB400A"/>
    <w:rsid w:val="00BB4070"/>
    <w:rsid w:val="00BB41AD"/>
    <w:rsid w:val="00BB46C3"/>
    <w:rsid w:val="00BB49A1"/>
    <w:rsid w:val="00BB4FDF"/>
    <w:rsid w:val="00BB537E"/>
    <w:rsid w:val="00BB5431"/>
    <w:rsid w:val="00BB550A"/>
    <w:rsid w:val="00BB588A"/>
    <w:rsid w:val="00BB5C88"/>
    <w:rsid w:val="00BB5FDA"/>
    <w:rsid w:val="00BB620B"/>
    <w:rsid w:val="00BB6397"/>
    <w:rsid w:val="00BB66BE"/>
    <w:rsid w:val="00BB686A"/>
    <w:rsid w:val="00BB6ABB"/>
    <w:rsid w:val="00BB6CEA"/>
    <w:rsid w:val="00BB717C"/>
    <w:rsid w:val="00BB728F"/>
    <w:rsid w:val="00BB7402"/>
    <w:rsid w:val="00BB7D58"/>
    <w:rsid w:val="00BC0671"/>
    <w:rsid w:val="00BC079C"/>
    <w:rsid w:val="00BC094D"/>
    <w:rsid w:val="00BC0C91"/>
    <w:rsid w:val="00BC1447"/>
    <w:rsid w:val="00BC15D1"/>
    <w:rsid w:val="00BC195C"/>
    <w:rsid w:val="00BC1BCA"/>
    <w:rsid w:val="00BC1ED7"/>
    <w:rsid w:val="00BC23BF"/>
    <w:rsid w:val="00BC27A1"/>
    <w:rsid w:val="00BC2A48"/>
    <w:rsid w:val="00BC2EB5"/>
    <w:rsid w:val="00BC3C90"/>
    <w:rsid w:val="00BC4654"/>
    <w:rsid w:val="00BC473E"/>
    <w:rsid w:val="00BC47D5"/>
    <w:rsid w:val="00BC48D5"/>
    <w:rsid w:val="00BC4B7B"/>
    <w:rsid w:val="00BC4BC2"/>
    <w:rsid w:val="00BC4BDF"/>
    <w:rsid w:val="00BC4E76"/>
    <w:rsid w:val="00BC5140"/>
    <w:rsid w:val="00BC5505"/>
    <w:rsid w:val="00BC5702"/>
    <w:rsid w:val="00BC5751"/>
    <w:rsid w:val="00BC594B"/>
    <w:rsid w:val="00BC5AB6"/>
    <w:rsid w:val="00BC5DF5"/>
    <w:rsid w:val="00BC5FD4"/>
    <w:rsid w:val="00BC5FFB"/>
    <w:rsid w:val="00BC6475"/>
    <w:rsid w:val="00BC647C"/>
    <w:rsid w:val="00BC6664"/>
    <w:rsid w:val="00BC675E"/>
    <w:rsid w:val="00BC6B73"/>
    <w:rsid w:val="00BC6BE2"/>
    <w:rsid w:val="00BC6E00"/>
    <w:rsid w:val="00BC7080"/>
    <w:rsid w:val="00BC75D6"/>
    <w:rsid w:val="00BC793A"/>
    <w:rsid w:val="00BC7B6C"/>
    <w:rsid w:val="00BC7EAA"/>
    <w:rsid w:val="00BD00A0"/>
    <w:rsid w:val="00BD033E"/>
    <w:rsid w:val="00BD041E"/>
    <w:rsid w:val="00BD063D"/>
    <w:rsid w:val="00BD0B53"/>
    <w:rsid w:val="00BD13D6"/>
    <w:rsid w:val="00BD1632"/>
    <w:rsid w:val="00BD1B89"/>
    <w:rsid w:val="00BD1E7B"/>
    <w:rsid w:val="00BD1EDA"/>
    <w:rsid w:val="00BD1EF4"/>
    <w:rsid w:val="00BD2622"/>
    <w:rsid w:val="00BD2BB5"/>
    <w:rsid w:val="00BD2CCA"/>
    <w:rsid w:val="00BD2F00"/>
    <w:rsid w:val="00BD335E"/>
    <w:rsid w:val="00BD3658"/>
    <w:rsid w:val="00BD38E1"/>
    <w:rsid w:val="00BD3ADC"/>
    <w:rsid w:val="00BD3B79"/>
    <w:rsid w:val="00BD4022"/>
    <w:rsid w:val="00BD42CE"/>
    <w:rsid w:val="00BD4528"/>
    <w:rsid w:val="00BD45AF"/>
    <w:rsid w:val="00BD475D"/>
    <w:rsid w:val="00BD4E21"/>
    <w:rsid w:val="00BD5138"/>
    <w:rsid w:val="00BD52E4"/>
    <w:rsid w:val="00BD5546"/>
    <w:rsid w:val="00BD56DB"/>
    <w:rsid w:val="00BD57AB"/>
    <w:rsid w:val="00BD5D42"/>
    <w:rsid w:val="00BD5F0B"/>
    <w:rsid w:val="00BD5F4F"/>
    <w:rsid w:val="00BD6070"/>
    <w:rsid w:val="00BD60B8"/>
    <w:rsid w:val="00BD6107"/>
    <w:rsid w:val="00BD660C"/>
    <w:rsid w:val="00BD66D5"/>
    <w:rsid w:val="00BD6A53"/>
    <w:rsid w:val="00BD6CCF"/>
    <w:rsid w:val="00BD761C"/>
    <w:rsid w:val="00BD7799"/>
    <w:rsid w:val="00BD7B8A"/>
    <w:rsid w:val="00BD7DC4"/>
    <w:rsid w:val="00BE0028"/>
    <w:rsid w:val="00BE0212"/>
    <w:rsid w:val="00BE0398"/>
    <w:rsid w:val="00BE0742"/>
    <w:rsid w:val="00BE0954"/>
    <w:rsid w:val="00BE0E3A"/>
    <w:rsid w:val="00BE12AA"/>
    <w:rsid w:val="00BE1342"/>
    <w:rsid w:val="00BE13D3"/>
    <w:rsid w:val="00BE1881"/>
    <w:rsid w:val="00BE1DA3"/>
    <w:rsid w:val="00BE240E"/>
    <w:rsid w:val="00BE2860"/>
    <w:rsid w:val="00BE339C"/>
    <w:rsid w:val="00BE34FD"/>
    <w:rsid w:val="00BE366A"/>
    <w:rsid w:val="00BE3E35"/>
    <w:rsid w:val="00BE444A"/>
    <w:rsid w:val="00BE482F"/>
    <w:rsid w:val="00BE4A29"/>
    <w:rsid w:val="00BE4E6E"/>
    <w:rsid w:val="00BE4FBA"/>
    <w:rsid w:val="00BE5005"/>
    <w:rsid w:val="00BE556B"/>
    <w:rsid w:val="00BE58F8"/>
    <w:rsid w:val="00BE59D9"/>
    <w:rsid w:val="00BE5B63"/>
    <w:rsid w:val="00BE5B6E"/>
    <w:rsid w:val="00BE5B77"/>
    <w:rsid w:val="00BE5CBD"/>
    <w:rsid w:val="00BE5F01"/>
    <w:rsid w:val="00BE6220"/>
    <w:rsid w:val="00BE6C04"/>
    <w:rsid w:val="00BE6C49"/>
    <w:rsid w:val="00BE6D5E"/>
    <w:rsid w:val="00BE6DF6"/>
    <w:rsid w:val="00BE7023"/>
    <w:rsid w:val="00BE7139"/>
    <w:rsid w:val="00BE7231"/>
    <w:rsid w:val="00BE78AF"/>
    <w:rsid w:val="00BE79E5"/>
    <w:rsid w:val="00BE7B9D"/>
    <w:rsid w:val="00BE7E24"/>
    <w:rsid w:val="00BF0AF5"/>
    <w:rsid w:val="00BF0C5E"/>
    <w:rsid w:val="00BF0EBE"/>
    <w:rsid w:val="00BF0FEC"/>
    <w:rsid w:val="00BF186E"/>
    <w:rsid w:val="00BF1CE7"/>
    <w:rsid w:val="00BF1DB8"/>
    <w:rsid w:val="00BF1E02"/>
    <w:rsid w:val="00BF221F"/>
    <w:rsid w:val="00BF2BE8"/>
    <w:rsid w:val="00BF314E"/>
    <w:rsid w:val="00BF3405"/>
    <w:rsid w:val="00BF377E"/>
    <w:rsid w:val="00BF387C"/>
    <w:rsid w:val="00BF3C4B"/>
    <w:rsid w:val="00BF42AC"/>
    <w:rsid w:val="00BF44CF"/>
    <w:rsid w:val="00BF44E6"/>
    <w:rsid w:val="00BF4A12"/>
    <w:rsid w:val="00BF4D9E"/>
    <w:rsid w:val="00BF52C3"/>
    <w:rsid w:val="00BF5AA3"/>
    <w:rsid w:val="00BF5B22"/>
    <w:rsid w:val="00BF5E44"/>
    <w:rsid w:val="00BF60CA"/>
    <w:rsid w:val="00BF651A"/>
    <w:rsid w:val="00BF656C"/>
    <w:rsid w:val="00BF65FE"/>
    <w:rsid w:val="00BF6780"/>
    <w:rsid w:val="00BF6AFA"/>
    <w:rsid w:val="00BF6D53"/>
    <w:rsid w:val="00BF710E"/>
    <w:rsid w:val="00BF72B8"/>
    <w:rsid w:val="00BF7423"/>
    <w:rsid w:val="00BF78E2"/>
    <w:rsid w:val="00BF7945"/>
    <w:rsid w:val="00BF7DFD"/>
    <w:rsid w:val="00C00014"/>
    <w:rsid w:val="00C0053E"/>
    <w:rsid w:val="00C0090B"/>
    <w:rsid w:val="00C00A91"/>
    <w:rsid w:val="00C0103E"/>
    <w:rsid w:val="00C0132E"/>
    <w:rsid w:val="00C016BD"/>
    <w:rsid w:val="00C018EB"/>
    <w:rsid w:val="00C018F8"/>
    <w:rsid w:val="00C01E08"/>
    <w:rsid w:val="00C01E8C"/>
    <w:rsid w:val="00C01FAF"/>
    <w:rsid w:val="00C022C3"/>
    <w:rsid w:val="00C028EC"/>
    <w:rsid w:val="00C02E36"/>
    <w:rsid w:val="00C02F27"/>
    <w:rsid w:val="00C031AC"/>
    <w:rsid w:val="00C0382E"/>
    <w:rsid w:val="00C03A5A"/>
    <w:rsid w:val="00C03C70"/>
    <w:rsid w:val="00C041E6"/>
    <w:rsid w:val="00C0469A"/>
    <w:rsid w:val="00C0489F"/>
    <w:rsid w:val="00C04C4D"/>
    <w:rsid w:val="00C04CAA"/>
    <w:rsid w:val="00C04E75"/>
    <w:rsid w:val="00C05219"/>
    <w:rsid w:val="00C0533E"/>
    <w:rsid w:val="00C05420"/>
    <w:rsid w:val="00C059EF"/>
    <w:rsid w:val="00C05B6C"/>
    <w:rsid w:val="00C0600F"/>
    <w:rsid w:val="00C06215"/>
    <w:rsid w:val="00C06231"/>
    <w:rsid w:val="00C06270"/>
    <w:rsid w:val="00C06674"/>
    <w:rsid w:val="00C06795"/>
    <w:rsid w:val="00C0686A"/>
    <w:rsid w:val="00C072FA"/>
    <w:rsid w:val="00C074EB"/>
    <w:rsid w:val="00C07515"/>
    <w:rsid w:val="00C078FE"/>
    <w:rsid w:val="00C07949"/>
    <w:rsid w:val="00C07987"/>
    <w:rsid w:val="00C07AD6"/>
    <w:rsid w:val="00C07B2B"/>
    <w:rsid w:val="00C102BC"/>
    <w:rsid w:val="00C10301"/>
    <w:rsid w:val="00C1032B"/>
    <w:rsid w:val="00C10510"/>
    <w:rsid w:val="00C10837"/>
    <w:rsid w:val="00C10AB9"/>
    <w:rsid w:val="00C10E1D"/>
    <w:rsid w:val="00C10F37"/>
    <w:rsid w:val="00C114B4"/>
    <w:rsid w:val="00C1165C"/>
    <w:rsid w:val="00C11C09"/>
    <w:rsid w:val="00C11C81"/>
    <w:rsid w:val="00C12870"/>
    <w:rsid w:val="00C12B9B"/>
    <w:rsid w:val="00C12BC5"/>
    <w:rsid w:val="00C1307C"/>
    <w:rsid w:val="00C13453"/>
    <w:rsid w:val="00C13A13"/>
    <w:rsid w:val="00C14296"/>
    <w:rsid w:val="00C14593"/>
    <w:rsid w:val="00C14685"/>
    <w:rsid w:val="00C147C7"/>
    <w:rsid w:val="00C150DA"/>
    <w:rsid w:val="00C15267"/>
    <w:rsid w:val="00C15BBD"/>
    <w:rsid w:val="00C16057"/>
    <w:rsid w:val="00C161DD"/>
    <w:rsid w:val="00C164D3"/>
    <w:rsid w:val="00C165B4"/>
    <w:rsid w:val="00C16601"/>
    <w:rsid w:val="00C167B2"/>
    <w:rsid w:val="00C16817"/>
    <w:rsid w:val="00C16B19"/>
    <w:rsid w:val="00C16CDD"/>
    <w:rsid w:val="00C16FE4"/>
    <w:rsid w:val="00C17293"/>
    <w:rsid w:val="00C1757C"/>
    <w:rsid w:val="00C176A2"/>
    <w:rsid w:val="00C1775C"/>
    <w:rsid w:val="00C17A64"/>
    <w:rsid w:val="00C20599"/>
    <w:rsid w:val="00C207FE"/>
    <w:rsid w:val="00C20BFC"/>
    <w:rsid w:val="00C20C7F"/>
    <w:rsid w:val="00C20D1C"/>
    <w:rsid w:val="00C211D4"/>
    <w:rsid w:val="00C2190B"/>
    <w:rsid w:val="00C221A9"/>
    <w:rsid w:val="00C2229E"/>
    <w:rsid w:val="00C224EB"/>
    <w:rsid w:val="00C225E0"/>
    <w:rsid w:val="00C229FB"/>
    <w:rsid w:val="00C22A4C"/>
    <w:rsid w:val="00C22DCD"/>
    <w:rsid w:val="00C234BF"/>
    <w:rsid w:val="00C2370C"/>
    <w:rsid w:val="00C23910"/>
    <w:rsid w:val="00C23ABC"/>
    <w:rsid w:val="00C23C2D"/>
    <w:rsid w:val="00C23C94"/>
    <w:rsid w:val="00C23F8A"/>
    <w:rsid w:val="00C23FA4"/>
    <w:rsid w:val="00C241DC"/>
    <w:rsid w:val="00C248D3"/>
    <w:rsid w:val="00C24CCB"/>
    <w:rsid w:val="00C2508A"/>
    <w:rsid w:val="00C25276"/>
    <w:rsid w:val="00C25682"/>
    <w:rsid w:val="00C2569C"/>
    <w:rsid w:val="00C259BD"/>
    <w:rsid w:val="00C25ECA"/>
    <w:rsid w:val="00C25F68"/>
    <w:rsid w:val="00C2626F"/>
    <w:rsid w:val="00C265DA"/>
    <w:rsid w:val="00C265F9"/>
    <w:rsid w:val="00C26B3F"/>
    <w:rsid w:val="00C27E24"/>
    <w:rsid w:val="00C30115"/>
    <w:rsid w:val="00C30657"/>
    <w:rsid w:val="00C307D6"/>
    <w:rsid w:val="00C3089C"/>
    <w:rsid w:val="00C30CCC"/>
    <w:rsid w:val="00C31271"/>
    <w:rsid w:val="00C31386"/>
    <w:rsid w:val="00C31671"/>
    <w:rsid w:val="00C31E68"/>
    <w:rsid w:val="00C31FBF"/>
    <w:rsid w:val="00C320CC"/>
    <w:rsid w:val="00C32319"/>
    <w:rsid w:val="00C3272B"/>
    <w:rsid w:val="00C328E3"/>
    <w:rsid w:val="00C3317C"/>
    <w:rsid w:val="00C33538"/>
    <w:rsid w:val="00C337D5"/>
    <w:rsid w:val="00C33AD3"/>
    <w:rsid w:val="00C33ADE"/>
    <w:rsid w:val="00C33AF2"/>
    <w:rsid w:val="00C3455F"/>
    <w:rsid w:val="00C3462E"/>
    <w:rsid w:val="00C346C0"/>
    <w:rsid w:val="00C34A0D"/>
    <w:rsid w:val="00C34B76"/>
    <w:rsid w:val="00C34DD6"/>
    <w:rsid w:val="00C34E52"/>
    <w:rsid w:val="00C34F40"/>
    <w:rsid w:val="00C35113"/>
    <w:rsid w:val="00C352D5"/>
    <w:rsid w:val="00C35413"/>
    <w:rsid w:val="00C35597"/>
    <w:rsid w:val="00C357E7"/>
    <w:rsid w:val="00C357FF"/>
    <w:rsid w:val="00C35C27"/>
    <w:rsid w:val="00C35E1F"/>
    <w:rsid w:val="00C36226"/>
    <w:rsid w:val="00C364CE"/>
    <w:rsid w:val="00C364E8"/>
    <w:rsid w:val="00C367C8"/>
    <w:rsid w:val="00C36801"/>
    <w:rsid w:val="00C3694B"/>
    <w:rsid w:val="00C36A68"/>
    <w:rsid w:val="00C36D98"/>
    <w:rsid w:val="00C375C0"/>
    <w:rsid w:val="00C37659"/>
    <w:rsid w:val="00C377B4"/>
    <w:rsid w:val="00C378B8"/>
    <w:rsid w:val="00C3795E"/>
    <w:rsid w:val="00C400DD"/>
    <w:rsid w:val="00C403DA"/>
    <w:rsid w:val="00C40505"/>
    <w:rsid w:val="00C41639"/>
    <w:rsid w:val="00C419BB"/>
    <w:rsid w:val="00C41EEB"/>
    <w:rsid w:val="00C422FE"/>
    <w:rsid w:val="00C42647"/>
    <w:rsid w:val="00C42761"/>
    <w:rsid w:val="00C42AC9"/>
    <w:rsid w:val="00C42EDA"/>
    <w:rsid w:val="00C42EF5"/>
    <w:rsid w:val="00C42F81"/>
    <w:rsid w:val="00C43001"/>
    <w:rsid w:val="00C43021"/>
    <w:rsid w:val="00C4319A"/>
    <w:rsid w:val="00C4342E"/>
    <w:rsid w:val="00C434E3"/>
    <w:rsid w:val="00C439F5"/>
    <w:rsid w:val="00C43F7F"/>
    <w:rsid w:val="00C43F8B"/>
    <w:rsid w:val="00C44123"/>
    <w:rsid w:val="00C4432E"/>
    <w:rsid w:val="00C44622"/>
    <w:rsid w:val="00C44AF0"/>
    <w:rsid w:val="00C4505E"/>
    <w:rsid w:val="00C45076"/>
    <w:rsid w:val="00C450AE"/>
    <w:rsid w:val="00C45383"/>
    <w:rsid w:val="00C4540B"/>
    <w:rsid w:val="00C45DE9"/>
    <w:rsid w:val="00C46457"/>
    <w:rsid w:val="00C4679A"/>
    <w:rsid w:val="00C46CA6"/>
    <w:rsid w:val="00C47469"/>
    <w:rsid w:val="00C4775C"/>
    <w:rsid w:val="00C479C3"/>
    <w:rsid w:val="00C47D70"/>
    <w:rsid w:val="00C47F3E"/>
    <w:rsid w:val="00C50047"/>
    <w:rsid w:val="00C5020A"/>
    <w:rsid w:val="00C5042E"/>
    <w:rsid w:val="00C5044F"/>
    <w:rsid w:val="00C506BB"/>
    <w:rsid w:val="00C50849"/>
    <w:rsid w:val="00C50946"/>
    <w:rsid w:val="00C5109B"/>
    <w:rsid w:val="00C5124C"/>
    <w:rsid w:val="00C514EB"/>
    <w:rsid w:val="00C51541"/>
    <w:rsid w:val="00C52189"/>
    <w:rsid w:val="00C525D6"/>
    <w:rsid w:val="00C5275D"/>
    <w:rsid w:val="00C533B8"/>
    <w:rsid w:val="00C5396C"/>
    <w:rsid w:val="00C539DC"/>
    <w:rsid w:val="00C53AFE"/>
    <w:rsid w:val="00C53E74"/>
    <w:rsid w:val="00C545E4"/>
    <w:rsid w:val="00C5470D"/>
    <w:rsid w:val="00C54E2A"/>
    <w:rsid w:val="00C54E99"/>
    <w:rsid w:val="00C54FF7"/>
    <w:rsid w:val="00C55264"/>
    <w:rsid w:val="00C55649"/>
    <w:rsid w:val="00C5585F"/>
    <w:rsid w:val="00C55A4A"/>
    <w:rsid w:val="00C55C2F"/>
    <w:rsid w:val="00C55EEA"/>
    <w:rsid w:val="00C5614F"/>
    <w:rsid w:val="00C56152"/>
    <w:rsid w:val="00C563D5"/>
    <w:rsid w:val="00C56746"/>
    <w:rsid w:val="00C56866"/>
    <w:rsid w:val="00C56AB4"/>
    <w:rsid w:val="00C56B5C"/>
    <w:rsid w:val="00C56F19"/>
    <w:rsid w:val="00C570A5"/>
    <w:rsid w:val="00C570B4"/>
    <w:rsid w:val="00C57462"/>
    <w:rsid w:val="00C577CB"/>
    <w:rsid w:val="00C57A01"/>
    <w:rsid w:val="00C57E4C"/>
    <w:rsid w:val="00C57F20"/>
    <w:rsid w:val="00C60338"/>
    <w:rsid w:val="00C603A9"/>
    <w:rsid w:val="00C60522"/>
    <w:rsid w:val="00C606FE"/>
    <w:rsid w:val="00C60A58"/>
    <w:rsid w:val="00C60C07"/>
    <w:rsid w:val="00C61024"/>
    <w:rsid w:val="00C6119C"/>
    <w:rsid w:val="00C61707"/>
    <w:rsid w:val="00C61B0B"/>
    <w:rsid w:val="00C61BCB"/>
    <w:rsid w:val="00C61C7E"/>
    <w:rsid w:val="00C61E1D"/>
    <w:rsid w:val="00C6227A"/>
    <w:rsid w:val="00C62931"/>
    <w:rsid w:val="00C6304D"/>
    <w:rsid w:val="00C631BB"/>
    <w:rsid w:val="00C635DB"/>
    <w:rsid w:val="00C63BA1"/>
    <w:rsid w:val="00C63D4B"/>
    <w:rsid w:val="00C63D87"/>
    <w:rsid w:val="00C645F6"/>
    <w:rsid w:val="00C649E0"/>
    <w:rsid w:val="00C64E28"/>
    <w:rsid w:val="00C65A61"/>
    <w:rsid w:val="00C65D8F"/>
    <w:rsid w:val="00C6659C"/>
    <w:rsid w:val="00C66676"/>
    <w:rsid w:val="00C6672B"/>
    <w:rsid w:val="00C66885"/>
    <w:rsid w:val="00C67113"/>
    <w:rsid w:val="00C673F1"/>
    <w:rsid w:val="00C67530"/>
    <w:rsid w:val="00C6757D"/>
    <w:rsid w:val="00C677C6"/>
    <w:rsid w:val="00C6795A"/>
    <w:rsid w:val="00C679C1"/>
    <w:rsid w:val="00C67E2B"/>
    <w:rsid w:val="00C704C1"/>
    <w:rsid w:val="00C70567"/>
    <w:rsid w:val="00C7060E"/>
    <w:rsid w:val="00C706C4"/>
    <w:rsid w:val="00C7083E"/>
    <w:rsid w:val="00C708FA"/>
    <w:rsid w:val="00C70D2F"/>
    <w:rsid w:val="00C7101A"/>
    <w:rsid w:val="00C712CD"/>
    <w:rsid w:val="00C7160B"/>
    <w:rsid w:val="00C71971"/>
    <w:rsid w:val="00C719AC"/>
    <w:rsid w:val="00C71B51"/>
    <w:rsid w:val="00C71BBE"/>
    <w:rsid w:val="00C7213E"/>
    <w:rsid w:val="00C722DA"/>
    <w:rsid w:val="00C72521"/>
    <w:rsid w:val="00C72E9F"/>
    <w:rsid w:val="00C73162"/>
    <w:rsid w:val="00C732EE"/>
    <w:rsid w:val="00C733B4"/>
    <w:rsid w:val="00C73686"/>
    <w:rsid w:val="00C7371B"/>
    <w:rsid w:val="00C73922"/>
    <w:rsid w:val="00C73DAB"/>
    <w:rsid w:val="00C74068"/>
    <w:rsid w:val="00C746DD"/>
    <w:rsid w:val="00C74B17"/>
    <w:rsid w:val="00C74C3B"/>
    <w:rsid w:val="00C74D3E"/>
    <w:rsid w:val="00C74E34"/>
    <w:rsid w:val="00C74F9A"/>
    <w:rsid w:val="00C750E6"/>
    <w:rsid w:val="00C7516E"/>
    <w:rsid w:val="00C754D3"/>
    <w:rsid w:val="00C755F3"/>
    <w:rsid w:val="00C759DC"/>
    <w:rsid w:val="00C75B1A"/>
    <w:rsid w:val="00C75DF5"/>
    <w:rsid w:val="00C76B8A"/>
    <w:rsid w:val="00C77005"/>
    <w:rsid w:val="00C7717B"/>
    <w:rsid w:val="00C7741A"/>
    <w:rsid w:val="00C775E9"/>
    <w:rsid w:val="00C77A02"/>
    <w:rsid w:val="00C77E33"/>
    <w:rsid w:val="00C8002B"/>
    <w:rsid w:val="00C80098"/>
    <w:rsid w:val="00C80181"/>
    <w:rsid w:val="00C8072F"/>
    <w:rsid w:val="00C808CE"/>
    <w:rsid w:val="00C80B76"/>
    <w:rsid w:val="00C80D1F"/>
    <w:rsid w:val="00C813F8"/>
    <w:rsid w:val="00C8161A"/>
    <w:rsid w:val="00C81970"/>
    <w:rsid w:val="00C81E25"/>
    <w:rsid w:val="00C81EB5"/>
    <w:rsid w:val="00C82280"/>
    <w:rsid w:val="00C82E3C"/>
    <w:rsid w:val="00C83043"/>
    <w:rsid w:val="00C83255"/>
    <w:rsid w:val="00C839F3"/>
    <w:rsid w:val="00C8409A"/>
    <w:rsid w:val="00C844B2"/>
    <w:rsid w:val="00C8462C"/>
    <w:rsid w:val="00C84EFD"/>
    <w:rsid w:val="00C8518D"/>
    <w:rsid w:val="00C85199"/>
    <w:rsid w:val="00C85674"/>
    <w:rsid w:val="00C85733"/>
    <w:rsid w:val="00C85D94"/>
    <w:rsid w:val="00C85E73"/>
    <w:rsid w:val="00C85F52"/>
    <w:rsid w:val="00C8600F"/>
    <w:rsid w:val="00C86532"/>
    <w:rsid w:val="00C865B9"/>
    <w:rsid w:val="00C86776"/>
    <w:rsid w:val="00C877D2"/>
    <w:rsid w:val="00C87AF6"/>
    <w:rsid w:val="00C87C3D"/>
    <w:rsid w:val="00C87DC1"/>
    <w:rsid w:val="00C87E64"/>
    <w:rsid w:val="00C90226"/>
    <w:rsid w:val="00C90507"/>
    <w:rsid w:val="00C905FA"/>
    <w:rsid w:val="00C90975"/>
    <w:rsid w:val="00C909A3"/>
    <w:rsid w:val="00C90FF5"/>
    <w:rsid w:val="00C9105E"/>
    <w:rsid w:val="00C9127D"/>
    <w:rsid w:val="00C91428"/>
    <w:rsid w:val="00C9151C"/>
    <w:rsid w:val="00C916C5"/>
    <w:rsid w:val="00C916D1"/>
    <w:rsid w:val="00C918F3"/>
    <w:rsid w:val="00C919F9"/>
    <w:rsid w:val="00C91C74"/>
    <w:rsid w:val="00C91D97"/>
    <w:rsid w:val="00C91DCB"/>
    <w:rsid w:val="00C9205B"/>
    <w:rsid w:val="00C92575"/>
    <w:rsid w:val="00C928A8"/>
    <w:rsid w:val="00C92E04"/>
    <w:rsid w:val="00C93236"/>
    <w:rsid w:val="00C93317"/>
    <w:rsid w:val="00C934F4"/>
    <w:rsid w:val="00C938B1"/>
    <w:rsid w:val="00C93A03"/>
    <w:rsid w:val="00C93A10"/>
    <w:rsid w:val="00C93B0A"/>
    <w:rsid w:val="00C93D4C"/>
    <w:rsid w:val="00C94018"/>
    <w:rsid w:val="00C943FF"/>
    <w:rsid w:val="00C95102"/>
    <w:rsid w:val="00C952D9"/>
    <w:rsid w:val="00C95447"/>
    <w:rsid w:val="00C9565A"/>
    <w:rsid w:val="00C95C91"/>
    <w:rsid w:val="00C96328"/>
    <w:rsid w:val="00C96431"/>
    <w:rsid w:val="00C9654B"/>
    <w:rsid w:val="00C97915"/>
    <w:rsid w:val="00C97EFA"/>
    <w:rsid w:val="00C97F32"/>
    <w:rsid w:val="00CA00D3"/>
    <w:rsid w:val="00CA0165"/>
    <w:rsid w:val="00CA0786"/>
    <w:rsid w:val="00CA0946"/>
    <w:rsid w:val="00CA0E7F"/>
    <w:rsid w:val="00CA103A"/>
    <w:rsid w:val="00CA14E7"/>
    <w:rsid w:val="00CA16D2"/>
    <w:rsid w:val="00CA1785"/>
    <w:rsid w:val="00CA1E21"/>
    <w:rsid w:val="00CA1F40"/>
    <w:rsid w:val="00CA2386"/>
    <w:rsid w:val="00CA2669"/>
    <w:rsid w:val="00CA2C03"/>
    <w:rsid w:val="00CA2D7E"/>
    <w:rsid w:val="00CA3447"/>
    <w:rsid w:val="00CA3B2B"/>
    <w:rsid w:val="00CA3B8B"/>
    <w:rsid w:val="00CA3EEB"/>
    <w:rsid w:val="00CA4148"/>
    <w:rsid w:val="00CA45ED"/>
    <w:rsid w:val="00CA4994"/>
    <w:rsid w:val="00CA4C7E"/>
    <w:rsid w:val="00CA5122"/>
    <w:rsid w:val="00CA5163"/>
    <w:rsid w:val="00CA5225"/>
    <w:rsid w:val="00CA56AC"/>
    <w:rsid w:val="00CA5877"/>
    <w:rsid w:val="00CA5878"/>
    <w:rsid w:val="00CA59ED"/>
    <w:rsid w:val="00CA61B0"/>
    <w:rsid w:val="00CA669B"/>
    <w:rsid w:val="00CA6AA8"/>
    <w:rsid w:val="00CA6AED"/>
    <w:rsid w:val="00CA6BBC"/>
    <w:rsid w:val="00CA7495"/>
    <w:rsid w:val="00CA77FB"/>
    <w:rsid w:val="00CA782A"/>
    <w:rsid w:val="00CA7C79"/>
    <w:rsid w:val="00CA7E10"/>
    <w:rsid w:val="00CA7E4C"/>
    <w:rsid w:val="00CB01DE"/>
    <w:rsid w:val="00CB0F01"/>
    <w:rsid w:val="00CB162A"/>
    <w:rsid w:val="00CB19CF"/>
    <w:rsid w:val="00CB1C4E"/>
    <w:rsid w:val="00CB206A"/>
    <w:rsid w:val="00CB2143"/>
    <w:rsid w:val="00CB2146"/>
    <w:rsid w:val="00CB23CC"/>
    <w:rsid w:val="00CB24F4"/>
    <w:rsid w:val="00CB257F"/>
    <w:rsid w:val="00CB2883"/>
    <w:rsid w:val="00CB2C7A"/>
    <w:rsid w:val="00CB2FC4"/>
    <w:rsid w:val="00CB38DF"/>
    <w:rsid w:val="00CB39A3"/>
    <w:rsid w:val="00CB3C3E"/>
    <w:rsid w:val="00CB3EBF"/>
    <w:rsid w:val="00CB3FC6"/>
    <w:rsid w:val="00CB40F2"/>
    <w:rsid w:val="00CB4809"/>
    <w:rsid w:val="00CB4DDD"/>
    <w:rsid w:val="00CB4FFD"/>
    <w:rsid w:val="00CB5000"/>
    <w:rsid w:val="00CB5693"/>
    <w:rsid w:val="00CB579E"/>
    <w:rsid w:val="00CB5C1D"/>
    <w:rsid w:val="00CB5F64"/>
    <w:rsid w:val="00CB69A9"/>
    <w:rsid w:val="00CB6A03"/>
    <w:rsid w:val="00CB6BC2"/>
    <w:rsid w:val="00CB71B1"/>
    <w:rsid w:val="00CB724D"/>
    <w:rsid w:val="00CB7832"/>
    <w:rsid w:val="00CB7C12"/>
    <w:rsid w:val="00CB7CB5"/>
    <w:rsid w:val="00CB7D49"/>
    <w:rsid w:val="00CB7F6D"/>
    <w:rsid w:val="00CC0388"/>
    <w:rsid w:val="00CC059C"/>
    <w:rsid w:val="00CC0710"/>
    <w:rsid w:val="00CC0981"/>
    <w:rsid w:val="00CC1630"/>
    <w:rsid w:val="00CC166A"/>
    <w:rsid w:val="00CC184A"/>
    <w:rsid w:val="00CC1FFC"/>
    <w:rsid w:val="00CC245B"/>
    <w:rsid w:val="00CC2C49"/>
    <w:rsid w:val="00CC2CEE"/>
    <w:rsid w:val="00CC2DDF"/>
    <w:rsid w:val="00CC2E96"/>
    <w:rsid w:val="00CC3266"/>
    <w:rsid w:val="00CC34D3"/>
    <w:rsid w:val="00CC3623"/>
    <w:rsid w:val="00CC3A6E"/>
    <w:rsid w:val="00CC3CD7"/>
    <w:rsid w:val="00CC4061"/>
    <w:rsid w:val="00CC409C"/>
    <w:rsid w:val="00CC4859"/>
    <w:rsid w:val="00CC5839"/>
    <w:rsid w:val="00CC5A5E"/>
    <w:rsid w:val="00CC5D8E"/>
    <w:rsid w:val="00CC5FEC"/>
    <w:rsid w:val="00CC6094"/>
    <w:rsid w:val="00CC61F9"/>
    <w:rsid w:val="00CC66E8"/>
    <w:rsid w:val="00CC6925"/>
    <w:rsid w:val="00CC6B3C"/>
    <w:rsid w:val="00CC6C2E"/>
    <w:rsid w:val="00CC6D1F"/>
    <w:rsid w:val="00CC7239"/>
    <w:rsid w:val="00CC731F"/>
    <w:rsid w:val="00CC73B2"/>
    <w:rsid w:val="00CD0212"/>
    <w:rsid w:val="00CD0228"/>
    <w:rsid w:val="00CD048F"/>
    <w:rsid w:val="00CD0928"/>
    <w:rsid w:val="00CD0A95"/>
    <w:rsid w:val="00CD0D4B"/>
    <w:rsid w:val="00CD0E3F"/>
    <w:rsid w:val="00CD126B"/>
    <w:rsid w:val="00CD1275"/>
    <w:rsid w:val="00CD1554"/>
    <w:rsid w:val="00CD17E5"/>
    <w:rsid w:val="00CD1BDC"/>
    <w:rsid w:val="00CD1D79"/>
    <w:rsid w:val="00CD2075"/>
    <w:rsid w:val="00CD25B9"/>
    <w:rsid w:val="00CD25E3"/>
    <w:rsid w:val="00CD3138"/>
    <w:rsid w:val="00CD34E3"/>
    <w:rsid w:val="00CD3770"/>
    <w:rsid w:val="00CD3786"/>
    <w:rsid w:val="00CD3F4D"/>
    <w:rsid w:val="00CD43DA"/>
    <w:rsid w:val="00CD464B"/>
    <w:rsid w:val="00CD47A3"/>
    <w:rsid w:val="00CD47B9"/>
    <w:rsid w:val="00CD482D"/>
    <w:rsid w:val="00CD4A28"/>
    <w:rsid w:val="00CD4C93"/>
    <w:rsid w:val="00CD4E7F"/>
    <w:rsid w:val="00CD52E5"/>
    <w:rsid w:val="00CD546B"/>
    <w:rsid w:val="00CD5DA4"/>
    <w:rsid w:val="00CD5F8C"/>
    <w:rsid w:val="00CD629E"/>
    <w:rsid w:val="00CD6413"/>
    <w:rsid w:val="00CD6542"/>
    <w:rsid w:val="00CD6A68"/>
    <w:rsid w:val="00CD7033"/>
    <w:rsid w:val="00CD731C"/>
    <w:rsid w:val="00CD74B5"/>
    <w:rsid w:val="00CD78DB"/>
    <w:rsid w:val="00CD791E"/>
    <w:rsid w:val="00CD79C0"/>
    <w:rsid w:val="00CD7CB5"/>
    <w:rsid w:val="00CD7F06"/>
    <w:rsid w:val="00CE060E"/>
    <w:rsid w:val="00CE0705"/>
    <w:rsid w:val="00CE0B4B"/>
    <w:rsid w:val="00CE0BD0"/>
    <w:rsid w:val="00CE0CF8"/>
    <w:rsid w:val="00CE0D91"/>
    <w:rsid w:val="00CE11AB"/>
    <w:rsid w:val="00CE16D7"/>
    <w:rsid w:val="00CE18FB"/>
    <w:rsid w:val="00CE19DE"/>
    <w:rsid w:val="00CE1BBC"/>
    <w:rsid w:val="00CE1C68"/>
    <w:rsid w:val="00CE2184"/>
    <w:rsid w:val="00CE24B3"/>
    <w:rsid w:val="00CE27A5"/>
    <w:rsid w:val="00CE2869"/>
    <w:rsid w:val="00CE2ADD"/>
    <w:rsid w:val="00CE2EF5"/>
    <w:rsid w:val="00CE2F58"/>
    <w:rsid w:val="00CE3672"/>
    <w:rsid w:val="00CE385B"/>
    <w:rsid w:val="00CE38C7"/>
    <w:rsid w:val="00CE3C29"/>
    <w:rsid w:val="00CE4242"/>
    <w:rsid w:val="00CE4326"/>
    <w:rsid w:val="00CE45A8"/>
    <w:rsid w:val="00CE46C2"/>
    <w:rsid w:val="00CE47C8"/>
    <w:rsid w:val="00CE4E56"/>
    <w:rsid w:val="00CE51D1"/>
    <w:rsid w:val="00CE54D7"/>
    <w:rsid w:val="00CE58F4"/>
    <w:rsid w:val="00CE5AA9"/>
    <w:rsid w:val="00CE5C75"/>
    <w:rsid w:val="00CE5CB5"/>
    <w:rsid w:val="00CE612F"/>
    <w:rsid w:val="00CE6572"/>
    <w:rsid w:val="00CE6760"/>
    <w:rsid w:val="00CE6998"/>
    <w:rsid w:val="00CE6B4C"/>
    <w:rsid w:val="00CE6D0C"/>
    <w:rsid w:val="00CE7728"/>
    <w:rsid w:val="00CE7D6B"/>
    <w:rsid w:val="00CE7FAA"/>
    <w:rsid w:val="00CF006D"/>
    <w:rsid w:val="00CF0BA3"/>
    <w:rsid w:val="00CF140E"/>
    <w:rsid w:val="00CF153E"/>
    <w:rsid w:val="00CF1731"/>
    <w:rsid w:val="00CF1CA6"/>
    <w:rsid w:val="00CF2183"/>
    <w:rsid w:val="00CF2AEE"/>
    <w:rsid w:val="00CF3120"/>
    <w:rsid w:val="00CF3158"/>
    <w:rsid w:val="00CF373C"/>
    <w:rsid w:val="00CF383B"/>
    <w:rsid w:val="00CF3D5E"/>
    <w:rsid w:val="00CF41BB"/>
    <w:rsid w:val="00CF4862"/>
    <w:rsid w:val="00CF50E5"/>
    <w:rsid w:val="00CF52FF"/>
    <w:rsid w:val="00CF59EB"/>
    <w:rsid w:val="00CF5B2D"/>
    <w:rsid w:val="00CF5C25"/>
    <w:rsid w:val="00CF5C7D"/>
    <w:rsid w:val="00CF5C83"/>
    <w:rsid w:val="00CF5CBE"/>
    <w:rsid w:val="00CF5DB7"/>
    <w:rsid w:val="00CF5FE2"/>
    <w:rsid w:val="00CF601C"/>
    <w:rsid w:val="00CF6345"/>
    <w:rsid w:val="00CF677E"/>
    <w:rsid w:val="00CF6A66"/>
    <w:rsid w:val="00CF6B01"/>
    <w:rsid w:val="00CF6C7C"/>
    <w:rsid w:val="00CF6D9E"/>
    <w:rsid w:val="00CF6E76"/>
    <w:rsid w:val="00CF720B"/>
    <w:rsid w:val="00CF741A"/>
    <w:rsid w:val="00CF74B3"/>
    <w:rsid w:val="00CF7AC2"/>
    <w:rsid w:val="00CF7C5A"/>
    <w:rsid w:val="00CF7F0B"/>
    <w:rsid w:val="00D0005C"/>
    <w:rsid w:val="00D0015C"/>
    <w:rsid w:val="00D0048C"/>
    <w:rsid w:val="00D00C52"/>
    <w:rsid w:val="00D00E1F"/>
    <w:rsid w:val="00D01086"/>
    <w:rsid w:val="00D0159F"/>
    <w:rsid w:val="00D01661"/>
    <w:rsid w:val="00D01AD4"/>
    <w:rsid w:val="00D01E32"/>
    <w:rsid w:val="00D0222A"/>
    <w:rsid w:val="00D0263F"/>
    <w:rsid w:val="00D029E5"/>
    <w:rsid w:val="00D02B16"/>
    <w:rsid w:val="00D02E29"/>
    <w:rsid w:val="00D0322A"/>
    <w:rsid w:val="00D0345A"/>
    <w:rsid w:val="00D0348A"/>
    <w:rsid w:val="00D03964"/>
    <w:rsid w:val="00D039A7"/>
    <w:rsid w:val="00D03B0E"/>
    <w:rsid w:val="00D03F94"/>
    <w:rsid w:val="00D04CAA"/>
    <w:rsid w:val="00D05215"/>
    <w:rsid w:val="00D0546A"/>
    <w:rsid w:val="00D05C49"/>
    <w:rsid w:val="00D05E32"/>
    <w:rsid w:val="00D05E66"/>
    <w:rsid w:val="00D05F40"/>
    <w:rsid w:val="00D06380"/>
    <w:rsid w:val="00D06783"/>
    <w:rsid w:val="00D06AF8"/>
    <w:rsid w:val="00D06B72"/>
    <w:rsid w:val="00D06BEC"/>
    <w:rsid w:val="00D06D4A"/>
    <w:rsid w:val="00D071C0"/>
    <w:rsid w:val="00D07299"/>
    <w:rsid w:val="00D07751"/>
    <w:rsid w:val="00D10298"/>
    <w:rsid w:val="00D10538"/>
    <w:rsid w:val="00D106BA"/>
    <w:rsid w:val="00D10781"/>
    <w:rsid w:val="00D107EF"/>
    <w:rsid w:val="00D10A6B"/>
    <w:rsid w:val="00D10AC8"/>
    <w:rsid w:val="00D10E11"/>
    <w:rsid w:val="00D111CC"/>
    <w:rsid w:val="00D113C9"/>
    <w:rsid w:val="00D117B9"/>
    <w:rsid w:val="00D11C1A"/>
    <w:rsid w:val="00D11C92"/>
    <w:rsid w:val="00D120E7"/>
    <w:rsid w:val="00D12756"/>
    <w:rsid w:val="00D12799"/>
    <w:rsid w:val="00D12F89"/>
    <w:rsid w:val="00D1309E"/>
    <w:rsid w:val="00D130EE"/>
    <w:rsid w:val="00D131C1"/>
    <w:rsid w:val="00D13275"/>
    <w:rsid w:val="00D13450"/>
    <w:rsid w:val="00D13666"/>
    <w:rsid w:val="00D13744"/>
    <w:rsid w:val="00D13C6C"/>
    <w:rsid w:val="00D13CC6"/>
    <w:rsid w:val="00D13F52"/>
    <w:rsid w:val="00D13F58"/>
    <w:rsid w:val="00D13FF7"/>
    <w:rsid w:val="00D142E8"/>
    <w:rsid w:val="00D1451B"/>
    <w:rsid w:val="00D14960"/>
    <w:rsid w:val="00D14A36"/>
    <w:rsid w:val="00D14C97"/>
    <w:rsid w:val="00D14ED9"/>
    <w:rsid w:val="00D15028"/>
    <w:rsid w:val="00D1529B"/>
    <w:rsid w:val="00D15977"/>
    <w:rsid w:val="00D159C0"/>
    <w:rsid w:val="00D15E1E"/>
    <w:rsid w:val="00D15EA2"/>
    <w:rsid w:val="00D16365"/>
    <w:rsid w:val="00D16547"/>
    <w:rsid w:val="00D16D2D"/>
    <w:rsid w:val="00D16E48"/>
    <w:rsid w:val="00D16EEC"/>
    <w:rsid w:val="00D1709D"/>
    <w:rsid w:val="00D1712B"/>
    <w:rsid w:val="00D17191"/>
    <w:rsid w:val="00D17C97"/>
    <w:rsid w:val="00D17CB8"/>
    <w:rsid w:val="00D20254"/>
    <w:rsid w:val="00D203AF"/>
    <w:rsid w:val="00D20717"/>
    <w:rsid w:val="00D208C7"/>
    <w:rsid w:val="00D20FAA"/>
    <w:rsid w:val="00D21022"/>
    <w:rsid w:val="00D210AF"/>
    <w:rsid w:val="00D2149B"/>
    <w:rsid w:val="00D2156C"/>
    <w:rsid w:val="00D216E4"/>
    <w:rsid w:val="00D217DD"/>
    <w:rsid w:val="00D21982"/>
    <w:rsid w:val="00D221FB"/>
    <w:rsid w:val="00D224C3"/>
    <w:rsid w:val="00D225AE"/>
    <w:rsid w:val="00D227C1"/>
    <w:rsid w:val="00D22904"/>
    <w:rsid w:val="00D22A9F"/>
    <w:rsid w:val="00D23390"/>
    <w:rsid w:val="00D2386E"/>
    <w:rsid w:val="00D239B0"/>
    <w:rsid w:val="00D23A73"/>
    <w:rsid w:val="00D23AEE"/>
    <w:rsid w:val="00D23B34"/>
    <w:rsid w:val="00D241BA"/>
    <w:rsid w:val="00D24341"/>
    <w:rsid w:val="00D2461B"/>
    <w:rsid w:val="00D249D1"/>
    <w:rsid w:val="00D25269"/>
    <w:rsid w:val="00D2555F"/>
    <w:rsid w:val="00D25660"/>
    <w:rsid w:val="00D2576D"/>
    <w:rsid w:val="00D25858"/>
    <w:rsid w:val="00D258CE"/>
    <w:rsid w:val="00D259EE"/>
    <w:rsid w:val="00D25F60"/>
    <w:rsid w:val="00D25FD3"/>
    <w:rsid w:val="00D263D4"/>
    <w:rsid w:val="00D2665D"/>
    <w:rsid w:val="00D26A10"/>
    <w:rsid w:val="00D26B13"/>
    <w:rsid w:val="00D26EEF"/>
    <w:rsid w:val="00D26FED"/>
    <w:rsid w:val="00D271CE"/>
    <w:rsid w:val="00D276BC"/>
    <w:rsid w:val="00D300F1"/>
    <w:rsid w:val="00D30345"/>
    <w:rsid w:val="00D30969"/>
    <w:rsid w:val="00D30AC4"/>
    <w:rsid w:val="00D30F5A"/>
    <w:rsid w:val="00D30FD8"/>
    <w:rsid w:val="00D311B5"/>
    <w:rsid w:val="00D313B1"/>
    <w:rsid w:val="00D313DD"/>
    <w:rsid w:val="00D314DC"/>
    <w:rsid w:val="00D31680"/>
    <w:rsid w:val="00D316F9"/>
    <w:rsid w:val="00D31915"/>
    <w:rsid w:val="00D31F65"/>
    <w:rsid w:val="00D32288"/>
    <w:rsid w:val="00D32D9F"/>
    <w:rsid w:val="00D3318E"/>
    <w:rsid w:val="00D331C3"/>
    <w:rsid w:val="00D33210"/>
    <w:rsid w:val="00D33407"/>
    <w:rsid w:val="00D334B3"/>
    <w:rsid w:val="00D33FF9"/>
    <w:rsid w:val="00D34F3F"/>
    <w:rsid w:val="00D35570"/>
    <w:rsid w:val="00D355EC"/>
    <w:rsid w:val="00D355F9"/>
    <w:rsid w:val="00D36022"/>
    <w:rsid w:val="00D360CD"/>
    <w:rsid w:val="00D36149"/>
    <w:rsid w:val="00D365C1"/>
    <w:rsid w:val="00D365D9"/>
    <w:rsid w:val="00D3686A"/>
    <w:rsid w:val="00D368D4"/>
    <w:rsid w:val="00D36C87"/>
    <w:rsid w:val="00D36F09"/>
    <w:rsid w:val="00D3700C"/>
    <w:rsid w:val="00D3700F"/>
    <w:rsid w:val="00D37026"/>
    <w:rsid w:val="00D37053"/>
    <w:rsid w:val="00D370FD"/>
    <w:rsid w:val="00D373B6"/>
    <w:rsid w:val="00D3776B"/>
    <w:rsid w:val="00D378D2"/>
    <w:rsid w:val="00D378DF"/>
    <w:rsid w:val="00D37C1F"/>
    <w:rsid w:val="00D37E26"/>
    <w:rsid w:val="00D4056E"/>
    <w:rsid w:val="00D407CB"/>
    <w:rsid w:val="00D40956"/>
    <w:rsid w:val="00D40B15"/>
    <w:rsid w:val="00D40C8E"/>
    <w:rsid w:val="00D413BD"/>
    <w:rsid w:val="00D41837"/>
    <w:rsid w:val="00D41BA0"/>
    <w:rsid w:val="00D4240E"/>
    <w:rsid w:val="00D425B6"/>
    <w:rsid w:val="00D42652"/>
    <w:rsid w:val="00D42922"/>
    <w:rsid w:val="00D42F39"/>
    <w:rsid w:val="00D4306C"/>
    <w:rsid w:val="00D4322D"/>
    <w:rsid w:val="00D4328F"/>
    <w:rsid w:val="00D4336D"/>
    <w:rsid w:val="00D434AD"/>
    <w:rsid w:val="00D43570"/>
    <w:rsid w:val="00D4369D"/>
    <w:rsid w:val="00D43999"/>
    <w:rsid w:val="00D43D0C"/>
    <w:rsid w:val="00D44A67"/>
    <w:rsid w:val="00D44C30"/>
    <w:rsid w:val="00D45473"/>
    <w:rsid w:val="00D4552F"/>
    <w:rsid w:val="00D45547"/>
    <w:rsid w:val="00D4559C"/>
    <w:rsid w:val="00D458CF"/>
    <w:rsid w:val="00D45A64"/>
    <w:rsid w:val="00D45C4C"/>
    <w:rsid w:val="00D4607C"/>
    <w:rsid w:val="00D461FF"/>
    <w:rsid w:val="00D466C5"/>
    <w:rsid w:val="00D46CCB"/>
    <w:rsid w:val="00D46DFE"/>
    <w:rsid w:val="00D473EF"/>
    <w:rsid w:val="00D47697"/>
    <w:rsid w:val="00D47A61"/>
    <w:rsid w:val="00D47C28"/>
    <w:rsid w:val="00D47F1A"/>
    <w:rsid w:val="00D509AE"/>
    <w:rsid w:val="00D513B6"/>
    <w:rsid w:val="00D51533"/>
    <w:rsid w:val="00D51726"/>
    <w:rsid w:val="00D5182C"/>
    <w:rsid w:val="00D51918"/>
    <w:rsid w:val="00D51982"/>
    <w:rsid w:val="00D51ADE"/>
    <w:rsid w:val="00D51D4A"/>
    <w:rsid w:val="00D51F1E"/>
    <w:rsid w:val="00D5215D"/>
    <w:rsid w:val="00D52426"/>
    <w:rsid w:val="00D524A8"/>
    <w:rsid w:val="00D524DA"/>
    <w:rsid w:val="00D52646"/>
    <w:rsid w:val="00D52D5C"/>
    <w:rsid w:val="00D52F76"/>
    <w:rsid w:val="00D52FAB"/>
    <w:rsid w:val="00D530DD"/>
    <w:rsid w:val="00D53183"/>
    <w:rsid w:val="00D533EB"/>
    <w:rsid w:val="00D53705"/>
    <w:rsid w:val="00D53C64"/>
    <w:rsid w:val="00D54529"/>
    <w:rsid w:val="00D54607"/>
    <w:rsid w:val="00D54657"/>
    <w:rsid w:val="00D54FBD"/>
    <w:rsid w:val="00D5508C"/>
    <w:rsid w:val="00D5533C"/>
    <w:rsid w:val="00D55722"/>
    <w:rsid w:val="00D55806"/>
    <w:rsid w:val="00D5586B"/>
    <w:rsid w:val="00D559C9"/>
    <w:rsid w:val="00D55CD1"/>
    <w:rsid w:val="00D55D10"/>
    <w:rsid w:val="00D55EAA"/>
    <w:rsid w:val="00D56055"/>
    <w:rsid w:val="00D5619F"/>
    <w:rsid w:val="00D56570"/>
    <w:rsid w:val="00D56BA4"/>
    <w:rsid w:val="00D56C72"/>
    <w:rsid w:val="00D56F5F"/>
    <w:rsid w:val="00D57212"/>
    <w:rsid w:val="00D5728C"/>
    <w:rsid w:val="00D57654"/>
    <w:rsid w:val="00D579B6"/>
    <w:rsid w:val="00D60018"/>
    <w:rsid w:val="00D600D9"/>
    <w:rsid w:val="00D60195"/>
    <w:rsid w:val="00D608B9"/>
    <w:rsid w:val="00D610B5"/>
    <w:rsid w:val="00D6177C"/>
    <w:rsid w:val="00D619FD"/>
    <w:rsid w:val="00D61F0D"/>
    <w:rsid w:val="00D62348"/>
    <w:rsid w:val="00D6241B"/>
    <w:rsid w:val="00D6245A"/>
    <w:rsid w:val="00D62659"/>
    <w:rsid w:val="00D62F76"/>
    <w:rsid w:val="00D62FCC"/>
    <w:rsid w:val="00D633D1"/>
    <w:rsid w:val="00D63A45"/>
    <w:rsid w:val="00D63BA1"/>
    <w:rsid w:val="00D63EBF"/>
    <w:rsid w:val="00D643ED"/>
    <w:rsid w:val="00D64DED"/>
    <w:rsid w:val="00D6514C"/>
    <w:rsid w:val="00D6531F"/>
    <w:rsid w:val="00D659E4"/>
    <w:rsid w:val="00D65F9B"/>
    <w:rsid w:val="00D66A0E"/>
    <w:rsid w:val="00D66BE8"/>
    <w:rsid w:val="00D66D81"/>
    <w:rsid w:val="00D66EC7"/>
    <w:rsid w:val="00D706E9"/>
    <w:rsid w:val="00D706F6"/>
    <w:rsid w:val="00D70AE7"/>
    <w:rsid w:val="00D70B28"/>
    <w:rsid w:val="00D70C4C"/>
    <w:rsid w:val="00D70F0F"/>
    <w:rsid w:val="00D713C5"/>
    <w:rsid w:val="00D71505"/>
    <w:rsid w:val="00D723BE"/>
    <w:rsid w:val="00D72A80"/>
    <w:rsid w:val="00D72AC7"/>
    <w:rsid w:val="00D72B71"/>
    <w:rsid w:val="00D72BB0"/>
    <w:rsid w:val="00D72DE1"/>
    <w:rsid w:val="00D72DF7"/>
    <w:rsid w:val="00D73084"/>
    <w:rsid w:val="00D7350A"/>
    <w:rsid w:val="00D7367A"/>
    <w:rsid w:val="00D73E83"/>
    <w:rsid w:val="00D73FEB"/>
    <w:rsid w:val="00D741D5"/>
    <w:rsid w:val="00D7513E"/>
    <w:rsid w:val="00D7549D"/>
    <w:rsid w:val="00D7591D"/>
    <w:rsid w:val="00D75AEA"/>
    <w:rsid w:val="00D76375"/>
    <w:rsid w:val="00D76389"/>
    <w:rsid w:val="00D76BC5"/>
    <w:rsid w:val="00D76E8E"/>
    <w:rsid w:val="00D76F77"/>
    <w:rsid w:val="00D775D6"/>
    <w:rsid w:val="00D77972"/>
    <w:rsid w:val="00D800C0"/>
    <w:rsid w:val="00D800C2"/>
    <w:rsid w:val="00D8086D"/>
    <w:rsid w:val="00D80A0B"/>
    <w:rsid w:val="00D80C09"/>
    <w:rsid w:val="00D80D7E"/>
    <w:rsid w:val="00D81057"/>
    <w:rsid w:val="00D814B4"/>
    <w:rsid w:val="00D8156D"/>
    <w:rsid w:val="00D8182E"/>
    <w:rsid w:val="00D81891"/>
    <w:rsid w:val="00D81945"/>
    <w:rsid w:val="00D81962"/>
    <w:rsid w:val="00D81EDF"/>
    <w:rsid w:val="00D81F7D"/>
    <w:rsid w:val="00D822BF"/>
    <w:rsid w:val="00D82395"/>
    <w:rsid w:val="00D82648"/>
    <w:rsid w:val="00D8269D"/>
    <w:rsid w:val="00D82884"/>
    <w:rsid w:val="00D82BBC"/>
    <w:rsid w:val="00D82C52"/>
    <w:rsid w:val="00D82EE9"/>
    <w:rsid w:val="00D8328D"/>
    <w:rsid w:val="00D83922"/>
    <w:rsid w:val="00D83C07"/>
    <w:rsid w:val="00D83DAB"/>
    <w:rsid w:val="00D83E72"/>
    <w:rsid w:val="00D840FC"/>
    <w:rsid w:val="00D84146"/>
    <w:rsid w:val="00D85168"/>
    <w:rsid w:val="00D8547F"/>
    <w:rsid w:val="00D857AC"/>
    <w:rsid w:val="00D85A27"/>
    <w:rsid w:val="00D85C9B"/>
    <w:rsid w:val="00D85CD8"/>
    <w:rsid w:val="00D868DB"/>
    <w:rsid w:val="00D8691E"/>
    <w:rsid w:val="00D874E6"/>
    <w:rsid w:val="00D876D4"/>
    <w:rsid w:val="00D87C23"/>
    <w:rsid w:val="00D87CEF"/>
    <w:rsid w:val="00D9060E"/>
    <w:rsid w:val="00D90837"/>
    <w:rsid w:val="00D90F01"/>
    <w:rsid w:val="00D90F83"/>
    <w:rsid w:val="00D9100E"/>
    <w:rsid w:val="00D91100"/>
    <w:rsid w:val="00D913C6"/>
    <w:rsid w:val="00D913E4"/>
    <w:rsid w:val="00D9140C"/>
    <w:rsid w:val="00D91913"/>
    <w:rsid w:val="00D91A89"/>
    <w:rsid w:val="00D91AE4"/>
    <w:rsid w:val="00D9250E"/>
    <w:rsid w:val="00D92658"/>
    <w:rsid w:val="00D92A70"/>
    <w:rsid w:val="00D92C34"/>
    <w:rsid w:val="00D92C6B"/>
    <w:rsid w:val="00D9337A"/>
    <w:rsid w:val="00D93456"/>
    <w:rsid w:val="00D93D04"/>
    <w:rsid w:val="00D9442B"/>
    <w:rsid w:val="00D9513B"/>
    <w:rsid w:val="00D9536D"/>
    <w:rsid w:val="00D9541C"/>
    <w:rsid w:val="00D96444"/>
    <w:rsid w:val="00D966BD"/>
    <w:rsid w:val="00D96D7C"/>
    <w:rsid w:val="00D96E58"/>
    <w:rsid w:val="00D97275"/>
    <w:rsid w:val="00D9789D"/>
    <w:rsid w:val="00D97995"/>
    <w:rsid w:val="00D97A9C"/>
    <w:rsid w:val="00D97C82"/>
    <w:rsid w:val="00DA03C2"/>
    <w:rsid w:val="00DA06FD"/>
    <w:rsid w:val="00DA072E"/>
    <w:rsid w:val="00DA0BA4"/>
    <w:rsid w:val="00DA119B"/>
    <w:rsid w:val="00DA1F45"/>
    <w:rsid w:val="00DA238E"/>
    <w:rsid w:val="00DA265F"/>
    <w:rsid w:val="00DA2ED0"/>
    <w:rsid w:val="00DA2FAD"/>
    <w:rsid w:val="00DA309F"/>
    <w:rsid w:val="00DA3132"/>
    <w:rsid w:val="00DA3E15"/>
    <w:rsid w:val="00DA422D"/>
    <w:rsid w:val="00DA43A8"/>
    <w:rsid w:val="00DA4B83"/>
    <w:rsid w:val="00DA4E13"/>
    <w:rsid w:val="00DA4FCE"/>
    <w:rsid w:val="00DA50E3"/>
    <w:rsid w:val="00DA50F2"/>
    <w:rsid w:val="00DA52F0"/>
    <w:rsid w:val="00DA5764"/>
    <w:rsid w:val="00DA5823"/>
    <w:rsid w:val="00DA59E1"/>
    <w:rsid w:val="00DA5B06"/>
    <w:rsid w:val="00DA5FFE"/>
    <w:rsid w:val="00DA6053"/>
    <w:rsid w:val="00DA6181"/>
    <w:rsid w:val="00DA6776"/>
    <w:rsid w:val="00DA67B7"/>
    <w:rsid w:val="00DA67FB"/>
    <w:rsid w:val="00DA68A9"/>
    <w:rsid w:val="00DA69A4"/>
    <w:rsid w:val="00DA6EBA"/>
    <w:rsid w:val="00DA6FD6"/>
    <w:rsid w:val="00DA7169"/>
    <w:rsid w:val="00DA77B5"/>
    <w:rsid w:val="00DA780D"/>
    <w:rsid w:val="00DA7904"/>
    <w:rsid w:val="00DA7DCF"/>
    <w:rsid w:val="00DA7EF1"/>
    <w:rsid w:val="00DB02D4"/>
    <w:rsid w:val="00DB042D"/>
    <w:rsid w:val="00DB048B"/>
    <w:rsid w:val="00DB05DF"/>
    <w:rsid w:val="00DB061C"/>
    <w:rsid w:val="00DB068C"/>
    <w:rsid w:val="00DB0D93"/>
    <w:rsid w:val="00DB0ED5"/>
    <w:rsid w:val="00DB0F6E"/>
    <w:rsid w:val="00DB0F9E"/>
    <w:rsid w:val="00DB1052"/>
    <w:rsid w:val="00DB12A2"/>
    <w:rsid w:val="00DB1859"/>
    <w:rsid w:val="00DB18D3"/>
    <w:rsid w:val="00DB1A1A"/>
    <w:rsid w:val="00DB1CFA"/>
    <w:rsid w:val="00DB21CF"/>
    <w:rsid w:val="00DB25B1"/>
    <w:rsid w:val="00DB27A3"/>
    <w:rsid w:val="00DB2A58"/>
    <w:rsid w:val="00DB2D04"/>
    <w:rsid w:val="00DB2FC4"/>
    <w:rsid w:val="00DB33C8"/>
    <w:rsid w:val="00DB37E2"/>
    <w:rsid w:val="00DB3AA9"/>
    <w:rsid w:val="00DB4020"/>
    <w:rsid w:val="00DB40A7"/>
    <w:rsid w:val="00DB42BC"/>
    <w:rsid w:val="00DB4310"/>
    <w:rsid w:val="00DB4615"/>
    <w:rsid w:val="00DB463B"/>
    <w:rsid w:val="00DB48D6"/>
    <w:rsid w:val="00DB4C9E"/>
    <w:rsid w:val="00DB4D9E"/>
    <w:rsid w:val="00DB5103"/>
    <w:rsid w:val="00DB5940"/>
    <w:rsid w:val="00DB5A84"/>
    <w:rsid w:val="00DB5F5A"/>
    <w:rsid w:val="00DB603F"/>
    <w:rsid w:val="00DB621C"/>
    <w:rsid w:val="00DB63A1"/>
    <w:rsid w:val="00DB6520"/>
    <w:rsid w:val="00DB6A7A"/>
    <w:rsid w:val="00DB6AA6"/>
    <w:rsid w:val="00DB6C67"/>
    <w:rsid w:val="00DB6D79"/>
    <w:rsid w:val="00DB7306"/>
    <w:rsid w:val="00DB7391"/>
    <w:rsid w:val="00DB7408"/>
    <w:rsid w:val="00DB74BC"/>
    <w:rsid w:val="00DB7AC5"/>
    <w:rsid w:val="00DB7B0E"/>
    <w:rsid w:val="00DB7E7B"/>
    <w:rsid w:val="00DB7F20"/>
    <w:rsid w:val="00DB7F8C"/>
    <w:rsid w:val="00DC0099"/>
    <w:rsid w:val="00DC03F6"/>
    <w:rsid w:val="00DC051C"/>
    <w:rsid w:val="00DC0A8B"/>
    <w:rsid w:val="00DC0E93"/>
    <w:rsid w:val="00DC0F0C"/>
    <w:rsid w:val="00DC1273"/>
    <w:rsid w:val="00DC1567"/>
    <w:rsid w:val="00DC17C5"/>
    <w:rsid w:val="00DC1A98"/>
    <w:rsid w:val="00DC1AA7"/>
    <w:rsid w:val="00DC1BA0"/>
    <w:rsid w:val="00DC1BD4"/>
    <w:rsid w:val="00DC2062"/>
    <w:rsid w:val="00DC22B2"/>
    <w:rsid w:val="00DC22CA"/>
    <w:rsid w:val="00DC25C1"/>
    <w:rsid w:val="00DC2825"/>
    <w:rsid w:val="00DC2B5F"/>
    <w:rsid w:val="00DC2C58"/>
    <w:rsid w:val="00DC2FC9"/>
    <w:rsid w:val="00DC3318"/>
    <w:rsid w:val="00DC373A"/>
    <w:rsid w:val="00DC38F2"/>
    <w:rsid w:val="00DC3B42"/>
    <w:rsid w:val="00DC3D61"/>
    <w:rsid w:val="00DC402A"/>
    <w:rsid w:val="00DC458E"/>
    <w:rsid w:val="00DC4B91"/>
    <w:rsid w:val="00DC4BE0"/>
    <w:rsid w:val="00DC518C"/>
    <w:rsid w:val="00DC51A1"/>
    <w:rsid w:val="00DC594A"/>
    <w:rsid w:val="00DC5960"/>
    <w:rsid w:val="00DC5C21"/>
    <w:rsid w:val="00DC5C25"/>
    <w:rsid w:val="00DC5E1C"/>
    <w:rsid w:val="00DC63F7"/>
    <w:rsid w:val="00DC64B3"/>
    <w:rsid w:val="00DC6CA5"/>
    <w:rsid w:val="00DC6CF8"/>
    <w:rsid w:val="00DC7107"/>
    <w:rsid w:val="00DC7298"/>
    <w:rsid w:val="00DC74A3"/>
    <w:rsid w:val="00DC7D09"/>
    <w:rsid w:val="00DD01E4"/>
    <w:rsid w:val="00DD0645"/>
    <w:rsid w:val="00DD0758"/>
    <w:rsid w:val="00DD07AC"/>
    <w:rsid w:val="00DD0CAB"/>
    <w:rsid w:val="00DD0EDC"/>
    <w:rsid w:val="00DD13B7"/>
    <w:rsid w:val="00DD1400"/>
    <w:rsid w:val="00DD1413"/>
    <w:rsid w:val="00DD1628"/>
    <w:rsid w:val="00DD175F"/>
    <w:rsid w:val="00DD1835"/>
    <w:rsid w:val="00DD1CB6"/>
    <w:rsid w:val="00DD2728"/>
    <w:rsid w:val="00DD2754"/>
    <w:rsid w:val="00DD29F7"/>
    <w:rsid w:val="00DD31D1"/>
    <w:rsid w:val="00DD3940"/>
    <w:rsid w:val="00DD3CA2"/>
    <w:rsid w:val="00DD3F75"/>
    <w:rsid w:val="00DD4117"/>
    <w:rsid w:val="00DD42DC"/>
    <w:rsid w:val="00DD43F1"/>
    <w:rsid w:val="00DD4870"/>
    <w:rsid w:val="00DD48B1"/>
    <w:rsid w:val="00DD4BE0"/>
    <w:rsid w:val="00DD4CAA"/>
    <w:rsid w:val="00DD4E2D"/>
    <w:rsid w:val="00DD4F64"/>
    <w:rsid w:val="00DD537D"/>
    <w:rsid w:val="00DD550D"/>
    <w:rsid w:val="00DD5605"/>
    <w:rsid w:val="00DD564B"/>
    <w:rsid w:val="00DD5A0C"/>
    <w:rsid w:val="00DD5DF0"/>
    <w:rsid w:val="00DD5E01"/>
    <w:rsid w:val="00DD6110"/>
    <w:rsid w:val="00DD622B"/>
    <w:rsid w:val="00DD64FC"/>
    <w:rsid w:val="00DD67FD"/>
    <w:rsid w:val="00DD6A0F"/>
    <w:rsid w:val="00DD6B33"/>
    <w:rsid w:val="00DD7527"/>
    <w:rsid w:val="00DD7790"/>
    <w:rsid w:val="00DD7839"/>
    <w:rsid w:val="00DD7A97"/>
    <w:rsid w:val="00DD7C3B"/>
    <w:rsid w:val="00DD7D1C"/>
    <w:rsid w:val="00DD7EE6"/>
    <w:rsid w:val="00DD7F80"/>
    <w:rsid w:val="00DE00C3"/>
    <w:rsid w:val="00DE015E"/>
    <w:rsid w:val="00DE058C"/>
    <w:rsid w:val="00DE08F5"/>
    <w:rsid w:val="00DE12B7"/>
    <w:rsid w:val="00DE1646"/>
    <w:rsid w:val="00DE21BD"/>
    <w:rsid w:val="00DE2293"/>
    <w:rsid w:val="00DE2730"/>
    <w:rsid w:val="00DE28FD"/>
    <w:rsid w:val="00DE2A66"/>
    <w:rsid w:val="00DE2AF7"/>
    <w:rsid w:val="00DE2CC0"/>
    <w:rsid w:val="00DE3600"/>
    <w:rsid w:val="00DE3772"/>
    <w:rsid w:val="00DE3FD4"/>
    <w:rsid w:val="00DE3FFD"/>
    <w:rsid w:val="00DE4152"/>
    <w:rsid w:val="00DE43C1"/>
    <w:rsid w:val="00DE466A"/>
    <w:rsid w:val="00DE480C"/>
    <w:rsid w:val="00DE5384"/>
    <w:rsid w:val="00DE5426"/>
    <w:rsid w:val="00DE55E7"/>
    <w:rsid w:val="00DE561C"/>
    <w:rsid w:val="00DE5962"/>
    <w:rsid w:val="00DE5B5F"/>
    <w:rsid w:val="00DE5E86"/>
    <w:rsid w:val="00DE67C2"/>
    <w:rsid w:val="00DE67CF"/>
    <w:rsid w:val="00DE6AD5"/>
    <w:rsid w:val="00DE73F3"/>
    <w:rsid w:val="00DE75EF"/>
    <w:rsid w:val="00DE7E66"/>
    <w:rsid w:val="00DF0004"/>
    <w:rsid w:val="00DF03ED"/>
    <w:rsid w:val="00DF0FEE"/>
    <w:rsid w:val="00DF12AB"/>
    <w:rsid w:val="00DF15C2"/>
    <w:rsid w:val="00DF1639"/>
    <w:rsid w:val="00DF1913"/>
    <w:rsid w:val="00DF194C"/>
    <w:rsid w:val="00DF1C32"/>
    <w:rsid w:val="00DF2178"/>
    <w:rsid w:val="00DF27F7"/>
    <w:rsid w:val="00DF286B"/>
    <w:rsid w:val="00DF2898"/>
    <w:rsid w:val="00DF2B00"/>
    <w:rsid w:val="00DF2CE4"/>
    <w:rsid w:val="00DF2FC0"/>
    <w:rsid w:val="00DF30A5"/>
    <w:rsid w:val="00DF30CD"/>
    <w:rsid w:val="00DF3B18"/>
    <w:rsid w:val="00DF3C9B"/>
    <w:rsid w:val="00DF3D29"/>
    <w:rsid w:val="00DF3EF8"/>
    <w:rsid w:val="00DF427F"/>
    <w:rsid w:val="00DF48D7"/>
    <w:rsid w:val="00DF49EE"/>
    <w:rsid w:val="00DF4A98"/>
    <w:rsid w:val="00DF4B7D"/>
    <w:rsid w:val="00DF4CC4"/>
    <w:rsid w:val="00DF4E3B"/>
    <w:rsid w:val="00DF5000"/>
    <w:rsid w:val="00DF529F"/>
    <w:rsid w:val="00DF52DD"/>
    <w:rsid w:val="00DF53C3"/>
    <w:rsid w:val="00DF556A"/>
    <w:rsid w:val="00DF562A"/>
    <w:rsid w:val="00DF5652"/>
    <w:rsid w:val="00DF5E7D"/>
    <w:rsid w:val="00DF5F6B"/>
    <w:rsid w:val="00DF60E0"/>
    <w:rsid w:val="00DF629F"/>
    <w:rsid w:val="00DF6340"/>
    <w:rsid w:val="00DF685A"/>
    <w:rsid w:val="00DF6872"/>
    <w:rsid w:val="00DF6FDD"/>
    <w:rsid w:val="00DF75EB"/>
    <w:rsid w:val="00DF7676"/>
    <w:rsid w:val="00DF7776"/>
    <w:rsid w:val="00DF7996"/>
    <w:rsid w:val="00DF7A2F"/>
    <w:rsid w:val="00DF7AFD"/>
    <w:rsid w:val="00DF7BB5"/>
    <w:rsid w:val="00DF7D60"/>
    <w:rsid w:val="00DF7FE5"/>
    <w:rsid w:val="00DF7FFA"/>
    <w:rsid w:val="00E0040F"/>
    <w:rsid w:val="00E00521"/>
    <w:rsid w:val="00E0066B"/>
    <w:rsid w:val="00E0074B"/>
    <w:rsid w:val="00E0075B"/>
    <w:rsid w:val="00E01000"/>
    <w:rsid w:val="00E010D6"/>
    <w:rsid w:val="00E010F9"/>
    <w:rsid w:val="00E015AE"/>
    <w:rsid w:val="00E01BAE"/>
    <w:rsid w:val="00E02710"/>
    <w:rsid w:val="00E027F9"/>
    <w:rsid w:val="00E02A44"/>
    <w:rsid w:val="00E03533"/>
    <w:rsid w:val="00E0445E"/>
    <w:rsid w:val="00E04C12"/>
    <w:rsid w:val="00E04CDC"/>
    <w:rsid w:val="00E054B8"/>
    <w:rsid w:val="00E06A59"/>
    <w:rsid w:val="00E06FFD"/>
    <w:rsid w:val="00E07083"/>
    <w:rsid w:val="00E0723A"/>
    <w:rsid w:val="00E074C1"/>
    <w:rsid w:val="00E079F8"/>
    <w:rsid w:val="00E07A55"/>
    <w:rsid w:val="00E07D2C"/>
    <w:rsid w:val="00E07F1B"/>
    <w:rsid w:val="00E100E7"/>
    <w:rsid w:val="00E10285"/>
    <w:rsid w:val="00E10461"/>
    <w:rsid w:val="00E10469"/>
    <w:rsid w:val="00E10652"/>
    <w:rsid w:val="00E10666"/>
    <w:rsid w:val="00E10701"/>
    <w:rsid w:val="00E11914"/>
    <w:rsid w:val="00E119FE"/>
    <w:rsid w:val="00E12104"/>
    <w:rsid w:val="00E123C3"/>
    <w:rsid w:val="00E123CF"/>
    <w:rsid w:val="00E1285F"/>
    <w:rsid w:val="00E12B7D"/>
    <w:rsid w:val="00E132D3"/>
    <w:rsid w:val="00E13507"/>
    <w:rsid w:val="00E13536"/>
    <w:rsid w:val="00E13816"/>
    <w:rsid w:val="00E139D6"/>
    <w:rsid w:val="00E13A18"/>
    <w:rsid w:val="00E13AEA"/>
    <w:rsid w:val="00E13C1F"/>
    <w:rsid w:val="00E14193"/>
    <w:rsid w:val="00E141F3"/>
    <w:rsid w:val="00E1444D"/>
    <w:rsid w:val="00E14569"/>
    <w:rsid w:val="00E145E5"/>
    <w:rsid w:val="00E147B2"/>
    <w:rsid w:val="00E14860"/>
    <w:rsid w:val="00E14BAE"/>
    <w:rsid w:val="00E14BC5"/>
    <w:rsid w:val="00E1512C"/>
    <w:rsid w:val="00E15526"/>
    <w:rsid w:val="00E1577A"/>
    <w:rsid w:val="00E15D4C"/>
    <w:rsid w:val="00E15E03"/>
    <w:rsid w:val="00E15E27"/>
    <w:rsid w:val="00E168D4"/>
    <w:rsid w:val="00E16E15"/>
    <w:rsid w:val="00E17541"/>
    <w:rsid w:val="00E17ACD"/>
    <w:rsid w:val="00E17FDA"/>
    <w:rsid w:val="00E2059C"/>
    <w:rsid w:val="00E20652"/>
    <w:rsid w:val="00E20E82"/>
    <w:rsid w:val="00E219E9"/>
    <w:rsid w:val="00E21A51"/>
    <w:rsid w:val="00E21C7B"/>
    <w:rsid w:val="00E222BD"/>
    <w:rsid w:val="00E223C6"/>
    <w:rsid w:val="00E22763"/>
    <w:rsid w:val="00E228A0"/>
    <w:rsid w:val="00E22CAA"/>
    <w:rsid w:val="00E22CFF"/>
    <w:rsid w:val="00E235EE"/>
    <w:rsid w:val="00E237D7"/>
    <w:rsid w:val="00E237F2"/>
    <w:rsid w:val="00E238CE"/>
    <w:rsid w:val="00E2427A"/>
    <w:rsid w:val="00E24C17"/>
    <w:rsid w:val="00E24FAF"/>
    <w:rsid w:val="00E25168"/>
    <w:rsid w:val="00E251D5"/>
    <w:rsid w:val="00E252DC"/>
    <w:rsid w:val="00E25458"/>
    <w:rsid w:val="00E25AD3"/>
    <w:rsid w:val="00E25E2A"/>
    <w:rsid w:val="00E26442"/>
    <w:rsid w:val="00E267A0"/>
    <w:rsid w:val="00E268BA"/>
    <w:rsid w:val="00E26A0C"/>
    <w:rsid w:val="00E26CA1"/>
    <w:rsid w:val="00E26D38"/>
    <w:rsid w:val="00E27076"/>
    <w:rsid w:val="00E2736D"/>
    <w:rsid w:val="00E278D7"/>
    <w:rsid w:val="00E27D75"/>
    <w:rsid w:val="00E27DC2"/>
    <w:rsid w:val="00E27F36"/>
    <w:rsid w:val="00E27F96"/>
    <w:rsid w:val="00E305AE"/>
    <w:rsid w:val="00E30677"/>
    <w:rsid w:val="00E3086A"/>
    <w:rsid w:val="00E30938"/>
    <w:rsid w:val="00E30FBB"/>
    <w:rsid w:val="00E31279"/>
    <w:rsid w:val="00E31763"/>
    <w:rsid w:val="00E317A6"/>
    <w:rsid w:val="00E31B76"/>
    <w:rsid w:val="00E31D67"/>
    <w:rsid w:val="00E3227B"/>
    <w:rsid w:val="00E3230A"/>
    <w:rsid w:val="00E3272D"/>
    <w:rsid w:val="00E32BF7"/>
    <w:rsid w:val="00E32C22"/>
    <w:rsid w:val="00E33013"/>
    <w:rsid w:val="00E33244"/>
    <w:rsid w:val="00E332CA"/>
    <w:rsid w:val="00E332F0"/>
    <w:rsid w:val="00E3365E"/>
    <w:rsid w:val="00E33B5B"/>
    <w:rsid w:val="00E346F9"/>
    <w:rsid w:val="00E34C64"/>
    <w:rsid w:val="00E34D51"/>
    <w:rsid w:val="00E35187"/>
    <w:rsid w:val="00E35ED9"/>
    <w:rsid w:val="00E36190"/>
    <w:rsid w:val="00E3647B"/>
    <w:rsid w:val="00E364AB"/>
    <w:rsid w:val="00E36988"/>
    <w:rsid w:val="00E36B01"/>
    <w:rsid w:val="00E36CAE"/>
    <w:rsid w:val="00E36ED8"/>
    <w:rsid w:val="00E37345"/>
    <w:rsid w:val="00E373BD"/>
    <w:rsid w:val="00E379A9"/>
    <w:rsid w:val="00E37BB1"/>
    <w:rsid w:val="00E37DB9"/>
    <w:rsid w:val="00E37F4E"/>
    <w:rsid w:val="00E37FBA"/>
    <w:rsid w:val="00E40200"/>
    <w:rsid w:val="00E406B2"/>
    <w:rsid w:val="00E4071E"/>
    <w:rsid w:val="00E4078C"/>
    <w:rsid w:val="00E40A5D"/>
    <w:rsid w:val="00E40B78"/>
    <w:rsid w:val="00E40C8D"/>
    <w:rsid w:val="00E41360"/>
    <w:rsid w:val="00E41388"/>
    <w:rsid w:val="00E41459"/>
    <w:rsid w:val="00E4145E"/>
    <w:rsid w:val="00E4188D"/>
    <w:rsid w:val="00E41991"/>
    <w:rsid w:val="00E41A2B"/>
    <w:rsid w:val="00E41D57"/>
    <w:rsid w:val="00E41E30"/>
    <w:rsid w:val="00E4263A"/>
    <w:rsid w:val="00E426E9"/>
    <w:rsid w:val="00E428C6"/>
    <w:rsid w:val="00E43309"/>
    <w:rsid w:val="00E43B4E"/>
    <w:rsid w:val="00E43C61"/>
    <w:rsid w:val="00E43FD7"/>
    <w:rsid w:val="00E441E4"/>
    <w:rsid w:val="00E4478C"/>
    <w:rsid w:val="00E44816"/>
    <w:rsid w:val="00E44859"/>
    <w:rsid w:val="00E44903"/>
    <w:rsid w:val="00E44CC0"/>
    <w:rsid w:val="00E44D36"/>
    <w:rsid w:val="00E44DF7"/>
    <w:rsid w:val="00E44F5F"/>
    <w:rsid w:val="00E45071"/>
    <w:rsid w:val="00E4508D"/>
    <w:rsid w:val="00E45478"/>
    <w:rsid w:val="00E45ED4"/>
    <w:rsid w:val="00E45ED7"/>
    <w:rsid w:val="00E46344"/>
    <w:rsid w:val="00E463B8"/>
    <w:rsid w:val="00E465FC"/>
    <w:rsid w:val="00E4678B"/>
    <w:rsid w:val="00E46B7A"/>
    <w:rsid w:val="00E46D05"/>
    <w:rsid w:val="00E46DCA"/>
    <w:rsid w:val="00E46EA5"/>
    <w:rsid w:val="00E4716E"/>
    <w:rsid w:val="00E4724C"/>
    <w:rsid w:val="00E4741B"/>
    <w:rsid w:val="00E4741C"/>
    <w:rsid w:val="00E47437"/>
    <w:rsid w:val="00E47722"/>
    <w:rsid w:val="00E47AB0"/>
    <w:rsid w:val="00E47CC6"/>
    <w:rsid w:val="00E47FBF"/>
    <w:rsid w:val="00E50041"/>
    <w:rsid w:val="00E5023B"/>
    <w:rsid w:val="00E50502"/>
    <w:rsid w:val="00E506DF"/>
    <w:rsid w:val="00E50A02"/>
    <w:rsid w:val="00E511E0"/>
    <w:rsid w:val="00E51B2C"/>
    <w:rsid w:val="00E51CD5"/>
    <w:rsid w:val="00E51D1C"/>
    <w:rsid w:val="00E52446"/>
    <w:rsid w:val="00E52ADD"/>
    <w:rsid w:val="00E52ECE"/>
    <w:rsid w:val="00E52F33"/>
    <w:rsid w:val="00E5304C"/>
    <w:rsid w:val="00E53747"/>
    <w:rsid w:val="00E5376C"/>
    <w:rsid w:val="00E53823"/>
    <w:rsid w:val="00E53BBC"/>
    <w:rsid w:val="00E53E86"/>
    <w:rsid w:val="00E53F5D"/>
    <w:rsid w:val="00E53F8E"/>
    <w:rsid w:val="00E5459C"/>
    <w:rsid w:val="00E548ED"/>
    <w:rsid w:val="00E54B2C"/>
    <w:rsid w:val="00E54D61"/>
    <w:rsid w:val="00E54DE4"/>
    <w:rsid w:val="00E55082"/>
    <w:rsid w:val="00E555DA"/>
    <w:rsid w:val="00E56115"/>
    <w:rsid w:val="00E5697F"/>
    <w:rsid w:val="00E569F7"/>
    <w:rsid w:val="00E56C03"/>
    <w:rsid w:val="00E56DE3"/>
    <w:rsid w:val="00E57002"/>
    <w:rsid w:val="00E57329"/>
    <w:rsid w:val="00E57352"/>
    <w:rsid w:val="00E57360"/>
    <w:rsid w:val="00E57413"/>
    <w:rsid w:val="00E57969"/>
    <w:rsid w:val="00E57978"/>
    <w:rsid w:val="00E57B08"/>
    <w:rsid w:val="00E57E3D"/>
    <w:rsid w:val="00E603BA"/>
    <w:rsid w:val="00E60485"/>
    <w:rsid w:val="00E60681"/>
    <w:rsid w:val="00E60A92"/>
    <w:rsid w:val="00E61055"/>
    <w:rsid w:val="00E61245"/>
    <w:rsid w:val="00E61441"/>
    <w:rsid w:val="00E619BC"/>
    <w:rsid w:val="00E61B3A"/>
    <w:rsid w:val="00E61CF8"/>
    <w:rsid w:val="00E61E23"/>
    <w:rsid w:val="00E61F24"/>
    <w:rsid w:val="00E61FE0"/>
    <w:rsid w:val="00E62127"/>
    <w:rsid w:val="00E621DF"/>
    <w:rsid w:val="00E62689"/>
    <w:rsid w:val="00E62F93"/>
    <w:rsid w:val="00E63102"/>
    <w:rsid w:val="00E63466"/>
    <w:rsid w:val="00E6346E"/>
    <w:rsid w:val="00E6364A"/>
    <w:rsid w:val="00E64289"/>
    <w:rsid w:val="00E6460F"/>
    <w:rsid w:val="00E6465C"/>
    <w:rsid w:val="00E64A47"/>
    <w:rsid w:val="00E64B48"/>
    <w:rsid w:val="00E64E76"/>
    <w:rsid w:val="00E6514C"/>
    <w:rsid w:val="00E654A9"/>
    <w:rsid w:val="00E65B1F"/>
    <w:rsid w:val="00E660C0"/>
    <w:rsid w:val="00E6641E"/>
    <w:rsid w:val="00E66A70"/>
    <w:rsid w:val="00E66CFF"/>
    <w:rsid w:val="00E67546"/>
    <w:rsid w:val="00E678BF"/>
    <w:rsid w:val="00E67935"/>
    <w:rsid w:val="00E67EB6"/>
    <w:rsid w:val="00E67F67"/>
    <w:rsid w:val="00E70038"/>
    <w:rsid w:val="00E702FA"/>
    <w:rsid w:val="00E70818"/>
    <w:rsid w:val="00E70C34"/>
    <w:rsid w:val="00E70E9E"/>
    <w:rsid w:val="00E70F51"/>
    <w:rsid w:val="00E712A4"/>
    <w:rsid w:val="00E7180E"/>
    <w:rsid w:val="00E72209"/>
    <w:rsid w:val="00E723B6"/>
    <w:rsid w:val="00E72B26"/>
    <w:rsid w:val="00E72C7F"/>
    <w:rsid w:val="00E72C8D"/>
    <w:rsid w:val="00E72C96"/>
    <w:rsid w:val="00E72DC5"/>
    <w:rsid w:val="00E73796"/>
    <w:rsid w:val="00E73A8A"/>
    <w:rsid w:val="00E73E4D"/>
    <w:rsid w:val="00E74683"/>
    <w:rsid w:val="00E7481A"/>
    <w:rsid w:val="00E74B22"/>
    <w:rsid w:val="00E74C9D"/>
    <w:rsid w:val="00E74CEE"/>
    <w:rsid w:val="00E74F0E"/>
    <w:rsid w:val="00E7563D"/>
    <w:rsid w:val="00E75D35"/>
    <w:rsid w:val="00E76DD6"/>
    <w:rsid w:val="00E76F9E"/>
    <w:rsid w:val="00E76FCD"/>
    <w:rsid w:val="00E7711C"/>
    <w:rsid w:val="00E77122"/>
    <w:rsid w:val="00E7718C"/>
    <w:rsid w:val="00E7722A"/>
    <w:rsid w:val="00E774FC"/>
    <w:rsid w:val="00E7756E"/>
    <w:rsid w:val="00E7759E"/>
    <w:rsid w:val="00E778D4"/>
    <w:rsid w:val="00E77EB8"/>
    <w:rsid w:val="00E8033A"/>
    <w:rsid w:val="00E8035A"/>
    <w:rsid w:val="00E80664"/>
    <w:rsid w:val="00E80E76"/>
    <w:rsid w:val="00E80E99"/>
    <w:rsid w:val="00E80F86"/>
    <w:rsid w:val="00E80FF6"/>
    <w:rsid w:val="00E82096"/>
    <w:rsid w:val="00E82276"/>
    <w:rsid w:val="00E82361"/>
    <w:rsid w:val="00E82593"/>
    <w:rsid w:val="00E828E7"/>
    <w:rsid w:val="00E82D7F"/>
    <w:rsid w:val="00E839AE"/>
    <w:rsid w:val="00E83B09"/>
    <w:rsid w:val="00E83D8F"/>
    <w:rsid w:val="00E8424F"/>
    <w:rsid w:val="00E846E3"/>
    <w:rsid w:val="00E84929"/>
    <w:rsid w:val="00E8496F"/>
    <w:rsid w:val="00E84D10"/>
    <w:rsid w:val="00E84F4D"/>
    <w:rsid w:val="00E85303"/>
    <w:rsid w:val="00E85751"/>
    <w:rsid w:val="00E85C6B"/>
    <w:rsid w:val="00E86138"/>
    <w:rsid w:val="00E86145"/>
    <w:rsid w:val="00E86296"/>
    <w:rsid w:val="00E86C61"/>
    <w:rsid w:val="00E86E90"/>
    <w:rsid w:val="00E86EE0"/>
    <w:rsid w:val="00E86F4B"/>
    <w:rsid w:val="00E871AC"/>
    <w:rsid w:val="00E87732"/>
    <w:rsid w:val="00E87ABD"/>
    <w:rsid w:val="00E87B7A"/>
    <w:rsid w:val="00E87DB0"/>
    <w:rsid w:val="00E87E51"/>
    <w:rsid w:val="00E90130"/>
    <w:rsid w:val="00E90763"/>
    <w:rsid w:val="00E90790"/>
    <w:rsid w:val="00E907A0"/>
    <w:rsid w:val="00E90921"/>
    <w:rsid w:val="00E90BEE"/>
    <w:rsid w:val="00E9102F"/>
    <w:rsid w:val="00E912C1"/>
    <w:rsid w:val="00E913E8"/>
    <w:rsid w:val="00E91436"/>
    <w:rsid w:val="00E9174A"/>
    <w:rsid w:val="00E91929"/>
    <w:rsid w:val="00E91BA0"/>
    <w:rsid w:val="00E91BD3"/>
    <w:rsid w:val="00E91C9C"/>
    <w:rsid w:val="00E91F4C"/>
    <w:rsid w:val="00E92A32"/>
    <w:rsid w:val="00E92A69"/>
    <w:rsid w:val="00E92B8A"/>
    <w:rsid w:val="00E92BC4"/>
    <w:rsid w:val="00E92BE7"/>
    <w:rsid w:val="00E9311A"/>
    <w:rsid w:val="00E93204"/>
    <w:rsid w:val="00E934F1"/>
    <w:rsid w:val="00E93807"/>
    <w:rsid w:val="00E93A8C"/>
    <w:rsid w:val="00E93E25"/>
    <w:rsid w:val="00E943E9"/>
    <w:rsid w:val="00E946B5"/>
    <w:rsid w:val="00E94A2E"/>
    <w:rsid w:val="00E94FE2"/>
    <w:rsid w:val="00E953BE"/>
    <w:rsid w:val="00E95CA1"/>
    <w:rsid w:val="00E95CAD"/>
    <w:rsid w:val="00E95D44"/>
    <w:rsid w:val="00E96050"/>
    <w:rsid w:val="00E96071"/>
    <w:rsid w:val="00E960E3"/>
    <w:rsid w:val="00E961B2"/>
    <w:rsid w:val="00E96542"/>
    <w:rsid w:val="00E96841"/>
    <w:rsid w:val="00E969F1"/>
    <w:rsid w:val="00E96BE6"/>
    <w:rsid w:val="00E96C46"/>
    <w:rsid w:val="00E96E58"/>
    <w:rsid w:val="00E96EED"/>
    <w:rsid w:val="00E9752B"/>
    <w:rsid w:val="00E97A8C"/>
    <w:rsid w:val="00EA01F5"/>
    <w:rsid w:val="00EA0659"/>
    <w:rsid w:val="00EA08DA"/>
    <w:rsid w:val="00EA0B4A"/>
    <w:rsid w:val="00EA0B69"/>
    <w:rsid w:val="00EA0BBC"/>
    <w:rsid w:val="00EA0FA9"/>
    <w:rsid w:val="00EA11E2"/>
    <w:rsid w:val="00EA15D3"/>
    <w:rsid w:val="00EA1656"/>
    <w:rsid w:val="00EA1877"/>
    <w:rsid w:val="00EA1EE0"/>
    <w:rsid w:val="00EA2884"/>
    <w:rsid w:val="00EA2A71"/>
    <w:rsid w:val="00EA2BC0"/>
    <w:rsid w:val="00EA3439"/>
    <w:rsid w:val="00EA372D"/>
    <w:rsid w:val="00EA38E6"/>
    <w:rsid w:val="00EA3974"/>
    <w:rsid w:val="00EA3BD4"/>
    <w:rsid w:val="00EA476A"/>
    <w:rsid w:val="00EA4A8B"/>
    <w:rsid w:val="00EA4B65"/>
    <w:rsid w:val="00EA4FF7"/>
    <w:rsid w:val="00EA518F"/>
    <w:rsid w:val="00EA52D8"/>
    <w:rsid w:val="00EA5362"/>
    <w:rsid w:val="00EA5785"/>
    <w:rsid w:val="00EA5789"/>
    <w:rsid w:val="00EA5A2E"/>
    <w:rsid w:val="00EA657C"/>
    <w:rsid w:val="00EA687B"/>
    <w:rsid w:val="00EA707F"/>
    <w:rsid w:val="00EA7A23"/>
    <w:rsid w:val="00EA7AAD"/>
    <w:rsid w:val="00EA7EA8"/>
    <w:rsid w:val="00EB0476"/>
    <w:rsid w:val="00EB0818"/>
    <w:rsid w:val="00EB0A47"/>
    <w:rsid w:val="00EB0A8D"/>
    <w:rsid w:val="00EB111A"/>
    <w:rsid w:val="00EB116D"/>
    <w:rsid w:val="00EB11AB"/>
    <w:rsid w:val="00EB13A9"/>
    <w:rsid w:val="00EB14BD"/>
    <w:rsid w:val="00EB14CD"/>
    <w:rsid w:val="00EB15F8"/>
    <w:rsid w:val="00EB178E"/>
    <w:rsid w:val="00EB1BC1"/>
    <w:rsid w:val="00EB1C19"/>
    <w:rsid w:val="00EB23C3"/>
    <w:rsid w:val="00EB2B41"/>
    <w:rsid w:val="00EB3104"/>
    <w:rsid w:val="00EB3181"/>
    <w:rsid w:val="00EB338D"/>
    <w:rsid w:val="00EB3819"/>
    <w:rsid w:val="00EB387A"/>
    <w:rsid w:val="00EB3A15"/>
    <w:rsid w:val="00EB3A79"/>
    <w:rsid w:val="00EB3BDE"/>
    <w:rsid w:val="00EB3D54"/>
    <w:rsid w:val="00EB3D98"/>
    <w:rsid w:val="00EB3D9D"/>
    <w:rsid w:val="00EB3DF8"/>
    <w:rsid w:val="00EB4A59"/>
    <w:rsid w:val="00EB50E6"/>
    <w:rsid w:val="00EB55E5"/>
    <w:rsid w:val="00EB600E"/>
    <w:rsid w:val="00EB6320"/>
    <w:rsid w:val="00EB63A8"/>
    <w:rsid w:val="00EB6428"/>
    <w:rsid w:val="00EB6486"/>
    <w:rsid w:val="00EB6E0C"/>
    <w:rsid w:val="00EB715A"/>
    <w:rsid w:val="00EB7DF9"/>
    <w:rsid w:val="00EB7FB5"/>
    <w:rsid w:val="00EC00BA"/>
    <w:rsid w:val="00EC126C"/>
    <w:rsid w:val="00EC1807"/>
    <w:rsid w:val="00EC1BF3"/>
    <w:rsid w:val="00EC1FA4"/>
    <w:rsid w:val="00EC2157"/>
    <w:rsid w:val="00EC2389"/>
    <w:rsid w:val="00EC28FD"/>
    <w:rsid w:val="00EC2938"/>
    <w:rsid w:val="00EC29E0"/>
    <w:rsid w:val="00EC2B5C"/>
    <w:rsid w:val="00EC2FF2"/>
    <w:rsid w:val="00EC32FA"/>
    <w:rsid w:val="00EC3442"/>
    <w:rsid w:val="00EC386F"/>
    <w:rsid w:val="00EC3A89"/>
    <w:rsid w:val="00EC3CB1"/>
    <w:rsid w:val="00EC3CD9"/>
    <w:rsid w:val="00EC3D5A"/>
    <w:rsid w:val="00EC3E64"/>
    <w:rsid w:val="00EC3F07"/>
    <w:rsid w:val="00EC4015"/>
    <w:rsid w:val="00EC4BBF"/>
    <w:rsid w:val="00EC4C44"/>
    <w:rsid w:val="00EC5099"/>
    <w:rsid w:val="00EC5A03"/>
    <w:rsid w:val="00EC5E48"/>
    <w:rsid w:val="00EC618F"/>
    <w:rsid w:val="00EC6614"/>
    <w:rsid w:val="00EC6AFD"/>
    <w:rsid w:val="00EC735F"/>
    <w:rsid w:val="00EC7607"/>
    <w:rsid w:val="00EC76C9"/>
    <w:rsid w:val="00EC784E"/>
    <w:rsid w:val="00EC7E4A"/>
    <w:rsid w:val="00ED07E7"/>
    <w:rsid w:val="00ED0E4A"/>
    <w:rsid w:val="00ED0EE2"/>
    <w:rsid w:val="00ED111D"/>
    <w:rsid w:val="00ED139C"/>
    <w:rsid w:val="00ED181C"/>
    <w:rsid w:val="00ED1A9F"/>
    <w:rsid w:val="00ED1B61"/>
    <w:rsid w:val="00ED1F1A"/>
    <w:rsid w:val="00ED1F3D"/>
    <w:rsid w:val="00ED218B"/>
    <w:rsid w:val="00ED2340"/>
    <w:rsid w:val="00ED2651"/>
    <w:rsid w:val="00ED28DF"/>
    <w:rsid w:val="00ED2EB5"/>
    <w:rsid w:val="00ED30DC"/>
    <w:rsid w:val="00ED3118"/>
    <w:rsid w:val="00ED40B6"/>
    <w:rsid w:val="00ED414D"/>
    <w:rsid w:val="00ED4A62"/>
    <w:rsid w:val="00ED4BB2"/>
    <w:rsid w:val="00ED4F3E"/>
    <w:rsid w:val="00ED5074"/>
    <w:rsid w:val="00ED54E6"/>
    <w:rsid w:val="00ED57C4"/>
    <w:rsid w:val="00ED5F41"/>
    <w:rsid w:val="00ED61A7"/>
    <w:rsid w:val="00ED69FF"/>
    <w:rsid w:val="00ED6C11"/>
    <w:rsid w:val="00ED6D41"/>
    <w:rsid w:val="00ED6DBF"/>
    <w:rsid w:val="00ED7087"/>
    <w:rsid w:val="00ED70B2"/>
    <w:rsid w:val="00ED70CE"/>
    <w:rsid w:val="00ED7560"/>
    <w:rsid w:val="00ED7D8B"/>
    <w:rsid w:val="00ED7F61"/>
    <w:rsid w:val="00ED7F8B"/>
    <w:rsid w:val="00EE0595"/>
    <w:rsid w:val="00EE0A0F"/>
    <w:rsid w:val="00EE0CEC"/>
    <w:rsid w:val="00EE0F7D"/>
    <w:rsid w:val="00EE0FDB"/>
    <w:rsid w:val="00EE13C5"/>
    <w:rsid w:val="00EE14D5"/>
    <w:rsid w:val="00EE16FD"/>
    <w:rsid w:val="00EE1831"/>
    <w:rsid w:val="00EE1A52"/>
    <w:rsid w:val="00EE1D3D"/>
    <w:rsid w:val="00EE2070"/>
    <w:rsid w:val="00EE2149"/>
    <w:rsid w:val="00EE2272"/>
    <w:rsid w:val="00EE2DAF"/>
    <w:rsid w:val="00EE2E92"/>
    <w:rsid w:val="00EE2ED5"/>
    <w:rsid w:val="00EE2FA4"/>
    <w:rsid w:val="00EE31AE"/>
    <w:rsid w:val="00EE3A39"/>
    <w:rsid w:val="00EE3AF7"/>
    <w:rsid w:val="00EE40CF"/>
    <w:rsid w:val="00EE4286"/>
    <w:rsid w:val="00EE42CA"/>
    <w:rsid w:val="00EE447D"/>
    <w:rsid w:val="00EE46AC"/>
    <w:rsid w:val="00EE4FA6"/>
    <w:rsid w:val="00EE554C"/>
    <w:rsid w:val="00EE5851"/>
    <w:rsid w:val="00EE5A09"/>
    <w:rsid w:val="00EE6190"/>
    <w:rsid w:val="00EE6231"/>
    <w:rsid w:val="00EE666D"/>
    <w:rsid w:val="00EE6670"/>
    <w:rsid w:val="00EE67F0"/>
    <w:rsid w:val="00EE68B4"/>
    <w:rsid w:val="00EE6A27"/>
    <w:rsid w:val="00EE6ACC"/>
    <w:rsid w:val="00EE6DF4"/>
    <w:rsid w:val="00EE7002"/>
    <w:rsid w:val="00EE794F"/>
    <w:rsid w:val="00EE7C48"/>
    <w:rsid w:val="00EE7DAA"/>
    <w:rsid w:val="00EF0044"/>
    <w:rsid w:val="00EF0060"/>
    <w:rsid w:val="00EF055B"/>
    <w:rsid w:val="00EF07AC"/>
    <w:rsid w:val="00EF0815"/>
    <w:rsid w:val="00EF0901"/>
    <w:rsid w:val="00EF0A65"/>
    <w:rsid w:val="00EF0D15"/>
    <w:rsid w:val="00EF0DFF"/>
    <w:rsid w:val="00EF0EFC"/>
    <w:rsid w:val="00EF1341"/>
    <w:rsid w:val="00EF159E"/>
    <w:rsid w:val="00EF16A6"/>
    <w:rsid w:val="00EF1E29"/>
    <w:rsid w:val="00EF1F49"/>
    <w:rsid w:val="00EF2AB5"/>
    <w:rsid w:val="00EF318D"/>
    <w:rsid w:val="00EF324D"/>
    <w:rsid w:val="00EF3524"/>
    <w:rsid w:val="00EF35DA"/>
    <w:rsid w:val="00EF4076"/>
    <w:rsid w:val="00EF45C9"/>
    <w:rsid w:val="00EF4B10"/>
    <w:rsid w:val="00EF534D"/>
    <w:rsid w:val="00EF5879"/>
    <w:rsid w:val="00EF5B76"/>
    <w:rsid w:val="00EF5C87"/>
    <w:rsid w:val="00EF5D4F"/>
    <w:rsid w:val="00EF5FE9"/>
    <w:rsid w:val="00EF63D1"/>
    <w:rsid w:val="00EF6A66"/>
    <w:rsid w:val="00EF6ACC"/>
    <w:rsid w:val="00EF6C4F"/>
    <w:rsid w:val="00EF6DB9"/>
    <w:rsid w:val="00EF6E74"/>
    <w:rsid w:val="00EF7412"/>
    <w:rsid w:val="00EF7515"/>
    <w:rsid w:val="00EF760F"/>
    <w:rsid w:val="00EF76DF"/>
    <w:rsid w:val="00EF7746"/>
    <w:rsid w:val="00F001A9"/>
    <w:rsid w:val="00F00918"/>
    <w:rsid w:val="00F00B4C"/>
    <w:rsid w:val="00F00C22"/>
    <w:rsid w:val="00F00D2A"/>
    <w:rsid w:val="00F00E3A"/>
    <w:rsid w:val="00F0122E"/>
    <w:rsid w:val="00F01541"/>
    <w:rsid w:val="00F026BD"/>
    <w:rsid w:val="00F0271F"/>
    <w:rsid w:val="00F02C6D"/>
    <w:rsid w:val="00F02EB1"/>
    <w:rsid w:val="00F034AD"/>
    <w:rsid w:val="00F0390D"/>
    <w:rsid w:val="00F03C92"/>
    <w:rsid w:val="00F03DCB"/>
    <w:rsid w:val="00F0414B"/>
    <w:rsid w:val="00F04774"/>
    <w:rsid w:val="00F047CA"/>
    <w:rsid w:val="00F04BE3"/>
    <w:rsid w:val="00F04D8E"/>
    <w:rsid w:val="00F04EF5"/>
    <w:rsid w:val="00F052BE"/>
    <w:rsid w:val="00F058F2"/>
    <w:rsid w:val="00F05FA5"/>
    <w:rsid w:val="00F06190"/>
    <w:rsid w:val="00F064BC"/>
    <w:rsid w:val="00F06DBF"/>
    <w:rsid w:val="00F071D9"/>
    <w:rsid w:val="00F07982"/>
    <w:rsid w:val="00F1026B"/>
    <w:rsid w:val="00F1027A"/>
    <w:rsid w:val="00F1034A"/>
    <w:rsid w:val="00F10567"/>
    <w:rsid w:val="00F10678"/>
    <w:rsid w:val="00F11195"/>
    <w:rsid w:val="00F11850"/>
    <w:rsid w:val="00F11A80"/>
    <w:rsid w:val="00F11C76"/>
    <w:rsid w:val="00F11F68"/>
    <w:rsid w:val="00F12104"/>
    <w:rsid w:val="00F12709"/>
    <w:rsid w:val="00F12884"/>
    <w:rsid w:val="00F12B2B"/>
    <w:rsid w:val="00F12F96"/>
    <w:rsid w:val="00F13121"/>
    <w:rsid w:val="00F131B4"/>
    <w:rsid w:val="00F1370A"/>
    <w:rsid w:val="00F138BE"/>
    <w:rsid w:val="00F139D0"/>
    <w:rsid w:val="00F13AAC"/>
    <w:rsid w:val="00F13AD8"/>
    <w:rsid w:val="00F13BC9"/>
    <w:rsid w:val="00F1464E"/>
    <w:rsid w:val="00F14739"/>
    <w:rsid w:val="00F14E7A"/>
    <w:rsid w:val="00F14EBE"/>
    <w:rsid w:val="00F152CE"/>
    <w:rsid w:val="00F15395"/>
    <w:rsid w:val="00F15634"/>
    <w:rsid w:val="00F15A10"/>
    <w:rsid w:val="00F15B99"/>
    <w:rsid w:val="00F15C93"/>
    <w:rsid w:val="00F15DC2"/>
    <w:rsid w:val="00F15F53"/>
    <w:rsid w:val="00F16266"/>
    <w:rsid w:val="00F16B06"/>
    <w:rsid w:val="00F16B0E"/>
    <w:rsid w:val="00F16B32"/>
    <w:rsid w:val="00F16B5A"/>
    <w:rsid w:val="00F16D54"/>
    <w:rsid w:val="00F16E16"/>
    <w:rsid w:val="00F17530"/>
    <w:rsid w:val="00F175AC"/>
    <w:rsid w:val="00F1766B"/>
    <w:rsid w:val="00F20D06"/>
    <w:rsid w:val="00F2109D"/>
    <w:rsid w:val="00F21167"/>
    <w:rsid w:val="00F21464"/>
    <w:rsid w:val="00F2179C"/>
    <w:rsid w:val="00F21A7C"/>
    <w:rsid w:val="00F21FE4"/>
    <w:rsid w:val="00F22094"/>
    <w:rsid w:val="00F221AF"/>
    <w:rsid w:val="00F224D4"/>
    <w:rsid w:val="00F22683"/>
    <w:rsid w:val="00F226DA"/>
    <w:rsid w:val="00F22AE6"/>
    <w:rsid w:val="00F230F2"/>
    <w:rsid w:val="00F2325E"/>
    <w:rsid w:val="00F233E5"/>
    <w:rsid w:val="00F236A8"/>
    <w:rsid w:val="00F238FF"/>
    <w:rsid w:val="00F239A6"/>
    <w:rsid w:val="00F239DE"/>
    <w:rsid w:val="00F23EB2"/>
    <w:rsid w:val="00F23F32"/>
    <w:rsid w:val="00F23F53"/>
    <w:rsid w:val="00F241F8"/>
    <w:rsid w:val="00F2529A"/>
    <w:rsid w:val="00F2585C"/>
    <w:rsid w:val="00F258EC"/>
    <w:rsid w:val="00F259B4"/>
    <w:rsid w:val="00F25C58"/>
    <w:rsid w:val="00F2620D"/>
    <w:rsid w:val="00F26251"/>
    <w:rsid w:val="00F26337"/>
    <w:rsid w:val="00F268BE"/>
    <w:rsid w:val="00F268DC"/>
    <w:rsid w:val="00F26CAC"/>
    <w:rsid w:val="00F26E60"/>
    <w:rsid w:val="00F26EF9"/>
    <w:rsid w:val="00F2709F"/>
    <w:rsid w:val="00F2738A"/>
    <w:rsid w:val="00F27AA1"/>
    <w:rsid w:val="00F27ADC"/>
    <w:rsid w:val="00F27F45"/>
    <w:rsid w:val="00F27F5B"/>
    <w:rsid w:val="00F308CA"/>
    <w:rsid w:val="00F30A2A"/>
    <w:rsid w:val="00F30ACD"/>
    <w:rsid w:val="00F3108B"/>
    <w:rsid w:val="00F312A6"/>
    <w:rsid w:val="00F31E56"/>
    <w:rsid w:val="00F32044"/>
    <w:rsid w:val="00F3224F"/>
    <w:rsid w:val="00F3239A"/>
    <w:rsid w:val="00F328F7"/>
    <w:rsid w:val="00F32E25"/>
    <w:rsid w:val="00F32EB9"/>
    <w:rsid w:val="00F32F31"/>
    <w:rsid w:val="00F32F97"/>
    <w:rsid w:val="00F3341F"/>
    <w:rsid w:val="00F33811"/>
    <w:rsid w:val="00F33AEF"/>
    <w:rsid w:val="00F33B39"/>
    <w:rsid w:val="00F33C08"/>
    <w:rsid w:val="00F33E10"/>
    <w:rsid w:val="00F3411B"/>
    <w:rsid w:val="00F341FA"/>
    <w:rsid w:val="00F34224"/>
    <w:rsid w:val="00F34314"/>
    <w:rsid w:val="00F344B6"/>
    <w:rsid w:val="00F34B60"/>
    <w:rsid w:val="00F35228"/>
    <w:rsid w:val="00F35257"/>
    <w:rsid w:val="00F35618"/>
    <w:rsid w:val="00F357E9"/>
    <w:rsid w:val="00F35ADB"/>
    <w:rsid w:val="00F35DE1"/>
    <w:rsid w:val="00F35F52"/>
    <w:rsid w:val="00F35F5C"/>
    <w:rsid w:val="00F364B2"/>
    <w:rsid w:val="00F37063"/>
    <w:rsid w:val="00F371AA"/>
    <w:rsid w:val="00F4060E"/>
    <w:rsid w:val="00F40919"/>
    <w:rsid w:val="00F40CF2"/>
    <w:rsid w:val="00F413E8"/>
    <w:rsid w:val="00F41455"/>
    <w:rsid w:val="00F4146B"/>
    <w:rsid w:val="00F41CBC"/>
    <w:rsid w:val="00F4236A"/>
    <w:rsid w:val="00F423AE"/>
    <w:rsid w:val="00F42592"/>
    <w:rsid w:val="00F426CB"/>
    <w:rsid w:val="00F42887"/>
    <w:rsid w:val="00F42CB7"/>
    <w:rsid w:val="00F42D2F"/>
    <w:rsid w:val="00F42DCB"/>
    <w:rsid w:val="00F4318E"/>
    <w:rsid w:val="00F432B9"/>
    <w:rsid w:val="00F43A50"/>
    <w:rsid w:val="00F44354"/>
    <w:rsid w:val="00F44566"/>
    <w:rsid w:val="00F44644"/>
    <w:rsid w:val="00F446B9"/>
    <w:rsid w:val="00F44A96"/>
    <w:rsid w:val="00F44F9F"/>
    <w:rsid w:val="00F45301"/>
    <w:rsid w:val="00F45747"/>
    <w:rsid w:val="00F457AC"/>
    <w:rsid w:val="00F464BD"/>
    <w:rsid w:val="00F466EC"/>
    <w:rsid w:val="00F46AAE"/>
    <w:rsid w:val="00F46AFA"/>
    <w:rsid w:val="00F470AE"/>
    <w:rsid w:val="00F473A5"/>
    <w:rsid w:val="00F47555"/>
    <w:rsid w:val="00F479B2"/>
    <w:rsid w:val="00F47E97"/>
    <w:rsid w:val="00F47FDE"/>
    <w:rsid w:val="00F50411"/>
    <w:rsid w:val="00F5065D"/>
    <w:rsid w:val="00F506B2"/>
    <w:rsid w:val="00F51731"/>
    <w:rsid w:val="00F51D31"/>
    <w:rsid w:val="00F51D8E"/>
    <w:rsid w:val="00F51EE5"/>
    <w:rsid w:val="00F51EE6"/>
    <w:rsid w:val="00F51FBC"/>
    <w:rsid w:val="00F51FBF"/>
    <w:rsid w:val="00F5209F"/>
    <w:rsid w:val="00F5248A"/>
    <w:rsid w:val="00F52718"/>
    <w:rsid w:val="00F527CB"/>
    <w:rsid w:val="00F528DB"/>
    <w:rsid w:val="00F52C4F"/>
    <w:rsid w:val="00F52C85"/>
    <w:rsid w:val="00F52E4B"/>
    <w:rsid w:val="00F52EEA"/>
    <w:rsid w:val="00F5322D"/>
    <w:rsid w:val="00F53500"/>
    <w:rsid w:val="00F5377C"/>
    <w:rsid w:val="00F53E5D"/>
    <w:rsid w:val="00F53F87"/>
    <w:rsid w:val="00F53FB3"/>
    <w:rsid w:val="00F53FE7"/>
    <w:rsid w:val="00F543BC"/>
    <w:rsid w:val="00F5455E"/>
    <w:rsid w:val="00F546C1"/>
    <w:rsid w:val="00F54B4A"/>
    <w:rsid w:val="00F54CBD"/>
    <w:rsid w:val="00F5530D"/>
    <w:rsid w:val="00F558ED"/>
    <w:rsid w:val="00F559DC"/>
    <w:rsid w:val="00F56386"/>
    <w:rsid w:val="00F56BAB"/>
    <w:rsid w:val="00F56C3E"/>
    <w:rsid w:val="00F56CE4"/>
    <w:rsid w:val="00F56F91"/>
    <w:rsid w:val="00F57079"/>
    <w:rsid w:val="00F570D8"/>
    <w:rsid w:val="00F570FD"/>
    <w:rsid w:val="00F571B7"/>
    <w:rsid w:val="00F572B3"/>
    <w:rsid w:val="00F57685"/>
    <w:rsid w:val="00F60133"/>
    <w:rsid w:val="00F6047D"/>
    <w:rsid w:val="00F606B8"/>
    <w:rsid w:val="00F60EAD"/>
    <w:rsid w:val="00F61028"/>
    <w:rsid w:val="00F61449"/>
    <w:rsid w:val="00F6166D"/>
    <w:rsid w:val="00F61D64"/>
    <w:rsid w:val="00F62396"/>
    <w:rsid w:val="00F624ED"/>
    <w:rsid w:val="00F624F3"/>
    <w:rsid w:val="00F6281F"/>
    <w:rsid w:val="00F62A28"/>
    <w:rsid w:val="00F62F5F"/>
    <w:rsid w:val="00F6312E"/>
    <w:rsid w:val="00F632FA"/>
    <w:rsid w:val="00F63664"/>
    <w:rsid w:val="00F63F25"/>
    <w:rsid w:val="00F643CB"/>
    <w:rsid w:val="00F6444E"/>
    <w:rsid w:val="00F64CED"/>
    <w:rsid w:val="00F64D23"/>
    <w:rsid w:val="00F65519"/>
    <w:rsid w:val="00F65B08"/>
    <w:rsid w:val="00F65C7B"/>
    <w:rsid w:val="00F65CCE"/>
    <w:rsid w:val="00F65EFE"/>
    <w:rsid w:val="00F66053"/>
    <w:rsid w:val="00F661A7"/>
    <w:rsid w:val="00F6638C"/>
    <w:rsid w:val="00F664A5"/>
    <w:rsid w:val="00F6653C"/>
    <w:rsid w:val="00F66741"/>
    <w:rsid w:val="00F667CC"/>
    <w:rsid w:val="00F66BB9"/>
    <w:rsid w:val="00F66D65"/>
    <w:rsid w:val="00F66EC0"/>
    <w:rsid w:val="00F66F99"/>
    <w:rsid w:val="00F67BE7"/>
    <w:rsid w:val="00F67CE1"/>
    <w:rsid w:val="00F70220"/>
    <w:rsid w:val="00F70D98"/>
    <w:rsid w:val="00F70E40"/>
    <w:rsid w:val="00F710FE"/>
    <w:rsid w:val="00F712E0"/>
    <w:rsid w:val="00F71B98"/>
    <w:rsid w:val="00F722D3"/>
    <w:rsid w:val="00F7274D"/>
    <w:rsid w:val="00F72BA4"/>
    <w:rsid w:val="00F72C48"/>
    <w:rsid w:val="00F72CE7"/>
    <w:rsid w:val="00F734D6"/>
    <w:rsid w:val="00F73589"/>
    <w:rsid w:val="00F7384F"/>
    <w:rsid w:val="00F73B9E"/>
    <w:rsid w:val="00F74320"/>
    <w:rsid w:val="00F743DB"/>
    <w:rsid w:val="00F74A7E"/>
    <w:rsid w:val="00F74AFB"/>
    <w:rsid w:val="00F74D54"/>
    <w:rsid w:val="00F75125"/>
    <w:rsid w:val="00F756E6"/>
    <w:rsid w:val="00F7583D"/>
    <w:rsid w:val="00F75932"/>
    <w:rsid w:val="00F75943"/>
    <w:rsid w:val="00F75FB3"/>
    <w:rsid w:val="00F764F8"/>
    <w:rsid w:val="00F77200"/>
    <w:rsid w:val="00F77339"/>
    <w:rsid w:val="00F7741B"/>
    <w:rsid w:val="00F778B2"/>
    <w:rsid w:val="00F77A28"/>
    <w:rsid w:val="00F77B41"/>
    <w:rsid w:val="00F77C97"/>
    <w:rsid w:val="00F77E66"/>
    <w:rsid w:val="00F77EE9"/>
    <w:rsid w:val="00F77EFF"/>
    <w:rsid w:val="00F77FF4"/>
    <w:rsid w:val="00F80403"/>
    <w:rsid w:val="00F80B2A"/>
    <w:rsid w:val="00F80DC6"/>
    <w:rsid w:val="00F80E74"/>
    <w:rsid w:val="00F8148A"/>
    <w:rsid w:val="00F8188F"/>
    <w:rsid w:val="00F81955"/>
    <w:rsid w:val="00F81AFE"/>
    <w:rsid w:val="00F81F19"/>
    <w:rsid w:val="00F81FE4"/>
    <w:rsid w:val="00F820D6"/>
    <w:rsid w:val="00F82514"/>
    <w:rsid w:val="00F828EE"/>
    <w:rsid w:val="00F830BD"/>
    <w:rsid w:val="00F831BD"/>
    <w:rsid w:val="00F83ACB"/>
    <w:rsid w:val="00F83DC8"/>
    <w:rsid w:val="00F83DCA"/>
    <w:rsid w:val="00F8404A"/>
    <w:rsid w:val="00F841D8"/>
    <w:rsid w:val="00F84261"/>
    <w:rsid w:val="00F84D81"/>
    <w:rsid w:val="00F85781"/>
    <w:rsid w:val="00F85C4B"/>
    <w:rsid w:val="00F863CA"/>
    <w:rsid w:val="00F86597"/>
    <w:rsid w:val="00F868FD"/>
    <w:rsid w:val="00F8696F"/>
    <w:rsid w:val="00F87815"/>
    <w:rsid w:val="00F87C51"/>
    <w:rsid w:val="00F87FB1"/>
    <w:rsid w:val="00F87FEB"/>
    <w:rsid w:val="00F90829"/>
    <w:rsid w:val="00F90988"/>
    <w:rsid w:val="00F90C7E"/>
    <w:rsid w:val="00F9136B"/>
    <w:rsid w:val="00F915F2"/>
    <w:rsid w:val="00F91B46"/>
    <w:rsid w:val="00F91C0A"/>
    <w:rsid w:val="00F92029"/>
    <w:rsid w:val="00F924CC"/>
    <w:rsid w:val="00F92563"/>
    <w:rsid w:val="00F925A9"/>
    <w:rsid w:val="00F93058"/>
    <w:rsid w:val="00F93160"/>
    <w:rsid w:val="00F93F95"/>
    <w:rsid w:val="00F94669"/>
    <w:rsid w:val="00F949B9"/>
    <w:rsid w:val="00F9544D"/>
    <w:rsid w:val="00F954E9"/>
    <w:rsid w:val="00F955B2"/>
    <w:rsid w:val="00F956FB"/>
    <w:rsid w:val="00F95713"/>
    <w:rsid w:val="00F958F5"/>
    <w:rsid w:val="00F95B2B"/>
    <w:rsid w:val="00F95CEB"/>
    <w:rsid w:val="00F966C0"/>
    <w:rsid w:val="00F968B1"/>
    <w:rsid w:val="00F96A78"/>
    <w:rsid w:val="00F96C9D"/>
    <w:rsid w:val="00F96E43"/>
    <w:rsid w:val="00F97045"/>
    <w:rsid w:val="00F97211"/>
    <w:rsid w:val="00F97AA9"/>
    <w:rsid w:val="00F97B9D"/>
    <w:rsid w:val="00F97D02"/>
    <w:rsid w:val="00F97EC3"/>
    <w:rsid w:val="00F97F89"/>
    <w:rsid w:val="00FA0194"/>
    <w:rsid w:val="00FA0392"/>
    <w:rsid w:val="00FA0A51"/>
    <w:rsid w:val="00FA0F06"/>
    <w:rsid w:val="00FA103E"/>
    <w:rsid w:val="00FA1177"/>
    <w:rsid w:val="00FA177E"/>
    <w:rsid w:val="00FA19FF"/>
    <w:rsid w:val="00FA20D6"/>
    <w:rsid w:val="00FA20DA"/>
    <w:rsid w:val="00FA2356"/>
    <w:rsid w:val="00FA2453"/>
    <w:rsid w:val="00FA25EA"/>
    <w:rsid w:val="00FA28FE"/>
    <w:rsid w:val="00FA2DAA"/>
    <w:rsid w:val="00FA2E6A"/>
    <w:rsid w:val="00FA3139"/>
    <w:rsid w:val="00FA3293"/>
    <w:rsid w:val="00FA3734"/>
    <w:rsid w:val="00FA3DEA"/>
    <w:rsid w:val="00FA3EDB"/>
    <w:rsid w:val="00FA3F5A"/>
    <w:rsid w:val="00FA4570"/>
    <w:rsid w:val="00FA4652"/>
    <w:rsid w:val="00FA4E1C"/>
    <w:rsid w:val="00FA5A82"/>
    <w:rsid w:val="00FA637E"/>
    <w:rsid w:val="00FA6417"/>
    <w:rsid w:val="00FA649F"/>
    <w:rsid w:val="00FA6758"/>
    <w:rsid w:val="00FA6B2F"/>
    <w:rsid w:val="00FA6C5C"/>
    <w:rsid w:val="00FA6E33"/>
    <w:rsid w:val="00FA71D5"/>
    <w:rsid w:val="00FA7407"/>
    <w:rsid w:val="00FA7AF9"/>
    <w:rsid w:val="00FA7C9A"/>
    <w:rsid w:val="00FB02A2"/>
    <w:rsid w:val="00FB0659"/>
    <w:rsid w:val="00FB0CB0"/>
    <w:rsid w:val="00FB0D47"/>
    <w:rsid w:val="00FB14B9"/>
    <w:rsid w:val="00FB16EC"/>
    <w:rsid w:val="00FB1A6A"/>
    <w:rsid w:val="00FB1F6D"/>
    <w:rsid w:val="00FB1FAD"/>
    <w:rsid w:val="00FB24CB"/>
    <w:rsid w:val="00FB2569"/>
    <w:rsid w:val="00FB26B4"/>
    <w:rsid w:val="00FB2B22"/>
    <w:rsid w:val="00FB342F"/>
    <w:rsid w:val="00FB36D4"/>
    <w:rsid w:val="00FB3CFA"/>
    <w:rsid w:val="00FB3D8E"/>
    <w:rsid w:val="00FB40FE"/>
    <w:rsid w:val="00FB475B"/>
    <w:rsid w:val="00FB539D"/>
    <w:rsid w:val="00FB5524"/>
    <w:rsid w:val="00FB5552"/>
    <w:rsid w:val="00FB5E8C"/>
    <w:rsid w:val="00FB6C29"/>
    <w:rsid w:val="00FB6D9A"/>
    <w:rsid w:val="00FB6E24"/>
    <w:rsid w:val="00FB7042"/>
    <w:rsid w:val="00FB7163"/>
    <w:rsid w:val="00FB7677"/>
    <w:rsid w:val="00FB772F"/>
    <w:rsid w:val="00FB787D"/>
    <w:rsid w:val="00FB7934"/>
    <w:rsid w:val="00FB7A5A"/>
    <w:rsid w:val="00FC0069"/>
    <w:rsid w:val="00FC06D6"/>
    <w:rsid w:val="00FC07D9"/>
    <w:rsid w:val="00FC0B43"/>
    <w:rsid w:val="00FC0BD1"/>
    <w:rsid w:val="00FC1032"/>
    <w:rsid w:val="00FC1167"/>
    <w:rsid w:val="00FC1B5B"/>
    <w:rsid w:val="00FC1EA7"/>
    <w:rsid w:val="00FC2E9E"/>
    <w:rsid w:val="00FC31B5"/>
    <w:rsid w:val="00FC36F3"/>
    <w:rsid w:val="00FC3A2B"/>
    <w:rsid w:val="00FC4114"/>
    <w:rsid w:val="00FC42CA"/>
    <w:rsid w:val="00FC46D6"/>
    <w:rsid w:val="00FC495F"/>
    <w:rsid w:val="00FC4B45"/>
    <w:rsid w:val="00FC4C4F"/>
    <w:rsid w:val="00FC5087"/>
    <w:rsid w:val="00FC531A"/>
    <w:rsid w:val="00FC53DE"/>
    <w:rsid w:val="00FC59E7"/>
    <w:rsid w:val="00FC5F4B"/>
    <w:rsid w:val="00FC5FB1"/>
    <w:rsid w:val="00FC6573"/>
    <w:rsid w:val="00FC6A07"/>
    <w:rsid w:val="00FC73AA"/>
    <w:rsid w:val="00FC758A"/>
    <w:rsid w:val="00FC7EC2"/>
    <w:rsid w:val="00FD01B2"/>
    <w:rsid w:val="00FD043B"/>
    <w:rsid w:val="00FD04C0"/>
    <w:rsid w:val="00FD04D4"/>
    <w:rsid w:val="00FD04E5"/>
    <w:rsid w:val="00FD0F20"/>
    <w:rsid w:val="00FD0F6C"/>
    <w:rsid w:val="00FD1C96"/>
    <w:rsid w:val="00FD216F"/>
    <w:rsid w:val="00FD2819"/>
    <w:rsid w:val="00FD2E58"/>
    <w:rsid w:val="00FD300D"/>
    <w:rsid w:val="00FD30BD"/>
    <w:rsid w:val="00FD30D4"/>
    <w:rsid w:val="00FD316C"/>
    <w:rsid w:val="00FD38EE"/>
    <w:rsid w:val="00FD3B56"/>
    <w:rsid w:val="00FD4058"/>
    <w:rsid w:val="00FD412F"/>
    <w:rsid w:val="00FD414C"/>
    <w:rsid w:val="00FD47AF"/>
    <w:rsid w:val="00FD4BD6"/>
    <w:rsid w:val="00FD4C27"/>
    <w:rsid w:val="00FD4CB3"/>
    <w:rsid w:val="00FD4EEA"/>
    <w:rsid w:val="00FD5386"/>
    <w:rsid w:val="00FD558E"/>
    <w:rsid w:val="00FD5BAC"/>
    <w:rsid w:val="00FD5F60"/>
    <w:rsid w:val="00FD5FB8"/>
    <w:rsid w:val="00FD6094"/>
    <w:rsid w:val="00FD60D5"/>
    <w:rsid w:val="00FD678C"/>
    <w:rsid w:val="00FD68CD"/>
    <w:rsid w:val="00FD6EF4"/>
    <w:rsid w:val="00FD6FA2"/>
    <w:rsid w:val="00FD77BB"/>
    <w:rsid w:val="00FD7CDD"/>
    <w:rsid w:val="00FD7E3F"/>
    <w:rsid w:val="00FD7E99"/>
    <w:rsid w:val="00FE0092"/>
    <w:rsid w:val="00FE011B"/>
    <w:rsid w:val="00FE012D"/>
    <w:rsid w:val="00FE0155"/>
    <w:rsid w:val="00FE064D"/>
    <w:rsid w:val="00FE0718"/>
    <w:rsid w:val="00FE0950"/>
    <w:rsid w:val="00FE12BE"/>
    <w:rsid w:val="00FE15CC"/>
    <w:rsid w:val="00FE1686"/>
    <w:rsid w:val="00FE1969"/>
    <w:rsid w:val="00FE1977"/>
    <w:rsid w:val="00FE1DB0"/>
    <w:rsid w:val="00FE1DC5"/>
    <w:rsid w:val="00FE1E45"/>
    <w:rsid w:val="00FE2354"/>
    <w:rsid w:val="00FE23AD"/>
    <w:rsid w:val="00FE23CE"/>
    <w:rsid w:val="00FE253E"/>
    <w:rsid w:val="00FE260D"/>
    <w:rsid w:val="00FE2C76"/>
    <w:rsid w:val="00FE2FC3"/>
    <w:rsid w:val="00FE3F25"/>
    <w:rsid w:val="00FE3F38"/>
    <w:rsid w:val="00FE420C"/>
    <w:rsid w:val="00FE422A"/>
    <w:rsid w:val="00FE5343"/>
    <w:rsid w:val="00FE563B"/>
    <w:rsid w:val="00FE5871"/>
    <w:rsid w:val="00FE59F2"/>
    <w:rsid w:val="00FE5C8F"/>
    <w:rsid w:val="00FE60D0"/>
    <w:rsid w:val="00FE62C8"/>
    <w:rsid w:val="00FE6632"/>
    <w:rsid w:val="00FE66E7"/>
    <w:rsid w:val="00FE6716"/>
    <w:rsid w:val="00FE6F70"/>
    <w:rsid w:val="00FE7509"/>
    <w:rsid w:val="00FE7EB3"/>
    <w:rsid w:val="00FE7EFF"/>
    <w:rsid w:val="00FF005B"/>
    <w:rsid w:val="00FF0393"/>
    <w:rsid w:val="00FF0569"/>
    <w:rsid w:val="00FF05BB"/>
    <w:rsid w:val="00FF07D6"/>
    <w:rsid w:val="00FF106C"/>
    <w:rsid w:val="00FF1578"/>
    <w:rsid w:val="00FF1586"/>
    <w:rsid w:val="00FF213A"/>
    <w:rsid w:val="00FF214E"/>
    <w:rsid w:val="00FF2155"/>
    <w:rsid w:val="00FF2349"/>
    <w:rsid w:val="00FF277D"/>
    <w:rsid w:val="00FF29B6"/>
    <w:rsid w:val="00FF29D1"/>
    <w:rsid w:val="00FF2BD6"/>
    <w:rsid w:val="00FF2F88"/>
    <w:rsid w:val="00FF3094"/>
    <w:rsid w:val="00FF31C6"/>
    <w:rsid w:val="00FF37B1"/>
    <w:rsid w:val="00FF37F1"/>
    <w:rsid w:val="00FF4079"/>
    <w:rsid w:val="00FF41EF"/>
    <w:rsid w:val="00FF42DE"/>
    <w:rsid w:val="00FF439B"/>
    <w:rsid w:val="00FF4CCE"/>
    <w:rsid w:val="00FF4FD1"/>
    <w:rsid w:val="00FF5423"/>
    <w:rsid w:val="00FF5626"/>
    <w:rsid w:val="00FF573A"/>
    <w:rsid w:val="00FF5B94"/>
    <w:rsid w:val="00FF5E80"/>
    <w:rsid w:val="00FF5F2C"/>
    <w:rsid w:val="00FF6064"/>
    <w:rsid w:val="00FF6246"/>
    <w:rsid w:val="00FF6451"/>
    <w:rsid w:val="00FF6C80"/>
    <w:rsid w:val="00FF6D29"/>
    <w:rsid w:val="00FF73BF"/>
    <w:rsid w:val="00FF744C"/>
    <w:rsid w:val="00FF749A"/>
    <w:rsid w:val="00FF786F"/>
    <w:rsid w:val="00FF78B7"/>
    <w:rsid w:val="00FF7ABE"/>
    <w:rsid w:val="00FF7C62"/>
    <w:rsid w:val="00FF7E9B"/>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EA0D"/>
  <w15:docId w15:val="{B74EBF1D-218E-4EB8-946D-7C7764CDA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1A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40A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940A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15291F"/>
    <w:pPr>
      <w:spacing w:beforeAutospacing="1" w:afterAutospacing="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qFormat/>
    <w:rsid w:val="0015291F"/>
    <w:rPr>
      <w:rFonts w:ascii="Times New Roman" w:eastAsia="Times New Roman" w:hAnsi="Times New Roman" w:cs="Times New Roman"/>
      <w:b/>
      <w:bCs/>
      <w:sz w:val="24"/>
      <w:szCs w:val="24"/>
    </w:rPr>
  </w:style>
  <w:style w:type="character" w:customStyle="1" w:styleId="amqckf">
    <w:name w:val="amqckf"/>
    <w:basedOn w:val="DefaultParagraphFont"/>
    <w:qFormat/>
    <w:rsid w:val="006C71A4"/>
  </w:style>
  <w:style w:type="character" w:customStyle="1" w:styleId="dpvwyc">
    <w:name w:val="dpvwyc"/>
    <w:basedOn w:val="DefaultParagraphFont"/>
    <w:qFormat/>
    <w:rsid w:val="006C71A4"/>
  </w:style>
  <w:style w:type="character" w:styleId="Hyperlink">
    <w:name w:val="Hyperlink"/>
    <w:basedOn w:val="DefaultParagraphFont"/>
    <w:uiPriority w:val="99"/>
    <w:unhideWhenUsed/>
    <w:rsid w:val="006C71A4"/>
    <w:rPr>
      <w:color w:val="0000FF"/>
      <w:u w:val="single"/>
    </w:rPr>
  </w:style>
  <w:style w:type="character" w:customStyle="1" w:styleId="chb8o">
    <w:name w:val="chb8o"/>
    <w:basedOn w:val="DefaultParagraphFont"/>
    <w:qFormat/>
    <w:rsid w:val="006C71A4"/>
  </w:style>
  <w:style w:type="character" w:customStyle="1" w:styleId="ynrlnc">
    <w:name w:val="ynrlnc"/>
    <w:basedOn w:val="DefaultParagraphFont"/>
    <w:qFormat/>
    <w:rsid w:val="006C71A4"/>
  </w:style>
  <w:style w:type="character" w:customStyle="1" w:styleId="vq3ylb">
    <w:name w:val="vq3ylb"/>
    <w:basedOn w:val="DefaultParagraphFont"/>
    <w:qFormat/>
    <w:rsid w:val="006C71A4"/>
  </w:style>
  <w:style w:type="character" w:customStyle="1" w:styleId="Heading2Char">
    <w:name w:val="Heading 2 Char"/>
    <w:basedOn w:val="DefaultParagraphFont"/>
    <w:link w:val="Heading2"/>
    <w:uiPriority w:val="9"/>
    <w:qFormat/>
    <w:rsid w:val="00C940A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C940A7"/>
    <w:rPr>
      <w:rFonts w:asciiTheme="majorHAnsi" w:eastAsiaTheme="majorEastAsia" w:hAnsiTheme="majorHAnsi" w:cstheme="majorBidi"/>
      <w:color w:val="1F4D78" w:themeColor="accent1" w:themeShade="7F"/>
      <w:sz w:val="24"/>
      <w:szCs w:val="24"/>
    </w:rPr>
  </w:style>
  <w:style w:type="character" w:customStyle="1" w:styleId="ho">
    <w:name w:val="ho"/>
    <w:basedOn w:val="DefaultParagraphFont"/>
    <w:qFormat/>
    <w:rsid w:val="00C940A7"/>
  </w:style>
  <w:style w:type="character" w:customStyle="1" w:styleId="gd">
    <w:name w:val="gd"/>
    <w:basedOn w:val="DefaultParagraphFont"/>
    <w:qFormat/>
    <w:rsid w:val="00C940A7"/>
  </w:style>
  <w:style w:type="character" w:customStyle="1" w:styleId="g3">
    <w:name w:val="g3"/>
    <w:basedOn w:val="DefaultParagraphFont"/>
    <w:qFormat/>
    <w:rsid w:val="00C940A7"/>
  </w:style>
  <w:style w:type="character" w:customStyle="1" w:styleId="bcu">
    <w:name w:val="bcu"/>
    <w:basedOn w:val="DefaultParagraphFont"/>
    <w:qFormat/>
    <w:rsid w:val="00C940A7"/>
  </w:style>
  <w:style w:type="character" w:customStyle="1" w:styleId="hb">
    <w:name w:val="hb"/>
    <w:basedOn w:val="DefaultParagraphFont"/>
    <w:qFormat/>
    <w:rsid w:val="00C940A7"/>
  </w:style>
  <w:style w:type="character" w:customStyle="1" w:styleId="g2">
    <w:name w:val="g2"/>
    <w:basedOn w:val="DefaultParagraphFont"/>
    <w:qFormat/>
    <w:rsid w:val="00C940A7"/>
  </w:style>
  <w:style w:type="character" w:styleId="Strong">
    <w:name w:val="Strong"/>
    <w:basedOn w:val="DefaultParagraphFont"/>
    <w:uiPriority w:val="22"/>
    <w:qFormat/>
    <w:rsid w:val="00AC27D3"/>
    <w:rPr>
      <w:b/>
      <w:bCs/>
    </w:rPr>
  </w:style>
  <w:style w:type="character" w:customStyle="1" w:styleId="arh">
    <w:name w:val="arh"/>
    <w:basedOn w:val="DefaultParagraphFont"/>
    <w:qFormat/>
    <w:rsid w:val="00B86063"/>
  </w:style>
  <w:style w:type="character" w:customStyle="1" w:styleId="arg">
    <w:name w:val="arg"/>
    <w:basedOn w:val="DefaultParagraphFont"/>
    <w:qFormat/>
    <w:rsid w:val="00B86063"/>
  </w:style>
  <w:style w:type="character" w:customStyle="1" w:styleId="arj">
    <w:name w:val="arj"/>
    <w:basedOn w:val="DefaultParagraphFont"/>
    <w:qFormat/>
    <w:rsid w:val="00B86063"/>
  </w:style>
  <w:style w:type="character" w:customStyle="1" w:styleId="notranslate">
    <w:name w:val="notranslate"/>
    <w:basedOn w:val="DefaultParagraphFont"/>
    <w:qFormat/>
    <w:rsid w:val="00B86063"/>
  </w:style>
  <w:style w:type="character" w:customStyle="1" w:styleId="HeaderChar">
    <w:name w:val="Header Char"/>
    <w:basedOn w:val="DefaultParagraphFont"/>
    <w:link w:val="Header"/>
    <w:uiPriority w:val="99"/>
    <w:qFormat/>
    <w:rsid w:val="001D1F35"/>
  </w:style>
  <w:style w:type="character" w:customStyle="1" w:styleId="FooterChar">
    <w:name w:val="Footer Char"/>
    <w:basedOn w:val="DefaultParagraphFont"/>
    <w:link w:val="Footer"/>
    <w:uiPriority w:val="99"/>
    <w:qFormat/>
    <w:rsid w:val="001D1F35"/>
  </w:style>
  <w:style w:type="character" w:styleId="UnresolvedMention">
    <w:name w:val="Unresolved Mention"/>
    <w:basedOn w:val="DefaultParagraphFont"/>
    <w:uiPriority w:val="99"/>
    <w:semiHidden/>
    <w:unhideWhenUsed/>
    <w:qFormat/>
    <w:rsid w:val="00463023"/>
    <w:rPr>
      <w:color w:val="605E5C"/>
      <w:shd w:val="clear" w:color="auto" w:fill="E1DFDD"/>
    </w:rPr>
  </w:style>
  <w:style w:type="character" w:customStyle="1" w:styleId="cd">
    <w:name w:val="cd"/>
    <w:basedOn w:val="DefaultParagraphFont"/>
    <w:qFormat/>
    <w:rsid w:val="003C0FEE"/>
  </w:style>
  <w:style w:type="character" w:customStyle="1" w:styleId="Heading1Char">
    <w:name w:val="Heading 1 Char"/>
    <w:basedOn w:val="DefaultParagraphFont"/>
    <w:link w:val="Heading1"/>
    <w:uiPriority w:val="9"/>
    <w:qFormat/>
    <w:rsid w:val="005A31A1"/>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9922BB"/>
    <w:rPr>
      <w:color w:val="954F72" w:themeColor="followedHyperlink"/>
      <w:u w:val="single"/>
    </w:rPr>
  </w:style>
  <w:style w:type="character" w:customStyle="1" w:styleId="gmaildefault">
    <w:name w:val="gmail_default"/>
    <w:basedOn w:val="DefaultParagraphFont"/>
    <w:qFormat/>
    <w:rsid w:val="00C92E7B"/>
  </w:style>
  <w:style w:type="character" w:customStyle="1" w:styleId="il">
    <w:name w:val="il"/>
    <w:basedOn w:val="DefaultParagraphFont"/>
    <w:qFormat/>
    <w:rsid w:val="00E24B7F"/>
  </w:style>
  <w:style w:type="character" w:customStyle="1" w:styleId="qu">
    <w:name w:val="qu"/>
    <w:basedOn w:val="DefaultParagraphFont"/>
    <w:qFormat/>
    <w:rsid w:val="00333584"/>
  </w:style>
  <w:style w:type="character" w:customStyle="1" w:styleId="go">
    <w:name w:val="go"/>
    <w:basedOn w:val="DefaultParagraphFont"/>
    <w:qFormat/>
    <w:rsid w:val="00333584"/>
  </w:style>
  <w:style w:type="character" w:customStyle="1" w:styleId="m-1041902680818553362msohyperlink">
    <w:name w:val="m_-1041902680818553362msohyperlink"/>
    <w:basedOn w:val="DefaultParagraphFont"/>
    <w:qFormat/>
    <w:rsid w:val="00333584"/>
  </w:style>
  <w:style w:type="character" w:customStyle="1" w:styleId="m3461369556578387890gmail-m-7466486210308776461msohyperlink">
    <w:name w:val="m_3461369556578387890gmail-m-7466486210308776461msohyperlink"/>
    <w:basedOn w:val="DefaultParagraphFont"/>
    <w:qFormat/>
    <w:rsid w:val="000404C0"/>
  </w:style>
  <w:style w:type="character" w:customStyle="1" w:styleId="text">
    <w:name w:val="text"/>
    <w:basedOn w:val="DefaultParagraphFont"/>
    <w:qFormat/>
    <w:rsid w:val="003353D7"/>
  </w:style>
  <w:style w:type="character" w:customStyle="1" w:styleId="indent-1-breaks">
    <w:name w:val="indent-1-breaks"/>
    <w:basedOn w:val="DefaultParagraphFont"/>
    <w:qFormat/>
    <w:rsid w:val="003353D7"/>
  </w:style>
  <w:style w:type="character" w:customStyle="1" w:styleId="chapternum">
    <w:name w:val="chapternum"/>
    <w:basedOn w:val="DefaultParagraphFont"/>
    <w:qFormat/>
    <w:rsid w:val="007C4A93"/>
  </w:style>
  <w:style w:type="character" w:customStyle="1" w:styleId="woj">
    <w:name w:val="woj"/>
    <w:basedOn w:val="DefaultParagraphFont"/>
    <w:qFormat/>
    <w:rsid w:val="007C4A93"/>
  </w:style>
  <w:style w:type="character" w:customStyle="1" w:styleId="xpoqfe">
    <w:name w:val="xpoqfe"/>
    <w:basedOn w:val="DefaultParagraphFont"/>
    <w:qFormat/>
    <w:rsid w:val="00BA3134"/>
  </w:style>
  <w:style w:type="character" w:customStyle="1" w:styleId="fe69if">
    <w:name w:val="fe69if"/>
    <w:basedOn w:val="DefaultParagraphFont"/>
    <w:qFormat/>
    <w:rsid w:val="00BA3134"/>
  </w:style>
  <w:style w:type="character" w:customStyle="1" w:styleId="mqo3nc">
    <w:name w:val="mqo3nc"/>
    <w:basedOn w:val="DefaultParagraphFont"/>
    <w:qFormat/>
    <w:rsid w:val="00BA3134"/>
  </w:style>
  <w:style w:type="character" w:customStyle="1" w:styleId="small-caps">
    <w:name w:val="small-caps"/>
    <w:basedOn w:val="DefaultParagraphFont"/>
    <w:qFormat/>
    <w:rsid w:val="00F94789"/>
  </w:style>
  <w:style w:type="character" w:customStyle="1" w:styleId="words-of-christ">
    <w:name w:val="words-of-christ"/>
    <w:basedOn w:val="DefaultParagraphFont"/>
    <w:qFormat/>
    <w:rsid w:val="0024065A"/>
  </w:style>
  <w:style w:type="character" w:styleId="Emphasis">
    <w:name w:val="Emphasis"/>
    <w:basedOn w:val="DefaultParagraphFont"/>
    <w:uiPriority w:val="20"/>
    <w:qFormat/>
    <w:rsid w:val="008677EA"/>
    <w:rPr>
      <w:i/>
      <w:iCs/>
    </w:rPr>
  </w:style>
  <w:style w:type="character" w:customStyle="1" w:styleId="HTMLPreformattedChar">
    <w:name w:val="HTML Preformatted Char"/>
    <w:basedOn w:val="DefaultParagraphFont"/>
    <w:link w:val="HTMLPreformatted"/>
    <w:uiPriority w:val="99"/>
    <w:qFormat/>
    <w:rsid w:val="00BE5F88"/>
    <w:rPr>
      <w:rFonts w:ascii="Courier New" w:eastAsia="Times New Roman" w:hAnsi="Courier New" w:cs="Courier New"/>
      <w:sz w:val="20"/>
      <w:szCs w:val="20"/>
    </w:rPr>
  </w:style>
  <w:style w:type="character" w:customStyle="1" w:styleId="y2iqfc">
    <w:name w:val="y2iqfc"/>
    <w:basedOn w:val="DefaultParagraphFont"/>
    <w:qFormat/>
    <w:rsid w:val="00BE5F88"/>
  </w:style>
  <w:style w:type="character" w:customStyle="1" w:styleId="nowrap">
    <w:name w:val="nowrap"/>
    <w:basedOn w:val="DefaultParagraphFont"/>
    <w:qFormat/>
    <w:rsid w:val="008009A5"/>
  </w:style>
  <w:style w:type="character" w:customStyle="1" w:styleId="hgkelc">
    <w:name w:val="hgkelc"/>
    <w:basedOn w:val="DefaultParagraphFont"/>
    <w:qFormat/>
    <w:rsid w:val="00D56869"/>
  </w:style>
  <w:style w:type="character" w:customStyle="1" w:styleId="indent-2-breaks">
    <w:name w:val="indent-2-breaks"/>
    <w:basedOn w:val="DefaultParagraphFont"/>
    <w:qFormat/>
    <w:rsid w:val="00AB542C"/>
  </w:style>
  <w:style w:type="character" w:customStyle="1" w:styleId="muxgbd">
    <w:name w:val="muxgbd"/>
    <w:basedOn w:val="DefaultParagraphFont"/>
    <w:qFormat/>
    <w:rsid w:val="0069444E"/>
  </w:style>
  <w:style w:type="character" w:customStyle="1" w:styleId="ipa">
    <w:name w:val="ipa"/>
    <w:basedOn w:val="DefaultParagraphFont"/>
    <w:qFormat/>
    <w:rsid w:val="00430910"/>
  </w:style>
  <w:style w:type="character" w:customStyle="1" w:styleId="nourlexpansion">
    <w:name w:val="nourlexpansion"/>
    <w:basedOn w:val="DefaultParagraphFont"/>
    <w:qFormat/>
    <w:rsid w:val="00430910"/>
  </w:style>
  <w:style w:type="character" w:customStyle="1" w:styleId="authorortitle">
    <w:name w:val="authorortitle"/>
    <w:basedOn w:val="DefaultParagraphFont"/>
    <w:qFormat/>
    <w:rsid w:val="00840E01"/>
  </w:style>
  <w:style w:type="character" w:styleId="HTMLCite">
    <w:name w:val="HTML Cite"/>
    <w:basedOn w:val="DefaultParagraphFont"/>
    <w:uiPriority w:val="99"/>
    <w:semiHidden/>
    <w:unhideWhenUsed/>
    <w:qFormat/>
    <w:rsid w:val="00A50D9D"/>
    <w:rPr>
      <w:i/>
      <w:iCs/>
    </w:rPr>
  </w:style>
  <w:style w:type="character" w:styleId="CommentReference">
    <w:name w:val="annotation reference"/>
    <w:basedOn w:val="DefaultParagraphFont"/>
    <w:uiPriority w:val="99"/>
    <w:semiHidden/>
    <w:unhideWhenUsed/>
    <w:qFormat/>
    <w:rsid w:val="003B794E"/>
    <w:rPr>
      <w:sz w:val="16"/>
      <w:szCs w:val="16"/>
    </w:rPr>
  </w:style>
  <w:style w:type="character" w:customStyle="1" w:styleId="CommentTextChar">
    <w:name w:val="Comment Text Char"/>
    <w:basedOn w:val="DefaultParagraphFont"/>
    <w:link w:val="CommentText"/>
    <w:uiPriority w:val="99"/>
    <w:semiHidden/>
    <w:qFormat/>
    <w:rsid w:val="003B794E"/>
    <w:rPr>
      <w:sz w:val="20"/>
      <w:szCs w:val="20"/>
    </w:rPr>
  </w:style>
  <w:style w:type="character" w:customStyle="1" w:styleId="CommentSubjectChar">
    <w:name w:val="Comment Subject Char"/>
    <w:basedOn w:val="CommentTextChar"/>
    <w:link w:val="CommentSubject"/>
    <w:uiPriority w:val="99"/>
    <w:semiHidden/>
    <w:qFormat/>
    <w:rsid w:val="003B794E"/>
    <w:rPr>
      <w:b/>
      <w:bCs/>
      <w:sz w:val="20"/>
      <w:szCs w:val="20"/>
    </w:rPr>
  </w:style>
  <w:style w:type="character" w:customStyle="1" w:styleId="cskcde">
    <w:name w:val="cskcde"/>
    <w:basedOn w:val="DefaultParagraphFont"/>
    <w:qFormat/>
    <w:rsid w:val="00696943"/>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unhideWhenUsed/>
    <w:qFormat/>
    <w:rsid w:val="0015291F"/>
    <w:pPr>
      <w:spacing w:beforeAutospacing="1" w:afterAutospacing="1"/>
    </w:pPr>
    <w:rPr>
      <w:rFonts w:ascii="Times New Roman" w:eastAsia="Times New Roman" w:hAnsi="Times New Roman" w:cs="Times New Roman"/>
      <w:sz w:val="24"/>
      <w:szCs w:val="24"/>
    </w:rPr>
  </w:style>
  <w:style w:type="paragraph" w:customStyle="1" w:styleId="sytjod">
    <w:name w:val="sytjod"/>
    <w:basedOn w:val="Normal"/>
    <w:qFormat/>
    <w:rsid w:val="006C71A4"/>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gmail-m-4074026777260158443xmsonormal">
    <w:name w:val="m_562227825035233343gmail-m-8562464687111943612gmail-m4453659045204902118gmail-m-4074026777260158443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m1607509523619935672xmsonormal">
    <w:name w:val="m_562227825035233343gmail-m-8562464687111943612gmail-m4453659045204902118m1607509523619935672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D1F35"/>
    <w:pPr>
      <w:tabs>
        <w:tab w:val="center" w:pos="4680"/>
        <w:tab w:val="right" w:pos="9360"/>
      </w:tabs>
    </w:pPr>
  </w:style>
  <w:style w:type="paragraph" w:styleId="Footer">
    <w:name w:val="footer"/>
    <w:basedOn w:val="Normal"/>
    <w:link w:val="FooterChar"/>
    <w:uiPriority w:val="99"/>
    <w:unhideWhenUsed/>
    <w:rsid w:val="001D1F35"/>
    <w:pPr>
      <w:tabs>
        <w:tab w:val="center" w:pos="4680"/>
        <w:tab w:val="right" w:pos="9360"/>
      </w:tabs>
    </w:pPr>
  </w:style>
  <w:style w:type="paragraph" w:customStyle="1" w:styleId="m2119640886805281913msoplaintext">
    <w:name w:val="m_2119640886805281913msoplaintext"/>
    <w:basedOn w:val="Normal"/>
    <w:qFormat/>
    <w:rsid w:val="001B6280"/>
    <w:pPr>
      <w:spacing w:beforeAutospacing="1" w:afterAutospacing="1"/>
    </w:pPr>
    <w:rPr>
      <w:rFonts w:ascii="Times New Roman" w:eastAsia="Times New Roman" w:hAnsi="Times New Roman" w:cs="Times New Roman"/>
      <w:sz w:val="24"/>
      <w:szCs w:val="24"/>
    </w:rPr>
  </w:style>
  <w:style w:type="paragraph" w:customStyle="1" w:styleId="m3461369556578387890xmsonormal">
    <w:name w:val="m_3461369556578387890xmsonormal"/>
    <w:basedOn w:val="Normal"/>
    <w:qFormat/>
    <w:rsid w:val="000404C0"/>
    <w:pPr>
      <w:spacing w:beforeAutospacing="1" w:afterAutospacing="1"/>
    </w:pPr>
    <w:rPr>
      <w:rFonts w:ascii="Times New Roman" w:eastAsia="Times New Roman" w:hAnsi="Times New Roman" w:cs="Times New Roman"/>
      <w:sz w:val="24"/>
      <w:szCs w:val="24"/>
    </w:rPr>
  </w:style>
  <w:style w:type="paragraph" w:customStyle="1" w:styleId="m7069845195454753665msolistparagraph">
    <w:name w:val="m_7069845195454753665msolistparagraph"/>
    <w:basedOn w:val="Normal"/>
    <w:qFormat/>
    <w:rsid w:val="00207B4B"/>
    <w:pPr>
      <w:spacing w:beforeAutospacing="1" w:afterAutospacing="1"/>
    </w:pPr>
    <w:rPr>
      <w:rFonts w:ascii="Times New Roman" w:eastAsia="Times New Roman" w:hAnsi="Times New Roman" w:cs="Times New Roman"/>
      <w:sz w:val="24"/>
      <w:szCs w:val="24"/>
    </w:rPr>
  </w:style>
  <w:style w:type="paragraph" w:customStyle="1" w:styleId="m2319360848716724904m7819850783242669791msolistparagraph">
    <w:name w:val="m_2319360848716724904m7819850783242669791msolistparagraph"/>
    <w:basedOn w:val="Normal"/>
    <w:qFormat/>
    <w:rsid w:val="00081447"/>
    <w:pPr>
      <w:spacing w:beforeAutospacing="1"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DE2C07"/>
    <w:pPr>
      <w:ind w:left="720"/>
      <w:contextualSpacing/>
    </w:pPr>
  </w:style>
  <w:style w:type="paragraph" w:customStyle="1" w:styleId="line">
    <w:name w:val="line"/>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top-05">
    <w:name w:val="top-05"/>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chapter-1">
    <w:name w:val="chapter-1"/>
    <w:basedOn w:val="Normal"/>
    <w:qFormat/>
    <w:rsid w:val="007C4A93"/>
    <w:pPr>
      <w:spacing w:beforeAutospacing="1" w:afterAutospacing="1"/>
    </w:pPr>
    <w:rPr>
      <w:rFonts w:ascii="Times New Roman" w:eastAsia="Times New Roman" w:hAnsi="Times New Roman" w:cs="Times New Roman"/>
      <w:sz w:val="24"/>
      <w:szCs w:val="24"/>
    </w:rPr>
  </w:style>
  <w:style w:type="paragraph" w:customStyle="1" w:styleId="vmod">
    <w:name w:val="vmod"/>
    <w:basedOn w:val="Normal"/>
    <w:qFormat/>
    <w:rsid w:val="00BA3134"/>
    <w:pPr>
      <w:spacing w:beforeAutospacing="1" w:afterAutospacing="1"/>
    </w:pPr>
    <w:rPr>
      <w:rFonts w:ascii="Times New Roman" w:eastAsia="Times New Roman" w:hAnsi="Times New Roman" w:cs="Times New Roman"/>
      <w:sz w:val="24"/>
      <w:szCs w:val="24"/>
    </w:rPr>
  </w:style>
  <w:style w:type="paragraph" w:customStyle="1" w:styleId="lang-en">
    <w:name w:val="lang-en"/>
    <w:basedOn w:val="Normal"/>
    <w:qFormat/>
    <w:rsid w:val="0024065A"/>
    <w:pPr>
      <w:spacing w:beforeAutospacing="1" w:afterAutospacing="1"/>
    </w:pPr>
    <w:rPr>
      <w:rFonts w:ascii="Times New Roman" w:eastAsia="Times New Roman" w:hAnsi="Times New Roman" w:cs="Times New Roman"/>
      <w:sz w:val="24"/>
      <w:szCs w:val="24"/>
    </w:rPr>
  </w:style>
  <w:style w:type="paragraph" w:customStyle="1" w:styleId="chapter-2">
    <w:name w:val="chapter-2"/>
    <w:basedOn w:val="Normal"/>
    <w:qFormat/>
    <w:rsid w:val="00785963"/>
    <w:pPr>
      <w:spacing w:beforeAutospacing="1" w:afterAutospacing="1"/>
    </w:pPr>
    <w:rPr>
      <w:rFonts w:ascii="Times New Roman" w:eastAsia="Times New Roman" w:hAnsi="Times New Roman" w:cs="Times New Roman"/>
      <w:sz w:val="24"/>
      <w:szCs w:val="24"/>
    </w:rPr>
  </w:style>
  <w:style w:type="paragraph" w:customStyle="1" w:styleId="first-line-none">
    <w:name w:val="first-line-none"/>
    <w:basedOn w:val="Normal"/>
    <w:qFormat/>
    <w:rsid w:val="00736A43"/>
    <w:pPr>
      <w:spacing w:beforeAutospacing="1" w:afterAutospacing="1"/>
    </w:pPr>
    <w:rPr>
      <w:rFonts w:ascii="Times New Roman" w:eastAsia="Times New Roman" w:hAnsi="Times New Roman" w:cs="Times New Roman"/>
      <w:sz w:val="24"/>
      <w:szCs w:val="24"/>
    </w:rPr>
  </w:style>
  <w:style w:type="paragraph" w:customStyle="1" w:styleId="translation-note">
    <w:name w:val="translation-note"/>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top-1">
    <w:name w:val="top-1"/>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left-3">
    <w:name w:val="left-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hang-3">
    <w:name w:val="hang-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xpdxpnd">
    <w:name w:val="xpdxpnd"/>
    <w:basedOn w:val="Normal"/>
    <w:qFormat/>
    <w:rsid w:val="0094690A"/>
    <w:pPr>
      <w:spacing w:beforeAutospacing="1"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qFormat/>
    <w:rsid w:val="00BE5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paragraph" w:customStyle="1" w:styleId="topic-paragraph">
    <w:name w:val="topic-paragraph"/>
    <w:basedOn w:val="Normal"/>
    <w:qFormat/>
    <w:rsid w:val="00292F92"/>
    <w:pPr>
      <w:spacing w:beforeAutospacing="1" w:afterAutospacing="1"/>
    </w:pPr>
    <w:rPr>
      <w:rFonts w:ascii="Times New Roman" w:eastAsia="Times New Roman" w:hAnsi="Times New Roman" w:cs="Times New Roman"/>
      <w:sz w:val="24"/>
      <w:szCs w:val="24"/>
    </w:rPr>
  </w:style>
  <w:style w:type="paragraph" w:customStyle="1" w:styleId="chapter-3">
    <w:name w:val="chapter-3"/>
    <w:basedOn w:val="Normal"/>
    <w:qFormat/>
    <w:rsid w:val="00621CCE"/>
    <w:pPr>
      <w:spacing w:beforeAutospacing="1"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qFormat/>
    <w:rsid w:val="003B794E"/>
    <w:rPr>
      <w:sz w:val="20"/>
      <w:szCs w:val="20"/>
    </w:rPr>
  </w:style>
  <w:style w:type="paragraph" w:styleId="CommentSubject">
    <w:name w:val="annotation subject"/>
    <w:basedOn w:val="CommentText"/>
    <w:next w:val="CommentText"/>
    <w:link w:val="CommentSubjectChar"/>
    <w:uiPriority w:val="99"/>
    <w:semiHidden/>
    <w:unhideWhenUsed/>
    <w:qFormat/>
    <w:rsid w:val="003B794E"/>
    <w:rPr>
      <w:b/>
      <w:bCs/>
    </w:rPr>
  </w:style>
  <w:style w:type="paragraph" w:styleId="NoSpacing">
    <w:name w:val="No Spacing"/>
    <w:uiPriority w:val="1"/>
    <w:qFormat/>
    <w:rsid w:val="00C06E14"/>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customStyle="1" w:styleId="BodyTextChar">
    <w:name w:val="Body Text Char"/>
    <w:basedOn w:val="DefaultParagraphFont"/>
    <w:link w:val="BodyText"/>
    <w:rsid w:val="0093467B"/>
  </w:style>
  <w:style w:type="character" w:customStyle="1" w:styleId="jpfdse">
    <w:name w:val="jpfdse"/>
    <w:basedOn w:val="DefaultParagraphFont"/>
    <w:rsid w:val="00125EAD"/>
  </w:style>
  <w:style w:type="character" w:customStyle="1" w:styleId="ot">
    <w:name w:val="ot"/>
    <w:basedOn w:val="DefaultParagraphFont"/>
    <w:rsid w:val="006B2D19"/>
  </w:style>
  <w:style w:type="paragraph" w:customStyle="1" w:styleId="left-2">
    <w:name w:val="left-2"/>
    <w:basedOn w:val="Normal"/>
    <w:rsid w:val="006E1B18"/>
    <w:pPr>
      <w:spacing w:before="100" w:beforeAutospacing="1" w:after="100" w:afterAutospacing="1"/>
    </w:pPr>
    <w:rPr>
      <w:rFonts w:ascii="Times New Roman" w:eastAsia="Times New Roman" w:hAnsi="Times New Roman" w:cs="Times New Roman"/>
      <w:sz w:val="24"/>
      <w:szCs w:val="24"/>
    </w:rPr>
  </w:style>
  <w:style w:type="paragraph" w:customStyle="1" w:styleId="hang-1">
    <w:name w:val="hang-1"/>
    <w:basedOn w:val="Normal"/>
    <w:rsid w:val="00B41CF2"/>
    <w:pPr>
      <w:spacing w:before="100" w:beforeAutospacing="1" w:after="100" w:afterAutospacing="1"/>
    </w:pPr>
    <w:rPr>
      <w:rFonts w:ascii="Times New Roman" w:eastAsia="Times New Roman" w:hAnsi="Times New Roman" w:cs="Times New Roman"/>
      <w:sz w:val="24"/>
      <w:szCs w:val="24"/>
    </w:rPr>
  </w:style>
  <w:style w:type="paragraph" w:customStyle="1" w:styleId="hang-2">
    <w:name w:val="hang-2"/>
    <w:basedOn w:val="Normal"/>
    <w:rsid w:val="00217882"/>
    <w:pPr>
      <w:spacing w:before="100" w:beforeAutospacing="1" w:after="100" w:afterAutospacing="1"/>
    </w:pPr>
    <w:rPr>
      <w:rFonts w:ascii="Times New Roman" w:eastAsia="Times New Roman" w:hAnsi="Times New Roman" w:cs="Times New Roman"/>
      <w:sz w:val="24"/>
      <w:szCs w:val="24"/>
    </w:rPr>
  </w:style>
  <w:style w:type="character" w:customStyle="1" w:styleId="lewnzc">
    <w:name w:val="lewnzc"/>
    <w:basedOn w:val="DefaultParagraphFont"/>
    <w:rsid w:val="001D0450"/>
  </w:style>
  <w:style w:type="character" w:customStyle="1" w:styleId="oxzekf">
    <w:name w:val="oxzekf"/>
    <w:basedOn w:val="DefaultParagraphFont"/>
    <w:rsid w:val="00B62326"/>
  </w:style>
  <w:style w:type="paragraph" w:customStyle="1" w:styleId="k3ksmc">
    <w:name w:val="k3ksmc"/>
    <w:basedOn w:val="Normal"/>
    <w:rsid w:val="002B746F"/>
    <w:pPr>
      <w:spacing w:before="100" w:beforeAutospacing="1" w:after="100" w:afterAutospacing="1"/>
    </w:pPr>
    <w:rPr>
      <w:rFonts w:ascii="Times New Roman" w:eastAsia="Times New Roman" w:hAnsi="Times New Roman" w:cs="Times New Roman"/>
      <w:sz w:val="24"/>
      <w:szCs w:val="24"/>
    </w:rPr>
  </w:style>
  <w:style w:type="character" w:customStyle="1" w:styleId="t286pc">
    <w:name w:val="t286pc"/>
    <w:basedOn w:val="DefaultParagraphFont"/>
    <w:rsid w:val="00DC63F7"/>
  </w:style>
  <w:style w:type="character" w:customStyle="1" w:styleId="vkekvd">
    <w:name w:val="vkekvd"/>
    <w:basedOn w:val="DefaultParagraphFont"/>
    <w:rsid w:val="00DC63F7"/>
  </w:style>
  <w:style w:type="paragraph" w:styleId="Revision">
    <w:name w:val="Revision"/>
    <w:hidden/>
    <w:uiPriority w:val="99"/>
    <w:semiHidden/>
    <w:rsid w:val="00EA5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319">
      <w:bodyDiv w:val="1"/>
      <w:marLeft w:val="0"/>
      <w:marRight w:val="0"/>
      <w:marTop w:val="0"/>
      <w:marBottom w:val="0"/>
      <w:divBdr>
        <w:top w:val="none" w:sz="0" w:space="0" w:color="auto"/>
        <w:left w:val="none" w:sz="0" w:space="0" w:color="auto"/>
        <w:bottom w:val="none" w:sz="0" w:space="0" w:color="auto"/>
        <w:right w:val="none" w:sz="0" w:space="0" w:color="auto"/>
      </w:divBdr>
    </w:div>
    <w:div w:id="4484041">
      <w:bodyDiv w:val="1"/>
      <w:marLeft w:val="0"/>
      <w:marRight w:val="0"/>
      <w:marTop w:val="0"/>
      <w:marBottom w:val="0"/>
      <w:divBdr>
        <w:top w:val="none" w:sz="0" w:space="0" w:color="auto"/>
        <w:left w:val="none" w:sz="0" w:space="0" w:color="auto"/>
        <w:bottom w:val="none" w:sz="0" w:space="0" w:color="auto"/>
        <w:right w:val="none" w:sz="0" w:space="0" w:color="auto"/>
      </w:divBdr>
    </w:div>
    <w:div w:id="6060112">
      <w:bodyDiv w:val="1"/>
      <w:marLeft w:val="0"/>
      <w:marRight w:val="0"/>
      <w:marTop w:val="0"/>
      <w:marBottom w:val="0"/>
      <w:divBdr>
        <w:top w:val="none" w:sz="0" w:space="0" w:color="auto"/>
        <w:left w:val="none" w:sz="0" w:space="0" w:color="auto"/>
        <w:bottom w:val="none" w:sz="0" w:space="0" w:color="auto"/>
        <w:right w:val="none" w:sz="0" w:space="0" w:color="auto"/>
      </w:divBdr>
    </w:div>
    <w:div w:id="8723839">
      <w:bodyDiv w:val="1"/>
      <w:marLeft w:val="0"/>
      <w:marRight w:val="0"/>
      <w:marTop w:val="0"/>
      <w:marBottom w:val="0"/>
      <w:divBdr>
        <w:top w:val="none" w:sz="0" w:space="0" w:color="auto"/>
        <w:left w:val="none" w:sz="0" w:space="0" w:color="auto"/>
        <w:bottom w:val="none" w:sz="0" w:space="0" w:color="auto"/>
        <w:right w:val="none" w:sz="0" w:space="0" w:color="auto"/>
      </w:divBdr>
    </w:div>
    <w:div w:id="13382575">
      <w:bodyDiv w:val="1"/>
      <w:marLeft w:val="0"/>
      <w:marRight w:val="0"/>
      <w:marTop w:val="0"/>
      <w:marBottom w:val="0"/>
      <w:divBdr>
        <w:top w:val="none" w:sz="0" w:space="0" w:color="auto"/>
        <w:left w:val="none" w:sz="0" w:space="0" w:color="auto"/>
        <w:bottom w:val="none" w:sz="0" w:space="0" w:color="auto"/>
        <w:right w:val="none" w:sz="0" w:space="0" w:color="auto"/>
      </w:divBdr>
      <w:divsChild>
        <w:div w:id="1223759294">
          <w:marLeft w:val="0"/>
          <w:marRight w:val="240"/>
          <w:marTop w:val="0"/>
          <w:marBottom w:val="0"/>
          <w:divBdr>
            <w:top w:val="none" w:sz="0" w:space="0" w:color="auto"/>
            <w:left w:val="none" w:sz="0" w:space="0" w:color="auto"/>
            <w:bottom w:val="none" w:sz="0" w:space="0" w:color="auto"/>
            <w:right w:val="none" w:sz="0" w:space="0" w:color="auto"/>
          </w:divBdr>
          <w:divsChild>
            <w:div w:id="2032875606">
              <w:marLeft w:val="0"/>
              <w:marRight w:val="0"/>
              <w:marTop w:val="0"/>
              <w:marBottom w:val="0"/>
              <w:divBdr>
                <w:top w:val="none" w:sz="0" w:space="0" w:color="auto"/>
                <w:left w:val="none" w:sz="0" w:space="0" w:color="auto"/>
                <w:bottom w:val="none" w:sz="0" w:space="0" w:color="auto"/>
                <w:right w:val="none" w:sz="0" w:space="0" w:color="auto"/>
              </w:divBdr>
              <w:divsChild>
                <w:div w:id="17339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7653">
          <w:marLeft w:val="0"/>
          <w:marRight w:val="240"/>
          <w:marTop w:val="0"/>
          <w:marBottom w:val="0"/>
          <w:divBdr>
            <w:top w:val="none" w:sz="0" w:space="0" w:color="auto"/>
            <w:left w:val="none" w:sz="0" w:space="0" w:color="auto"/>
            <w:bottom w:val="none" w:sz="0" w:space="0" w:color="auto"/>
            <w:right w:val="none" w:sz="0" w:space="0" w:color="auto"/>
          </w:divBdr>
          <w:divsChild>
            <w:div w:id="2140219998">
              <w:marLeft w:val="0"/>
              <w:marRight w:val="0"/>
              <w:marTop w:val="0"/>
              <w:marBottom w:val="0"/>
              <w:divBdr>
                <w:top w:val="none" w:sz="0" w:space="0" w:color="auto"/>
                <w:left w:val="none" w:sz="0" w:space="0" w:color="auto"/>
                <w:bottom w:val="none" w:sz="0" w:space="0" w:color="auto"/>
                <w:right w:val="none" w:sz="0" w:space="0" w:color="auto"/>
              </w:divBdr>
              <w:divsChild>
                <w:div w:id="8415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8305">
          <w:marLeft w:val="0"/>
          <w:marRight w:val="0"/>
          <w:marTop w:val="750"/>
          <w:marBottom w:val="0"/>
          <w:divBdr>
            <w:top w:val="none" w:sz="0" w:space="0" w:color="auto"/>
            <w:left w:val="none" w:sz="0" w:space="0" w:color="auto"/>
            <w:bottom w:val="none" w:sz="0" w:space="0" w:color="auto"/>
            <w:right w:val="none" w:sz="0" w:space="0" w:color="auto"/>
          </w:divBdr>
          <w:divsChild>
            <w:div w:id="742527560">
              <w:marLeft w:val="0"/>
              <w:marRight w:val="0"/>
              <w:marTop w:val="0"/>
              <w:marBottom w:val="0"/>
              <w:divBdr>
                <w:top w:val="none" w:sz="0" w:space="0" w:color="auto"/>
                <w:left w:val="none" w:sz="0" w:space="0" w:color="auto"/>
                <w:bottom w:val="none" w:sz="0" w:space="0" w:color="auto"/>
                <w:right w:val="none" w:sz="0" w:space="0" w:color="auto"/>
              </w:divBdr>
              <w:divsChild>
                <w:div w:id="175464706">
                  <w:marLeft w:val="0"/>
                  <w:marRight w:val="0"/>
                  <w:marTop w:val="0"/>
                  <w:marBottom w:val="0"/>
                  <w:divBdr>
                    <w:top w:val="none" w:sz="0" w:space="0" w:color="auto"/>
                    <w:left w:val="none" w:sz="0" w:space="0" w:color="auto"/>
                    <w:bottom w:val="none" w:sz="0" w:space="0" w:color="auto"/>
                    <w:right w:val="none" w:sz="0" w:space="0" w:color="auto"/>
                  </w:divBdr>
                  <w:divsChild>
                    <w:div w:id="1988048349">
                      <w:marLeft w:val="0"/>
                      <w:marRight w:val="0"/>
                      <w:marTop w:val="0"/>
                      <w:marBottom w:val="0"/>
                      <w:divBdr>
                        <w:top w:val="none" w:sz="0" w:space="0" w:color="auto"/>
                        <w:left w:val="none" w:sz="0" w:space="0" w:color="auto"/>
                        <w:bottom w:val="none" w:sz="0" w:space="0" w:color="auto"/>
                        <w:right w:val="none" w:sz="0" w:space="0" w:color="auto"/>
                      </w:divBdr>
                      <w:divsChild>
                        <w:div w:id="640355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5892">
      <w:bodyDiv w:val="1"/>
      <w:marLeft w:val="0"/>
      <w:marRight w:val="0"/>
      <w:marTop w:val="0"/>
      <w:marBottom w:val="0"/>
      <w:divBdr>
        <w:top w:val="none" w:sz="0" w:space="0" w:color="auto"/>
        <w:left w:val="none" w:sz="0" w:space="0" w:color="auto"/>
        <w:bottom w:val="none" w:sz="0" w:space="0" w:color="auto"/>
        <w:right w:val="none" w:sz="0" w:space="0" w:color="auto"/>
      </w:divBdr>
      <w:divsChild>
        <w:div w:id="1710842181">
          <w:marLeft w:val="0"/>
          <w:marRight w:val="240"/>
          <w:marTop w:val="0"/>
          <w:marBottom w:val="0"/>
          <w:divBdr>
            <w:top w:val="none" w:sz="0" w:space="0" w:color="auto"/>
            <w:left w:val="none" w:sz="0" w:space="0" w:color="auto"/>
            <w:bottom w:val="none" w:sz="0" w:space="0" w:color="auto"/>
            <w:right w:val="none" w:sz="0" w:space="0" w:color="auto"/>
          </w:divBdr>
          <w:divsChild>
            <w:div w:id="174393541">
              <w:marLeft w:val="0"/>
              <w:marRight w:val="0"/>
              <w:marTop w:val="0"/>
              <w:marBottom w:val="0"/>
              <w:divBdr>
                <w:top w:val="none" w:sz="0" w:space="0" w:color="auto"/>
                <w:left w:val="none" w:sz="0" w:space="0" w:color="auto"/>
                <w:bottom w:val="none" w:sz="0" w:space="0" w:color="auto"/>
                <w:right w:val="none" w:sz="0" w:space="0" w:color="auto"/>
              </w:divBdr>
              <w:divsChild>
                <w:div w:id="11708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73302">
          <w:marLeft w:val="0"/>
          <w:marRight w:val="240"/>
          <w:marTop w:val="0"/>
          <w:marBottom w:val="0"/>
          <w:divBdr>
            <w:top w:val="none" w:sz="0" w:space="0" w:color="auto"/>
            <w:left w:val="none" w:sz="0" w:space="0" w:color="auto"/>
            <w:bottom w:val="none" w:sz="0" w:space="0" w:color="auto"/>
            <w:right w:val="none" w:sz="0" w:space="0" w:color="auto"/>
          </w:divBdr>
          <w:divsChild>
            <w:div w:id="287779876">
              <w:marLeft w:val="0"/>
              <w:marRight w:val="0"/>
              <w:marTop w:val="0"/>
              <w:marBottom w:val="0"/>
              <w:divBdr>
                <w:top w:val="none" w:sz="0" w:space="0" w:color="auto"/>
                <w:left w:val="none" w:sz="0" w:space="0" w:color="auto"/>
                <w:bottom w:val="none" w:sz="0" w:space="0" w:color="auto"/>
                <w:right w:val="none" w:sz="0" w:space="0" w:color="auto"/>
              </w:divBdr>
              <w:divsChild>
                <w:div w:id="127096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2522">
          <w:marLeft w:val="0"/>
          <w:marRight w:val="0"/>
          <w:marTop w:val="750"/>
          <w:marBottom w:val="0"/>
          <w:divBdr>
            <w:top w:val="none" w:sz="0" w:space="0" w:color="auto"/>
            <w:left w:val="none" w:sz="0" w:space="0" w:color="auto"/>
            <w:bottom w:val="none" w:sz="0" w:space="0" w:color="auto"/>
            <w:right w:val="none" w:sz="0" w:space="0" w:color="auto"/>
          </w:divBdr>
          <w:divsChild>
            <w:div w:id="1366061929">
              <w:marLeft w:val="0"/>
              <w:marRight w:val="0"/>
              <w:marTop w:val="0"/>
              <w:marBottom w:val="0"/>
              <w:divBdr>
                <w:top w:val="none" w:sz="0" w:space="0" w:color="auto"/>
                <w:left w:val="none" w:sz="0" w:space="0" w:color="auto"/>
                <w:bottom w:val="none" w:sz="0" w:space="0" w:color="auto"/>
                <w:right w:val="none" w:sz="0" w:space="0" w:color="auto"/>
              </w:divBdr>
              <w:divsChild>
                <w:div w:id="830952853">
                  <w:marLeft w:val="0"/>
                  <w:marRight w:val="0"/>
                  <w:marTop w:val="0"/>
                  <w:marBottom w:val="0"/>
                  <w:divBdr>
                    <w:top w:val="none" w:sz="0" w:space="0" w:color="auto"/>
                    <w:left w:val="none" w:sz="0" w:space="0" w:color="auto"/>
                    <w:bottom w:val="none" w:sz="0" w:space="0" w:color="auto"/>
                    <w:right w:val="none" w:sz="0" w:space="0" w:color="auto"/>
                  </w:divBdr>
                  <w:divsChild>
                    <w:div w:id="7042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708">
      <w:bodyDiv w:val="1"/>
      <w:marLeft w:val="0"/>
      <w:marRight w:val="0"/>
      <w:marTop w:val="0"/>
      <w:marBottom w:val="0"/>
      <w:divBdr>
        <w:top w:val="none" w:sz="0" w:space="0" w:color="auto"/>
        <w:left w:val="none" w:sz="0" w:space="0" w:color="auto"/>
        <w:bottom w:val="none" w:sz="0" w:space="0" w:color="auto"/>
        <w:right w:val="none" w:sz="0" w:space="0" w:color="auto"/>
      </w:divBdr>
    </w:div>
    <w:div w:id="21247132">
      <w:bodyDiv w:val="1"/>
      <w:marLeft w:val="0"/>
      <w:marRight w:val="0"/>
      <w:marTop w:val="0"/>
      <w:marBottom w:val="0"/>
      <w:divBdr>
        <w:top w:val="none" w:sz="0" w:space="0" w:color="auto"/>
        <w:left w:val="none" w:sz="0" w:space="0" w:color="auto"/>
        <w:bottom w:val="none" w:sz="0" w:space="0" w:color="auto"/>
        <w:right w:val="none" w:sz="0" w:space="0" w:color="auto"/>
      </w:divBdr>
      <w:divsChild>
        <w:div w:id="1392803821">
          <w:marLeft w:val="0"/>
          <w:marRight w:val="240"/>
          <w:marTop w:val="0"/>
          <w:marBottom w:val="0"/>
          <w:divBdr>
            <w:top w:val="none" w:sz="0" w:space="0" w:color="auto"/>
            <w:left w:val="none" w:sz="0" w:space="0" w:color="auto"/>
            <w:bottom w:val="none" w:sz="0" w:space="0" w:color="auto"/>
            <w:right w:val="none" w:sz="0" w:space="0" w:color="auto"/>
          </w:divBdr>
          <w:divsChild>
            <w:div w:id="1327127894">
              <w:marLeft w:val="0"/>
              <w:marRight w:val="0"/>
              <w:marTop w:val="0"/>
              <w:marBottom w:val="0"/>
              <w:divBdr>
                <w:top w:val="none" w:sz="0" w:space="0" w:color="auto"/>
                <w:left w:val="none" w:sz="0" w:space="0" w:color="auto"/>
                <w:bottom w:val="none" w:sz="0" w:space="0" w:color="auto"/>
                <w:right w:val="none" w:sz="0" w:space="0" w:color="auto"/>
              </w:divBdr>
              <w:divsChild>
                <w:div w:id="131210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4531">
          <w:marLeft w:val="0"/>
          <w:marRight w:val="240"/>
          <w:marTop w:val="0"/>
          <w:marBottom w:val="0"/>
          <w:divBdr>
            <w:top w:val="none" w:sz="0" w:space="0" w:color="auto"/>
            <w:left w:val="none" w:sz="0" w:space="0" w:color="auto"/>
            <w:bottom w:val="none" w:sz="0" w:space="0" w:color="auto"/>
            <w:right w:val="none" w:sz="0" w:space="0" w:color="auto"/>
          </w:divBdr>
          <w:divsChild>
            <w:div w:id="478307866">
              <w:marLeft w:val="0"/>
              <w:marRight w:val="0"/>
              <w:marTop w:val="0"/>
              <w:marBottom w:val="0"/>
              <w:divBdr>
                <w:top w:val="none" w:sz="0" w:space="0" w:color="auto"/>
                <w:left w:val="none" w:sz="0" w:space="0" w:color="auto"/>
                <w:bottom w:val="none" w:sz="0" w:space="0" w:color="auto"/>
                <w:right w:val="none" w:sz="0" w:space="0" w:color="auto"/>
              </w:divBdr>
              <w:divsChild>
                <w:div w:id="16806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8530">
          <w:marLeft w:val="0"/>
          <w:marRight w:val="0"/>
          <w:marTop w:val="750"/>
          <w:marBottom w:val="0"/>
          <w:divBdr>
            <w:top w:val="none" w:sz="0" w:space="0" w:color="auto"/>
            <w:left w:val="none" w:sz="0" w:space="0" w:color="auto"/>
            <w:bottom w:val="none" w:sz="0" w:space="0" w:color="auto"/>
            <w:right w:val="none" w:sz="0" w:space="0" w:color="auto"/>
          </w:divBdr>
          <w:divsChild>
            <w:div w:id="1780372015">
              <w:marLeft w:val="0"/>
              <w:marRight w:val="0"/>
              <w:marTop w:val="0"/>
              <w:marBottom w:val="0"/>
              <w:divBdr>
                <w:top w:val="none" w:sz="0" w:space="0" w:color="auto"/>
                <w:left w:val="none" w:sz="0" w:space="0" w:color="auto"/>
                <w:bottom w:val="none" w:sz="0" w:space="0" w:color="auto"/>
                <w:right w:val="none" w:sz="0" w:space="0" w:color="auto"/>
              </w:divBdr>
              <w:divsChild>
                <w:div w:id="698747237">
                  <w:marLeft w:val="0"/>
                  <w:marRight w:val="0"/>
                  <w:marTop w:val="0"/>
                  <w:marBottom w:val="0"/>
                  <w:divBdr>
                    <w:top w:val="none" w:sz="0" w:space="0" w:color="auto"/>
                    <w:left w:val="none" w:sz="0" w:space="0" w:color="auto"/>
                    <w:bottom w:val="none" w:sz="0" w:space="0" w:color="auto"/>
                    <w:right w:val="none" w:sz="0" w:space="0" w:color="auto"/>
                  </w:divBdr>
                  <w:divsChild>
                    <w:div w:id="214240181">
                      <w:marLeft w:val="0"/>
                      <w:marRight w:val="0"/>
                      <w:marTop w:val="0"/>
                      <w:marBottom w:val="0"/>
                      <w:divBdr>
                        <w:top w:val="none" w:sz="0" w:space="0" w:color="auto"/>
                        <w:left w:val="none" w:sz="0" w:space="0" w:color="auto"/>
                        <w:bottom w:val="none" w:sz="0" w:space="0" w:color="auto"/>
                        <w:right w:val="none" w:sz="0" w:space="0" w:color="auto"/>
                      </w:divBdr>
                      <w:divsChild>
                        <w:div w:id="2622305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1005387">
      <w:bodyDiv w:val="1"/>
      <w:marLeft w:val="0"/>
      <w:marRight w:val="0"/>
      <w:marTop w:val="0"/>
      <w:marBottom w:val="0"/>
      <w:divBdr>
        <w:top w:val="none" w:sz="0" w:space="0" w:color="auto"/>
        <w:left w:val="none" w:sz="0" w:space="0" w:color="auto"/>
        <w:bottom w:val="none" w:sz="0" w:space="0" w:color="auto"/>
        <w:right w:val="none" w:sz="0" w:space="0" w:color="auto"/>
      </w:divBdr>
      <w:divsChild>
        <w:div w:id="1153334385">
          <w:marLeft w:val="0"/>
          <w:marRight w:val="240"/>
          <w:marTop w:val="0"/>
          <w:marBottom w:val="0"/>
          <w:divBdr>
            <w:top w:val="none" w:sz="0" w:space="0" w:color="auto"/>
            <w:left w:val="none" w:sz="0" w:space="0" w:color="auto"/>
            <w:bottom w:val="none" w:sz="0" w:space="0" w:color="auto"/>
            <w:right w:val="none" w:sz="0" w:space="0" w:color="auto"/>
          </w:divBdr>
          <w:divsChild>
            <w:div w:id="1443499758">
              <w:marLeft w:val="0"/>
              <w:marRight w:val="0"/>
              <w:marTop w:val="0"/>
              <w:marBottom w:val="0"/>
              <w:divBdr>
                <w:top w:val="none" w:sz="0" w:space="0" w:color="auto"/>
                <w:left w:val="none" w:sz="0" w:space="0" w:color="auto"/>
                <w:bottom w:val="none" w:sz="0" w:space="0" w:color="auto"/>
                <w:right w:val="none" w:sz="0" w:space="0" w:color="auto"/>
              </w:divBdr>
              <w:divsChild>
                <w:div w:id="158186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6236">
          <w:marLeft w:val="0"/>
          <w:marRight w:val="240"/>
          <w:marTop w:val="0"/>
          <w:marBottom w:val="0"/>
          <w:divBdr>
            <w:top w:val="none" w:sz="0" w:space="0" w:color="auto"/>
            <w:left w:val="none" w:sz="0" w:space="0" w:color="auto"/>
            <w:bottom w:val="none" w:sz="0" w:space="0" w:color="auto"/>
            <w:right w:val="none" w:sz="0" w:space="0" w:color="auto"/>
          </w:divBdr>
          <w:divsChild>
            <w:div w:id="1127040516">
              <w:marLeft w:val="0"/>
              <w:marRight w:val="0"/>
              <w:marTop w:val="0"/>
              <w:marBottom w:val="0"/>
              <w:divBdr>
                <w:top w:val="none" w:sz="0" w:space="0" w:color="auto"/>
                <w:left w:val="none" w:sz="0" w:space="0" w:color="auto"/>
                <w:bottom w:val="none" w:sz="0" w:space="0" w:color="auto"/>
                <w:right w:val="none" w:sz="0" w:space="0" w:color="auto"/>
              </w:divBdr>
              <w:divsChild>
                <w:div w:id="9071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57234">
          <w:marLeft w:val="0"/>
          <w:marRight w:val="0"/>
          <w:marTop w:val="750"/>
          <w:marBottom w:val="0"/>
          <w:divBdr>
            <w:top w:val="none" w:sz="0" w:space="0" w:color="auto"/>
            <w:left w:val="none" w:sz="0" w:space="0" w:color="auto"/>
            <w:bottom w:val="none" w:sz="0" w:space="0" w:color="auto"/>
            <w:right w:val="none" w:sz="0" w:space="0" w:color="auto"/>
          </w:divBdr>
          <w:divsChild>
            <w:div w:id="1043599046">
              <w:marLeft w:val="0"/>
              <w:marRight w:val="0"/>
              <w:marTop w:val="0"/>
              <w:marBottom w:val="0"/>
              <w:divBdr>
                <w:top w:val="none" w:sz="0" w:space="0" w:color="auto"/>
                <w:left w:val="none" w:sz="0" w:space="0" w:color="auto"/>
                <w:bottom w:val="none" w:sz="0" w:space="0" w:color="auto"/>
                <w:right w:val="none" w:sz="0" w:space="0" w:color="auto"/>
              </w:divBdr>
              <w:divsChild>
                <w:div w:id="941031916">
                  <w:marLeft w:val="0"/>
                  <w:marRight w:val="0"/>
                  <w:marTop w:val="0"/>
                  <w:marBottom w:val="0"/>
                  <w:divBdr>
                    <w:top w:val="none" w:sz="0" w:space="0" w:color="auto"/>
                    <w:left w:val="none" w:sz="0" w:space="0" w:color="auto"/>
                    <w:bottom w:val="none" w:sz="0" w:space="0" w:color="auto"/>
                    <w:right w:val="none" w:sz="0" w:space="0" w:color="auto"/>
                  </w:divBdr>
                  <w:divsChild>
                    <w:div w:id="13745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24382">
      <w:bodyDiv w:val="1"/>
      <w:marLeft w:val="0"/>
      <w:marRight w:val="0"/>
      <w:marTop w:val="0"/>
      <w:marBottom w:val="0"/>
      <w:divBdr>
        <w:top w:val="none" w:sz="0" w:space="0" w:color="auto"/>
        <w:left w:val="none" w:sz="0" w:space="0" w:color="auto"/>
        <w:bottom w:val="none" w:sz="0" w:space="0" w:color="auto"/>
        <w:right w:val="none" w:sz="0" w:space="0" w:color="auto"/>
      </w:divBdr>
    </w:div>
    <w:div w:id="33697227">
      <w:bodyDiv w:val="1"/>
      <w:marLeft w:val="0"/>
      <w:marRight w:val="0"/>
      <w:marTop w:val="0"/>
      <w:marBottom w:val="0"/>
      <w:divBdr>
        <w:top w:val="none" w:sz="0" w:space="0" w:color="auto"/>
        <w:left w:val="none" w:sz="0" w:space="0" w:color="auto"/>
        <w:bottom w:val="none" w:sz="0" w:space="0" w:color="auto"/>
        <w:right w:val="none" w:sz="0" w:space="0" w:color="auto"/>
      </w:divBdr>
      <w:divsChild>
        <w:div w:id="2049377494">
          <w:marLeft w:val="240"/>
          <w:marRight w:val="0"/>
          <w:marTop w:val="240"/>
          <w:marBottom w:val="240"/>
          <w:divBdr>
            <w:top w:val="none" w:sz="0" w:space="0" w:color="auto"/>
            <w:left w:val="none" w:sz="0" w:space="0" w:color="auto"/>
            <w:bottom w:val="none" w:sz="0" w:space="0" w:color="auto"/>
            <w:right w:val="none" w:sz="0" w:space="0" w:color="auto"/>
          </w:divBdr>
        </w:div>
      </w:divsChild>
    </w:div>
    <w:div w:id="33817283">
      <w:bodyDiv w:val="1"/>
      <w:marLeft w:val="0"/>
      <w:marRight w:val="0"/>
      <w:marTop w:val="0"/>
      <w:marBottom w:val="0"/>
      <w:divBdr>
        <w:top w:val="none" w:sz="0" w:space="0" w:color="auto"/>
        <w:left w:val="none" w:sz="0" w:space="0" w:color="auto"/>
        <w:bottom w:val="none" w:sz="0" w:space="0" w:color="auto"/>
        <w:right w:val="none" w:sz="0" w:space="0" w:color="auto"/>
      </w:divBdr>
      <w:divsChild>
        <w:div w:id="589316090">
          <w:marLeft w:val="0"/>
          <w:marRight w:val="240"/>
          <w:marTop w:val="0"/>
          <w:marBottom w:val="0"/>
          <w:divBdr>
            <w:top w:val="none" w:sz="0" w:space="0" w:color="auto"/>
            <w:left w:val="none" w:sz="0" w:space="0" w:color="auto"/>
            <w:bottom w:val="none" w:sz="0" w:space="0" w:color="auto"/>
            <w:right w:val="none" w:sz="0" w:space="0" w:color="auto"/>
          </w:divBdr>
          <w:divsChild>
            <w:div w:id="177231789">
              <w:marLeft w:val="0"/>
              <w:marRight w:val="0"/>
              <w:marTop w:val="0"/>
              <w:marBottom w:val="0"/>
              <w:divBdr>
                <w:top w:val="none" w:sz="0" w:space="0" w:color="auto"/>
                <w:left w:val="none" w:sz="0" w:space="0" w:color="auto"/>
                <w:bottom w:val="none" w:sz="0" w:space="0" w:color="auto"/>
                <w:right w:val="none" w:sz="0" w:space="0" w:color="auto"/>
              </w:divBdr>
              <w:divsChild>
                <w:div w:id="964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36206">
          <w:marLeft w:val="0"/>
          <w:marRight w:val="240"/>
          <w:marTop w:val="0"/>
          <w:marBottom w:val="0"/>
          <w:divBdr>
            <w:top w:val="none" w:sz="0" w:space="0" w:color="auto"/>
            <w:left w:val="none" w:sz="0" w:space="0" w:color="auto"/>
            <w:bottom w:val="none" w:sz="0" w:space="0" w:color="auto"/>
            <w:right w:val="none" w:sz="0" w:space="0" w:color="auto"/>
          </w:divBdr>
          <w:divsChild>
            <w:div w:id="2001542354">
              <w:marLeft w:val="0"/>
              <w:marRight w:val="0"/>
              <w:marTop w:val="0"/>
              <w:marBottom w:val="0"/>
              <w:divBdr>
                <w:top w:val="none" w:sz="0" w:space="0" w:color="auto"/>
                <w:left w:val="none" w:sz="0" w:space="0" w:color="auto"/>
                <w:bottom w:val="none" w:sz="0" w:space="0" w:color="auto"/>
                <w:right w:val="none" w:sz="0" w:space="0" w:color="auto"/>
              </w:divBdr>
              <w:divsChild>
                <w:div w:id="20166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541">
          <w:marLeft w:val="0"/>
          <w:marRight w:val="0"/>
          <w:marTop w:val="750"/>
          <w:marBottom w:val="0"/>
          <w:divBdr>
            <w:top w:val="none" w:sz="0" w:space="0" w:color="auto"/>
            <w:left w:val="none" w:sz="0" w:space="0" w:color="auto"/>
            <w:bottom w:val="none" w:sz="0" w:space="0" w:color="auto"/>
            <w:right w:val="none" w:sz="0" w:space="0" w:color="auto"/>
          </w:divBdr>
          <w:divsChild>
            <w:div w:id="910844324">
              <w:marLeft w:val="0"/>
              <w:marRight w:val="0"/>
              <w:marTop w:val="0"/>
              <w:marBottom w:val="0"/>
              <w:divBdr>
                <w:top w:val="none" w:sz="0" w:space="0" w:color="auto"/>
                <w:left w:val="none" w:sz="0" w:space="0" w:color="auto"/>
                <w:bottom w:val="none" w:sz="0" w:space="0" w:color="auto"/>
                <w:right w:val="none" w:sz="0" w:space="0" w:color="auto"/>
              </w:divBdr>
              <w:divsChild>
                <w:div w:id="1383485010">
                  <w:marLeft w:val="0"/>
                  <w:marRight w:val="0"/>
                  <w:marTop w:val="0"/>
                  <w:marBottom w:val="0"/>
                  <w:divBdr>
                    <w:top w:val="none" w:sz="0" w:space="0" w:color="auto"/>
                    <w:left w:val="none" w:sz="0" w:space="0" w:color="auto"/>
                    <w:bottom w:val="none" w:sz="0" w:space="0" w:color="auto"/>
                    <w:right w:val="none" w:sz="0" w:space="0" w:color="auto"/>
                  </w:divBdr>
                  <w:divsChild>
                    <w:div w:id="13975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67266">
      <w:bodyDiv w:val="1"/>
      <w:marLeft w:val="0"/>
      <w:marRight w:val="0"/>
      <w:marTop w:val="0"/>
      <w:marBottom w:val="0"/>
      <w:divBdr>
        <w:top w:val="none" w:sz="0" w:space="0" w:color="auto"/>
        <w:left w:val="none" w:sz="0" w:space="0" w:color="auto"/>
        <w:bottom w:val="none" w:sz="0" w:space="0" w:color="auto"/>
        <w:right w:val="none" w:sz="0" w:space="0" w:color="auto"/>
      </w:divBdr>
      <w:divsChild>
        <w:div w:id="1824393350">
          <w:marLeft w:val="0"/>
          <w:marRight w:val="240"/>
          <w:marTop w:val="0"/>
          <w:marBottom w:val="0"/>
          <w:divBdr>
            <w:top w:val="none" w:sz="0" w:space="0" w:color="auto"/>
            <w:left w:val="none" w:sz="0" w:space="0" w:color="auto"/>
            <w:bottom w:val="none" w:sz="0" w:space="0" w:color="auto"/>
            <w:right w:val="none" w:sz="0" w:space="0" w:color="auto"/>
          </w:divBdr>
          <w:divsChild>
            <w:div w:id="28839002">
              <w:marLeft w:val="0"/>
              <w:marRight w:val="0"/>
              <w:marTop w:val="0"/>
              <w:marBottom w:val="0"/>
              <w:divBdr>
                <w:top w:val="none" w:sz="0" w:space="0" w:color="auto"/>
                <w:left w:val="none" w:sz="0" w:space="0" w:color="auto"/>
                <w:bottom w:val="none" w:sz="0" w:space="0" w:color="auto"/>
                <w:right w:val="none" w:sz="0" w:space="0" w:color="auto"/>
              </w:divBdr>
              <w:divsChild>
                <w:div w:id="659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7947">
          <w:marLeft w:val="0"/>
          <w:marRight w:val="240"/>
          <w:marTop w:val="0"/>
          <w:marBottom w:val="0"/>
          <w:divBdr>
            <w:top w:val="none" w:sz="0" w:space="0" w:color="auto"/>
            <w:left w:val="none" w:sz="0" w:space="0" w:color="auto"/>
            <w:bottom w:val="none" w:sz="0" w:space="0" w:color="auto"/>
            <w:right w:val="none" w:sz="0" w:space="0" w:color="auto"/>
          </w:divBdr>
          <w:divsChild>
            <w:div w:id="885488152">
              <w:marLeft w:val="0"/>
              <w:marRight w:val="0"/>
              <w:marTop w:val="0"/>
              <w:marBottom w:val="0"/>
              <w:divBdr>
                <w:top w:val="none" w:sz="0" w:space="0" w:color="auto"/>
                <w:left w:val="none" w:sz="0" w:space="0" w:color="auto"/>
                <w:bottom w:val="none" w:sz="0" w:space="0" w:color="auto"/>
                <w:right w:val="none" w:sz="0" w:space="0" w:color="auto"/>
              </w:divBdr>
              <w:divsChild>
                <w:div w:id="1968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07940">
          <w:marLeft w:val="0"/>
          <w:marRight w:val="0"/>
          <w:marTop w:val="750"/>
          <w:marBottom w:val="0"/>
          <w:divBdr>
            <w:top w:val="none" w:sz="0" w:space="0" w:color="auto"/>
            <w:left w:val="none" w:sz="0" w:space="0" w:color="auto"/>
            <w:bottom w:val="none" w:sz="0" w:space="0" w:color="auto"/>
            <w:right w:val="none" w:sz="0" w:space="0" w:color="auto"/>
          </w:divBdr>
          <w:divsChild>
            <w:div w:id="1154251737">
              <w:marLeft w:val="0"/>
              <w:marRight w:val="0"/>
              <w:marTop w:val="0"/>
              <w:marBottom w:val="0"/>
              <w:divBdr>
                <w:top w:val="none" w:sz="0" w:space="0" w:color="auto"/>
                <w:left w:val="none" w:sz="0" w:space="0" w:color="auto"/>
                <w:bottom w:val="none" w:sz="0" w:space="0" w:color="auto"/>
                <w:right w:val="none" w:sz="0" w:space="0" w:color="auto"/>
              </w:divBdr>
              <w:divsChild>
                <w:div w:id="1720393331">
                  <w:marLeft w:val="0"/>
                  <w:marRight w:val="0"/>
                  <w:marTop w:val="0"/>
                  <w:marBottom w:val="0"/>
                  <w:divBdr>
                    <w:top w:val="none" w:sz="0" w:space="0" w:color="auto"/>
                    <w:left w:val="none" w:sz="0" w:space="0" w:color="auto"/>
                    <w:bottom w:val="none" w:sz="0" w:space="0" w:color="auto"/>
                    <w:right w:val="none" w:sz="0" w:space="0" w:color="auto"/>
                  </w:divBdr>
                  <w:divsChild>
                    <w:div w:id="20913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52024">
      <w:bodyDiv w:val="1"/>
      <w:marLeft w:val="0"/>
      <w:marRight w:val="0"/>
      <w:marTop w:val="0"/>
      <w:marBottom w:val="0"/>
      <w:divBdr>
        <w:top w:val="none" w:sz="0" w:space="0" w:color="auto"/>
        <w:left w:val="none" w:sz="0" w:space="0" w:color="auto"/>
        <w:bottom w:val="none" w:sz="0" w:space="0" w:color="auto"/>
        <w:right w:val="none" w:sz="0" w:space="0" w:color="auto"/>
      </w:divBdr>
    </w:div>
    <w:div w:id="34429410">
      <w:bodyDiv w:val="1"/>
      <w:marLeft w:val="0"/>
      <w:marRight w:val="0"/>
      <w:marTop w:val="0"/>
      <w:marBottom w:val="0"/>
      <w:divBdr>
        <w:top w:val="none" w:sz="0" w:space="0" w:color="auto"/>
        <w:left w:val="none" w:sz="0" w:space="0" w:color="auto"/>
        <w:bottom w:val="none" w:sz="0" w:space="0" w:color="auto"/>
        <w:right w:val="none" w:sz="0" w:space="0" w:color="auto"/>
      </w:divBdr>
      <w:divsChild>
        <w:div w:id="1029061582">
          <w:marLeft w:val="0"/>
          <w:marRight w:val="240"/>
          <w:marTop w:val="0"/>
          <w:marBottom w:val="0"/>
          <w:divBdr>
            <w:top w:val="none" w:sz="0" w:space="0" w:color="auto"/>
            <w:left w:val="none" w:sz="0" w:space="0" w:color="auto"/>
            <w:bottom w:val="none" w:sz="0" w:space="0" w:color="auto"/>
            <w:right w:val="none" w:sz="0" w:space="0" w:color="auto"/>
          </w:divBdr>
          <w:divsChild>
            <w:div w:id="399328105">
              <w:marLeft w:val="0"/>
              <w:marRight w:val="0"/>
              <w:marTop w:val="0"/>
              <w:marBottom w:val="0"/>
              <w:divBdr>
                <w:top w:val="none" w:sz="0" w:space="0" w:color="auto"/>
                <w:left w:val="none" w:sz="0" w:space="0" w:color="auto"/>
                <w:bottom w:val="none" w:sz="0" w:space="0" w:color="auto"/>
                <w:right w:val="none" w:sz="0" w:space="0" w:color="auto"/>
              </w:divBdr>
              <w:divsChild>
                <w:div w:id="6281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3047">
          <w:marLeft w:val="0"/>
          <w:marRight w:val="240"/>
          <w:marTop w:val="0"/>
          <w:marBottom w:val="0"/>
          <w:divBdr>
            <w:top w:val="none" w:sz="0" w:space="0" w:color="auto"/>
            <w:left w:val="none" w:sz="0" w:space="0" w:color="auto"/>
            <w:bottom w:val="none" w:sz="0" w:space="0" w:color="auto"/>
            <w:right w:val="none" w:sz="0" w:space="0" w:color="auto"/>
          </w:divBdr>
          <w:divsChild>
            <w:div w:id="1666467541">
              <w:marLeft w:val="0"/>
              <w:marRight w:val="0"/>
              <w:marTop w:val="0"/>
              <w:marBottom w:val="0"/>
              <w:divBdr>
                <w:top w:val="none" w:sz="0" w:space="0" w:color="auto"/>
                <w:left w:val="none" w:sz="0" w:space="0" w:color="auto"/>
                <w:bottom w:val="none" w:sz="0" w:space="0" w:color="auto"/>
                <w:right w:val="none" w:sz="0" w:space="0" w:color="auto"/>
              </w:divBdr>
              <w:divsChild>
                <w:div w:id="16677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09926">
          <w:marLeft w:val="0"/>
          <w:marRight w:val="0"/>
          <w:marTop w:val="750"/>
          <w:marBottom w:val="0"/>
          <w:divBdr>
            <w:top w:val="none" w:sz="0" w:space="0" w:color="auto"/>
            <w:left w:val="none" w:sz="0" w:space="0" w:color="auto"/>
            <w:bottom w:val="none" w:sz="0" w:space="0" w:color="auto"/>
            <w:right w:val="none" w:sz="0" w:space="0" w:color="auto"/>
          </w:divBdr>
          <w:divsChild>
            <w:div w:id="694964215">
              <w:marLeft w:val="0"/>
              <w:marRight w:val="0"/>
              <w:marTop w:val="0"/>
              <w:marBottom w:val="0"/>
              <w:divBdr>
                <w:top w:val="none" w:sz="0" w:space="0" w:color="auto"/>
                <w:left w:val="none" w:sz="0" w:space="0" w:color="auto"/>
                <w:bottom w:val="none" w:sz="0" w:space="0" w:color="auto"/>
                <w:right w:val="none" w:sz="0" w:space="0" w:color="auto"/>
              </w:divBdr>
              <w:divsChild>
                <w:div w:id="991253831">
                  <w:marLeft w:val="0"/>
                  <w:marRight w:val="0"/>
                  <w:marTop w:val="0"/>
                  <w:marBottom w:val="0"/>
                  <w:divBdr>
                    <w:top w:val="none" w:sz="0" w:space="0" w:color="auto"/>
                    <w:left w:val="none" w:sz="0" w:space="0" w:color="auto"/>
                    <w:bottom w:val="none" w:sz="0" w:space="0" w:color="auto"/>
                    <w:right w:val="none" w:sz="0" w:space="0" w:color="auto"/>
                  </w:divBdr>
                  <w:divsChild>
                    <w:div w:id="18997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90861">
      <w:bodyDiv w:val="1"/>
      <w:marLeft w:val="0"/>
      <w:marRight w:val="0"/>
      <w:marTop w:val="0"/>
      <w:marBottom w:val="0"/>
      <w:divBdr>
        <w:top w:val="none" w:sz="0" w:space="0" w:color="auto"/>
        <w:left w:val="none" w:sz="0" w:space="0" w:color="auto"/>
        <w:bottom w:val="none" w:sz="0" w:space="0" w:color="auto"/>
        <w:right w:val="none" w:sz="0" w:space="0" w:color="auto"/>
      </w:divBdr>
      <w:divsChild>
        <w:div w:id="33165074">
          <w:marLeft w:val="0"/>
          <w:marRight w:val="240"/>
          <w:marTop w:val="0"/>
          <w:marBottom w:val="0"/>
          <w:divBdr>
            <w:top w:val="none" w:sz="0" w:space="0" w:color="auto"/>
            <w:left w:val="none" w:sz="0" w:space="0" w:color="auto"/>
            <w:bottom w:val="none" w:sz="0" w:space="0" w:color="auto"/>
            <w:right w:val="none" w:sz="0" w:space="0" w:color="auto"/>
          </w:divBdr>
          <w:divsChild>
            <w:div w:id="1752123674">
              <w:marLeft w:val="0"/>
              <w:marRight w:val="0"/>
              <w:marTop w:val="0"/>
              <w:marBottom w:val="0"/>
              <w:divBdr>
                <w:top w:val="none" w:sz="0" w:space="0" w:color="auto"/>
                <w:left w:val="none" w:sz="0" w:space="0" w:color="auto"/>
                <w:bottom w:val="none" w:sz="0" w:space="0" w:color="auto"/>
                <w:right w:val="none" w:sz="0" w:space="0" w:color="auto"/>
              </w:divBdr>
              <w:divsChild>
                <w:div w:id="211651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87382">
          <w:marLeft w:val="0"/>
          <w:marRight w:val="240"/>
          <w:marTop w:val="0"/>
          <w:marBottom w:val="0"/>
          <w:divBdr>
            <w:top w:val="none" w:sz="0" w:space="0" w:color="auto"/>
            <w:left w:val="none" w:sz="0" w:space="0" w:color="auto"/>
            <w:bottom w:val="none" w:sz="0" w:space="0" w:color="auto"/>
            <w:right w:val="none" w:sz="0" w:space="0" w:color="auto"/>
          </w:divBdr>
          <w:divsChild>
            <w:div w:id="1621375672">
              <w:marLeft w:val="0"/>
              <w:marRight w:val="0"/>
              <w:marTop w:val="0"/>
              <w:marBottom w:val="0"/>
              <w:divBdr>
                <w:top w:val="none" w:sz="0" w:space="0" w:color="auto"/>
                <w:left w:val="none" w:sz="0" w:space="0" w:color="auto"/>
                <w:bottom w:val="none" w:sz="0" w:space="0" w:color="auto"/>
                <w:right w:val="none" w:sz="0" w:space="0" w:color="auto"/>
              </w:divBdr>
              <w:divsChild>
                <w:div w:id="94588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28963">
          <w:marLeft w:val="0"/>
          <w:marRight w:val="0"/>
          <w:marTop w:val="750"/>
          <w:marBottom w:val="0"/>
          <w:divBdr>
            <w:top w:val="none" w:sz="0" w:space="0" w:color="auto"/>
            <w:left w:val="none" w:sz="0" w:space="0" w:color="auto"/>
            <w:bottom w:val="none" w:sz="0" w:space="0" w:color="auto"/>
            <w:right w:val="none" w:sz="0" w:space="0" w:color="auto"/>
          </w:divBdr>
          <w:divsChild>
            <w:div w:id="1169491130">
              <w:marLeft w:val="0"/>
              <w:marRight w:val="0"/>
              <w:marTop w:val="0"/>
              <w:marBottom w:val="0"/>
              <w:divBdr>
                <w:top w:val="none" w:sz="0" w:space="0" w:color="auto"/>
                <w:left w:val="none" w:sz="0" w:space="0" w:color="auto"/>
                <w:bottom w:val="none" w:sz="0" w:space="0" w:color="auto"/>
                <w:right w:val="none" w:sz="0" w:space="0" w:color="auto"/>
              </w:divBdr>
              <w:divsChild>
                <w:div w:id="1426268501">
                  <w:marLeft w:val="0"/>
                  <w:marRight w:val="0"/>
                  <w:marTop w:val="0"/>
                  <w:marBottom w:val="0"/>
                  <w:divBdr>
                    <w:top w:val="none" w:sz="0" w:space="0" w:color="auto"/>
                    <w:left w:val="none" w:sz="0" w:space="0" w:color="auto"/>
                    <w:bottom w:val="none" w:sz="0" w:space="0" w:color="auto"/>
                    <w:right w:val="none" w:sz="0" w:space="0" w:color="auto"/>
                  </w:divBdr>
                  <w:divsChild>
                    <w:div w:id="142333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09076">
      <w:bodyDiv w:val="1"/>
      <w:marLeft w:val="0"/>
      <w:marRight w:val="0"/>
      <w:marTop w:val="0"/>
      <w:marBottom w:val="0"/>
      <w:divBdr>
        <w:top w:val="none" w:sz="0" w:space="0" w:color="auto"/>
        <w:left w:val="none" w:sz="0" w:space="0" w:color="auto"/>
        <w:bottom w:val="none" w:sz="0" w:space="0" w:color="auto"/>
        <w:right w:val="none" w:sz="0" w:space="0" w:color="auto"/>
      </w:divBdr>
      <w:divsChild>
        <w:div w:id="16858417">
          <w:marLeft w:val="0"/>
          <w:marRight w:val="240"/>
          <w:marTop w:val="0"/>
          <w:marBottom w:val="0"/>
          <w:divBdr>
            <w:top w:val="none" w:sz="0" w:space="0" w:color="auto"/>
            <w:left w:val="none" w:sz="0" w:space="0" w:color="auto"/>
            <w:bottom w:val="none" w:sz="0" w:space="0" w:color="auto"/>
            <w:right w:val="none" w:sz="0" w:space="0" w:color="auto"/>
          </w:divBdr>
          <w:divsChild>
            <w:div w:id="1037199224">
              <w:marLeft w:val="0"/>
              <w:marRight w:val="0"/>
              <w:marTop w:val="0"/>
              <w:marBottom w:val="0"/>
              <w:divBdr>
                <w:top w:val="none" w:sz="0" w:space="0" w:color="auto"/>
                <w:left w:val="none" w:sz="0" w:space="0" w:color="auto"/>
                <w:bottom w:val="none" w:sz="0" w:space="0" w:color="auto"/>
                <w:right w:val="none" w:sz="0" w:space="0" w:color="auto"/>
              </w:divBdr>
              <w:divsChild>
                <w:div w:id="5638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02397">
          <w:marLeft w:val="0"/>
          <w:marRight w:val="240"/>
          <w:marTop w:val="0"/>
          <w:marBottom w:val="0"/>
          <w:divBdr>
            <w:top w:val="none" w:sz="0" w:space="0" w:color="auto"/>
            <w:left w:val="none" w:sz="0" w:space="0" w:color="auto"/>
            <w:bottom w:val="none" w:sz="0" w:space="0" w:color="auto"/>
            <w:right w:val="none" w:sz="0" w:space="0" w:color="auto"/>
          </w:divBdr>
          <w:divsChild>
            <w:div w:id="183911186">
              <w:marLeft w:val="0"/>
              <w:marRight w:val="0"/>
              <w:marTop w:val="0"/>
              <w:marBottom w:val="0"/>
              <w:divBdr>
                <w:top w:val="none" w:sz="0" w:space="0" w:color="auto"/>
                <w:left w:val="none" w:sz="0" w:space="0" w:color="auto"/>
                <w:bottom w:val="none" w:sz="0" w:space="0" w:color="auto"/>
                <w:right w:val="none" w:sz="0" w:space="0" w:color="auto"/>
              </w:divBdr>
              <w:divsChild>
                <w:div w:id="6547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15878">
          <w:marLeft w:val="0"/>
          <w:marRight w:val="0"/>
          <w:marTop w:val="750"/>
          <w:marBottom w:val="0"/>
          <w:divBdr>
            <w:top w:val="none" w:sz="0" w:space="0" w:color="auto"/>
            <w:left w:val="none" w:sz="0" w:space="0" w:color="auto"/>
            <w:bottom w:val="none" w:sz="0" w:space="0" w:color="auto"/>
            <w:right w:val="none" w:sz="0" w:space="0" w:color="auto"/>
          </w:divBdr>
          <w:divsChild>
            <w:div w:id="2005233787">
              <w:marLeft w:val="0"/>
              <w:marRight w:val="0"/>
              <w:marTop w:val="0"/>
              <w:marBottom w:val="0"/>
              <w:divBdr>
                <w:top w:val="none" w:sz="0" w:space="0" w:color="auto"/>
                <w:left w:val="none" w:sz="0" w:space="0" w:color="auto"/>
                <w:bottom w:val="none" w:sz="0" w:space="0" w:color="auto"/>
                <w:right w:val="none" w:sz="0" w:space="0" w:color="auto"/>
              </w:divBdr>
              <w:divsChild>
                <w:div w:id="1430657165">
                  <w:marLeft w:val="0"/>
                  <w:marRight w:val="0"/>
                  <w:marTop w:val="0"/>
                  <w:marBottom w:val="0"/>
                  <w:divBdr>
                    <w:top w:val="none" w:sz="0" w:space="0" w:color="auto"/>
                    <w:left w:val="none" w:sz="0" w:space="0" w:color="auto"/>
                    <w:bottom w:val="none" w:sz="0" w:space="0" w:color="auto"/>
                    <w:right w:val="none" w:sz="0" w:space="0" w:color="auto"/>
                  </w:divBdr>
                  <w:divsChild>
                    <w:div w:id="21707479">
                      <w:marLeft w:val="0"/>
                      <w:marRight w:val="0"/>
                      <w:marTop w:val="0"/>
                      <w:marBottom w:val="0"/>
                      <w:divBdr>
                        <w:top w:val="none" w:sz="0" w:space="0" w:color="auto"/>
                        <w:left w:val="none" w:sz="0" w:space="0" w:color="auto"/>
                        <w:bottom w:val="none" w:sz="0" w:space="0" w:color="auto"/>
                        <w:right w:val="none" w:sz="0" w:space="0" w:color="auto"/>
                      </w:divBdr>
                      <w:divsChild>
                        <w:div w:id="19006753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8167005">
      <w:bodyDiv w:val="1"/>
      <w:marLeft w:val="0"/>
      <w:marRight w:val="0"/>
      <w:marTop w:val="0"/>
      <w:marBottom w:val="0"/>
      <w:divBdr>
        <w:top w:val="none" w:sz="0" w:space="0" w:color="auto"/>
        <w:left w:val="none" w:sz="0" w:space="0" w:color="auto"/>
        <w:bottom w:val="none" w:sz="0" w:space="0" w:color="auto"/>
        <w:right w:val="none" w:sz="0" w:space="0" w:color="auto"/>
      </w:divBdr>
      <w:divsChild>
        <w:div w:id="1980258848">
          <w:marLeft w:val="0"/>
          <w:marRight w:val="240"/>
          <w:marTop w:val="0"/>
          <w:marBottom w:val="0"/>
          <w:divBdr>
            <w:top w:val="none" w:sz="0" w:space="0" w:color="auto"/>
            <w:left w:val="none" w:sz="0" w:space="0" w:color="auto"/>
            <w:bottom w:val="none" w:sz="0" w:space="0" w:color="auto"/>
            <w:right w:val="none" w:sz="0" w:space="0" w:color="auto"/>
          </w:divBdr>
          <w:divsChild>
            <w:div w:id="1855876780">
              <w:marLeft w:val="0"/>
              <w:marRight w:val="0"/>
              <w:marTop w:val="0"/>
              <w:marBottom w:val="0"/>
              <w:divBdr>
                <w:top w:val="none" w:sz="0" w:space="0" w:color="auto"/>
                <w:left w:val="none" w:sz="0" w:space="0" w:color="auto"/>
                <w:bottom w:val="none" w:sz="0" w:space="0" w:color="auto"/>
                <w:right w:val="none" w:sz="0" w:space="0" w:color="auto"/>
              </w:divBdr>
              <w:divsChild>
                <w:div w:id="4153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4711">
          <w:marLeft w:val="0"/>
          <w:marRight w:val="240"/>
          <w:marTop w:val="0"/>
          <w:marBottom w:val="0"/>
          <w:divBdr>
            <w:top w:val="none" w:sz="0" w:space="0" w:color="auto"/>
            <w:left w:val="none" w:sz="0" w:space="0" w:color="auto"/>
            <w:bottom w:val="none" w:sz="0" w:space="0" w:color="auto"/>
            <w:right w:val="none" w:sz="0" w:space="0" w:color="auto"/>
          </w:divBdr>
          <w:divsChild>
            <w:div w:id="1481846675">
              <w:marLeft w:val="0"/>
              <w:marRight w:val="0"/>
              <w:marTop w:val="0"/>
              <w:marBottom w:val="0"/>
              <w:divBdr>
                <w:top w:val="none" w:sz="0" w:space="0" w:color="auto"/>
                <w:left w:val="none" w:sz="0" w:space="0" w:color="auto"/>
                <w:bottom w:val="none" w:sz="0" w:space="0" w:color="auto"/>
                <w:right w:val="none" w:sz="0" w:space="0" w:color="auto"/>
              </w:divBdr>
              <w:divsChild>
                <w:div w:id="5366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4682">
          <w:marLeft w:val="0"/>
          <w:marRight w:val="0"/>
          <w:marTop w:val="750"/>
          <w:marBottom w:val="0"/>
          <w:divBdr>
            <w:top w:val="none" w:sz="0" w:space="0" w:color="auto"/>
            <w:left w:val="none" w:sz="0" w:space="0" w:color="auto"/>
            <w:bottom w:val="none" w:sz="0" w:space="0" w:color="auto"/>
            <w:right w:val="none" w:sz="0" w:space="0" w:color="auto"/>
          </w:divBdr>
          <w:divsChild>
            <w:div w:id="1670715073">
              <w:marLeft w:val="0"/>
              <w:marRight w:val="0"/>
              <w:marTop w:val="0"/>
              <w:marBottom w:val="0"/>
              <w:divBdr>
                <w:top w:val="none" w:sz="0" w:space="0" w:color="auto"/>
                <w:left w:val="none" w:sz="0" w:space="0" w:color="auto"/>
                <w:bottom w:val="none" w:sz="0" w:space="0" w:color="auto"/>
                <w:right w:val="none" w:sz="0" w:space="0" w:color="auto"/>
              </w:divBdr>
              <w:divsChild>
                <w:div w:id="1565792957">
                  <w:marLeft w:val="0"/>
                  <w:marRight w:val="0"/>
                  <w:marTop w:val="0"/>
                  <w:marBottom w:val="0"/>
                  <w:divBdr>
                    <w:top w:val="none" w:sz="0" w:space="0" w:color="auto"/>
                    <w:left w:val="none" w:sz="0" w:space="0" w:color="auto"/>
                    <w:bottom w:val="none" w:sz="0" w:space="0" w:color="auto"/>
                    <w:right w:val="none" w:sz="0" w:space="0" w:color="auto"/>
                  </w:divBdr>
                  <w:divsChild>
                    <w:div w:id="47009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26090">
      <w:bodyDiv w:val="1"/>
      <w:marLeft w:val="0"/>
      <w:marRight w:val="0"/>
      <w:marTop w:val="0"/>
      <w:marBottom w:val="0"/>
      <w:divBdr>
        <w:top w:val="none" w:sz="0" w:space="0" w:color="auto"/>
        <w:left w:val="none" w:sz="0" w:space="0" w:color="auto"/>
        <w:bottom w:val="none" w:sz="0" w:space="0" w:color="auto"/>
        <w:right w:val="none" w:sz="0" w:space="0" w:color="auto"/>
      </w:divBdr>
      <w:divsChild>
        <w:div w:id="774130604">
          <w:marLeft w:val="0"/>
          <w:marRight w:val="240"/>
          <w:marTop w:val="0"/>
          <w:marBottom w:val="0"/>
          <w:divBdr>
            <w:top w:val="none" w:sz="0" w:space="0" w:color="auto"/>
            <w:left w:val="none" w:sz="0" w:space="0" w:color="auto"/>
            <w:bottom w:val="none" w:sz="0" w:space="0" w:color="auto"/>
            <w:right w:val="none" w:sz="0" w:space="0" w:color="auto"/>
          </w:divBdr>
          <w:divsChild>
            <w:div w:id="544635563">
              <w:marLeft w:val="0"/>
              <w:marRight w:val="0"/>
              <w:marTop w:val="0"/>
              <w:marBottom w:val="0"/>
              <w:divBdr>
                <w:top w:val="none" w:sz="0" w:space="0" w:color="auto"/>
                <w:left w:val="none" w:sz="0" w:space="0" w:color="auto"/>
                <w:bottom w:val="none" w:sz="0" w:space="0" w:color="auto"/>
                <w:right w:val="none" w:sz="0" w:space="0" w:color="auto"/>
              </w:divBdr>
              <w:divsChild>
                <w:div w:id="105423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345820">
          <w:marLeft w:val="0"/>
          <w:marRight w:val="240"/>
          <w:marTop w:val="0"/>
          <w:marBottom w:val="0"/>
          <w:divBdr>
            <w:top w:val="none" w:sz="0" w:space="0" w:color="auto"/>
            <w:left w:val="none" w:sz="0" w:space="0" w:color="auto"/>
            <w:bottom w:val="none" w:sz="0" w:space="0" w:color="auto"/>
            <w:right w:val="none" w:sz="0" w:space="0" w:color="auto"/>
          </w:divBdr>
          <w:divsChild>
            <w:div w:id="1280647858">
              <w:marLeft w:val="0"/>
              <w:marRight w:val="0"/>
              <w:marTop w:val="0"/>
              <w:marBottom w:val="0"/>
              <w:divBdr>
                <w:top w:val="none" w:sz="0" w:space="0" w:color="auto"/>
                <w:left w:val="none" w:sz="0" w:space="0" w:color="auto"/>
                <w:bottom w:val="none" w:sz="0" w:space="0" w:color="auto"/>
                <w:right w:val="none" w:sz="0" w:space="0" w:color="auto"/>
              </w:divBdr>
              <w:divsChild>
                <w:div w:id="7831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8418">
      <w:bodyDiv w:val="1"/>
      <w:marLeft w:val="0"/>
      <w:marRight w:val="0"/>
      <w:marTop w:val="0"/>
      <w:marBottom w:val="0"/>
      <w:divBdr>
        <w:top w:val="none" w:sz="0" w:space="0" w:color="auto"/>
        <w:left w:val="none" w:sz="0" w:space="0" w:color="auto"/>
        <w:bottom w:val="none" w:sz="0" w:space="0" w:color="auto"/>
        <w:right w:val="none" w:sz="0" w:space="0" w:color="auto"/>
      </w:divBdr>
      <w:divsChild>
        <w:div w:id="362558867">
          <w:marLeft w:val="0"/>
          <w:marRight w:val="240"/>
          <w:marTop w:val="0"/>
          <w:marBottom w:val="0"/>
          <w:divBdr>
            <w:top w:val="none" w:sz="0" w:space="0" w:color="auto"/>
            <w:left w:val="none" w:sz="0" w:space="0" w:color="auto"/>
            <w:bottom w:val="none" w:sz="0" w:space="0" w:color="auto"/>
            <w:right w:val="none" w:sz="0" w:space="0" w:color="auto"/>
          </w:divBdr>
          <w:divsChild>
            <w:div w:id="1222786136">
              <w:marLeft w:val="0"/>
              <w:marRight w:val="0"/>
              <w:marTop w:val="0"/>
              <w:marBottom w:val="0"/>
              <w:divBdr>
                <w:top w:val="none" w:sz="0" w:space="0" w:color="auto"/>
                <w:left w:val="none" w:sz="0" w:space="0" w:color="auto"/>
                <w:bottom w:val="none" w:sz="0" w:space="0" w:color="auto"/>
                <w:right w:val="none" w:sz="0" w:space="0" w:color="auto"/>
              </w:divBdr>
              <w:divsChild>
                <w:div w:id="116347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1981">
          <w:marLeft w:val="0"/>
          <w:marRight w:val="240"/>
          <w:marTop w:val="0"/>
          <w:marBottom w:val="0"/>
          <w:divBdr>
            <w:top w:val="none" w:sz="0" w:space="0" w:color="auto"/>
            <w:left w:val="none" w:sz="0" w:space="0" w:color="auto"/>
            <w:bottom w:val="none" w:sz="0" w:space="0" w:color="auto"/>
            <w:right w:val="none" w:sz="0" w:space="0" w:color="auto"/>
          </w:divBdr>
          <w:divsChild>
            <w:div w:id="2084446848">
              <w:marLeft w:val="0"/>
              <w:marRight w:val="0"/>
              <w:marTop w:val="0"/>
              <w:marBottom w:val="0"/>
              <w:divBdr>
                <w:top w:val="none" w:sz="0" w:space="0" w:color="auto"/>
                <w:left w:val="none" w:sz="0" w:space="0" w:color="auto"/>
                <w:bottom w:val="none" w:sz="0" w:space="0" w:color="auto"/>
                <w:right w:val="none" w:sz="0" w:space="0" w:color="auto"/>
              </w:divBdr>
              <w:divsChild>
                <w:div w:id="18802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26746">
          <w:marLeft w:val="0"/>
          <w:marRight w:val="0"/>
          <w:marTop w:val="750"/>
          <w:marBottom w:val="0"/>
          <w:divBdr>
            <w:top w:val="none" w:sz="0" w:space="0" w:color="auto"/>
            <w:left w:val="none" w:sz="0" w:space="0" w:color="auto"/>
            <w:bottom w:val="none" w:sz="0" w:space="0" w:color="auto"/>
            <w:right w:val="none" w:sz="0" w:space="0" w:color="auto"/>
          </w:divBdr>
          <w:divsChild>
            <w:div w:id="754597618">
              <w:marLeft w:val="0"/>
              <w:marRight w:val="0"/>
              <w:marTop w:val="0"/>
              <w:marBottom w:val="0"/>
              <w:divBdr>
                <w:top w:val="none" w:sz="0" w:space="0" w:color="auto"/>
                <w:left w:val="none" w:sz="0" w:space="0" w:color="auto"/>
                <w:bottom w:val="none" w:sz="0" w:space="0" w:color="auto"/>
                <w:right w:val="none" w:sz="0" w:space="0" w:color="auto"/>
              </w:divBdr>
              <w:divsChild>
                <w:div w:id="1451780855">
                  <w:marLeft w:val="0"/>
                  <w:marRight w:val="0"/>
                  <w:marTop w:val="0"/>
                  <w:marBottom w:val="0"/>
                  <w:divBdr>
                    <w:top w:val="none" w:sz="0" w:space="0" w:color="auto"/>
                    <w:left w:val="none" w:sz="0" w:space="0" w:color="auto"/>
                    <w:bottom w:val="none" w:sz="0" w:space="0" w:color="auto"/>
                    <w:right w:val="none" w:sz="0" w:space="0" w:color="auto"/>
                  </w:divBdr>
                  <w:divsChild>
                    <w:div w:id="166339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69834">
      <w:bodyDiv w:val="1"/>
      <w:marLeft w:val="0"/>
      <w:marRight w:val="0"/>
      <w:marTop w:val="0"/>
      <w:marBottom w:val="0"/>
      <w:divBdr>
        <w:top w:val="none" w:sz="0" w:space="0" w:color="auto"/>
        <w:left w:val="none" w:sz="0" w:space="0" w:color="auto"/>
        <w:bottom w:val="none" w:sz="0" w:space="0" w:color="auto"/>
        <w:right w:val="none" w:sz="0" w:space="0" w:color="auto"/>
      </w:divBdr>
      <w:divsChild>
        <w:div w:id="760300181">
          <w:marLeft w:val="0"/>
          <w:marRight w:val="240"/>
          <w:marTop w:val="0"/>
          <w:marBottom w:val="0"/>
          <w:divBdr>
            <w:top w:val="none" w:sz="0" w:space="0" w:color="auto"/>
            <w:left w:val="none" w:sz="0" w:space="0" w:color="auto"/>
            <w:bottom w:val="none" w:sz="0" w:space="0" w:color="auto"/>
            <w:right w:val="none" w:sz="0" w:space="0" w:color="auto"/>
          </w:divBdr>
          <w:divsChild>
            <w:div w:id="2110268286">
              <w:marLeft w:val="0"/>
              <w:marRight w:val="0"/>
              <w:marTop w:val="0"/>
              <w:marBottom w:val="0"/>
              <w:divBdr>
                <w:top w:val="none" w:sz="0" w:space="0" w:color="auto"/>
                <w:left w:val="none" w:sz="0" w:space="0" w:color="auto"/>
                <w:bottom w:val="none" w:sz="0" w:space="0" w:color="auto"/>
                <w:right w:val="none" w:sz="0" w:space="0" w:color="auto"/>
              </w:divBdr>
              <w:divsChild>
                <w:div w:id="665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52191">
          <w:marLeft w:val="0"/>
          <w:marRight w:val="240"/>
          <w:marTop w:val="0"/>
          <w:marBottom w:val="0"/>
          <w:divBdr>
            <w:top w:val="none" w:sz="0" w:space="0" w:color="auto"/>
            <w:left w:val="none" w:sz="0" w:space="0" w:color="auto"/>
            <w:bottom w:val="none" w:sz="0" w:space="0" w:color="auto"/>
            <w:right w:val="none" w:sz="0" w:space="0" w:color="auto"/>
          </w:divBdr>
          <w:divsChild>
            <w:div w:id="1722053598">
              <w:marLeft w:val="0"/>
              <w:marRight w:val="0"/>
              <w:marTop w:val="0"/>
              <w:marBottom w:val="0"/>
              <w:divBdr>
                <w:top w:val="none" w:sz="0" w:space="0" w:color="auto"/>
                <w:left w:val="none" w:sz="0" w:space="0" w:color="auto"/>
                <w:bottom w:val="none" w:sz="0" w:space="0" w:color="auto"/>
                <w:right w:val="none" w:sz="0" w:space="0" w:color="auto"/>
              </w:divBdr>
              <w:divsChild>
                <w:div w:id="15597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71538">
          <w:marLeft w:val="0"/>
          <w:marRight w:val="0"/>
          <w:marTop w:val="750"/>
          <w:marBottom w:val="0"/>
          <w:divBdr>
            <w:top w:val="none" w:sz="0" w:space="0" w:color="auto"/>
            <w:left w:val="none" w:sz="0" w:space="0" w:color="auto"/>
            <w:bottom w:val="none" w:sz="0" w:space="0" w:color="auto"/>
            <w:right w:val="none" w:sz="0" w:space="0" w:color="auto"/>
          </w:divBdr>
          <w:divsChild>
            <w:div w:id="1613828623">
              <w:marLeft w:val="0"/>
              <w:marRight w:val="0"/>
              <w:marTop w:val="0"/>
              <w:marBottom w:val="0"/>
              <w:divBdr>
                <w:top w:val="none" w:sz="0" w:space="0" w:color="auto"/>
                <w:left w:val="none" w:sz="0" w:space="0" w:color="auto"/>
                <w:bottom w:val="none" w:sz="0" w:space="0" w:color="auto"/>
                <w:right w:val="none" w:sz="0" w:space="0" w:color="auto"/>
              </w:divBdr>
              <w:divsChild>
                <w:div w:id="874855994">
                  <w:marLeft w:val="0"/>
                  <w:marRight w:val="0"/>
                  <w:marTop w:val="0"/>
                  <w:marBottom w:val="0"/>
                  <w:divBdr>
                    <w:top w:val="none" w:sz="0" w:space="0" w:color="auto"/>
                    <w:left w:val="none" w:sz="0" w:space="0" w:color="auto"/>
                    <w:bottom w:val="none" w:sz="0" w:space="0" w:color="auto"/>
                    <w:right w:val="none" w:sz="0" w:space="0" w:color="auto"/>
                  </w:divBdr>
                  <w:divsChild>
                    <w:div w:id="9152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73670">
      <w:bodyDiv w:val="1"/>
      <w:marLeft w:val="0"/>
      <w:marRight w:val="0"/>
      <w:marTop w:val="0"/>
      <w:marBottom w:val="0"/>
      <w:divBdr>
        <w:top w:val="none" w:sz="0" w:space="0" w:color="auto"/>
        <w:left w:val="none" w:sz="0" w:space="0" w:color="auto"/>
        <w:bottom w:val="none" w:sz="0" w:space="0" w:color="auto"/>
        <w:right w:val="none" w:sz="0" w:space="0" w:color="auto"/>
      </w:divBdr>
      <w:divsChild>
        <w:div w:id="44985738">
          <w:marLeft w:val="0"/>
          <w:marRight w:val="240"/>
          <w:marTop w:val="0"/>
          <w:marBottom w:val="0"/>
          <w:divBdr>
            <w:top w:val="none" w:sz="0" w:space="0" w:color="auto"/>
            <w:left w:val="none" w:sz="0" w:space="0" w:color="auto"/>
            <w:bottom w:val="none" w:sz="0" w:space="0" w:color="auto"/>
            <w:right w:val="none" w:sz="0" w:space="0" w:color="auto"/>
          </w:divBdr>
          <w:divsChild>
            <w:div w:id="1513258987">
              <w:marLeft w:val="0"/>
              <w:marRight w:val="0"/>
              <w:marTop w:val="0"/>
              <w:marBottom w:val="0"/>
              <w:divBdr>
                <w:top w:val="none" w:sz="0" w:space="0" w:color="auto"/>
                <w:left w:val="none" w:sz="0" w:space="0" w:color="auto"/>
                <w:bottom w:val="none" w:sz="0" w:space="0" w:color="auto"/>
                <w:right w:val="none" w:sz="0" w:space="0" w:color="auto"/>
              </w:divBdr>
              <w:divsChild>
                <w:div w:id="9438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4455">
          <w:marLeft w:val="0"/>
          <w:marRight w:val="240"/>
          <w:marTop w:val="0"/>
          <w:marBottom w:val="0"/>
          <w:divBdr>
            <w:top w:val="none" w:sz="0" w:space="0" w:color="auto"/>
            <w:left w:val="none" w:sz="0" w:space="0" w:color="auto"/>
            <w:bottom w:val="none" w:sz="0" w:space="0" w:color="auto"/>
            <w:right w:val="none" w:sz="0" w:space="0" w:color="auto"/>
          </w:divBdr>
          <w:divsChild>
            <w:div w:id="874006955">
              <w:marLeft w:val="0"/>
              <w:marRight w:val="0"/>
              <w:marTop w:val="0"/>
              <w:marBottom w:val="0"/>
              <w:divBdr>
                <w:top w:val="none" w:sz="0" w:space="0" w:color="auto"/>
                <w:left w:val="none" w:sz="0" w:space="0" w:color="auto"/>
                <w:bottom w:val="none" w:sz="0" w:space="0" w:color="auto"/>
                <w:right w:val="none" w:sz="0" w:space="0" w:color="auto"/>
              </w:divBdr>
              <w:divsChild>
                <w:div w:id="17902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2592">
          <w:marLeft w:val="0"/>
          <w:marRight w:val="0"/>
          <w:marTop w:val="750"/>
          <w:marBottom w:val="0"/>
          <w:divBdr>
            <w:top w:val="none" w:sz="0" w:space="0" w:color="auto"/>
            <w:left w:val="none" w:sz="0" w:space="0" w:color="auto"/>
            <w:bottom w:val="none" w:sz="0" w:space="0" w:color="auto"/>
            <w:right w:val="none" w:sz="0" w:space="0" w:color="auto"/>
          </w:divBdr>
          <w:divsChild>
            <w:div w:id="2029913834">
              <w:marLeft w:val="0"/>
              <w:marRight w:val="0"/>
              <w:marTop w:val="0"/>
              <w:marBottom w:val="0"/>
              <w:divBdr>
                <w:top w:val="none" w:sz="0" w:space="0" w:color="auto"/>
                <w:left w:val="none" w:sz="0" w:space="0" w:color="auto"/>
                <w:bottom w:val="none" w:sz="0" w:space="0" w:color="auto"/>
                <w:right w:val="none" w:sz="0" w:space="0" w:color="auto"/>
              </w:divBdr>
              <w:divsChild>
                <w:div w:id="881986787">
                  <w:marLeft w:val="0"/>
                  <w:marRight w:val="0"/>
                  <w:marTop w:val="0"/>
                  <w:marBottom w:val="0"/>
                  <w:divBdr>
                    <w:top w:val="none" w:sz="0" w:space="0" w:color="auto"/>
                    <w:left w:val="none" w:sz="0" w:space="0" w:color="auto"/>
                    <w:bottom w:val="none" w:sz="0" w:space="0" w:color="auto"/>
                    <w:right w:val="none" w:sz="0" w:space="0" w:color="auto"/>
                  </w:divBdr>
                  <w:divsChild>
                    <w:div w:id="970134547">
                      <w:marLeft w:val="0"/>
                      <w:marRight w:val="0"/>
                      <w:marTop w:val="0"/>
                      <w:marBottom w:val="0"/>
                      <w:divBdr>
                        <w:top w:val="none" w:sz="0" w:space="0" w:color="auto"/>
                        <w:left w:val="none" w:sz="0" w:space="0" w:color="auto"/>
                        <w:bottom w:val="none" w:sz="0" w:space="0" w:color="auto"/>
                        <w:right w:val="none" w:sz="0" w:space="0" w:color="auto"/>
                      </w:divBdr>
                      <w:divsChild>
                        <w:div w:id="835535879">
                          <w:marLeft w:val="240"/>
                          <w:marRight w:val="0"/>
                          <w:marTop w:val="240"/>
                          <w:marBottom w:val="240"/>
                          <w:divBdr>
                            <w:top w:val="none" w:sz="0" w:space="0" w:color="auto"/>
                            <w:left w:val="none" w:sz="0" w:space="0" w:color="auto"/>
                            <w:bottom w:val="none" w:sz="0" w:space="0" w:color="auto"/>
                            <w:right w:val="none" w:sz="0" w:space="0" w:color="auto"/>
                          </w:divBdr>
                        </w:div>
                        <w:div w:id="17171189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7919512">
      <w:bodyDiv w:val="1"/>
      <w:marLeft w:val="0"/>
      <w:marRight w:val="0"/>
      <w:marTop w:val="0"/>
      <w:marBottom w:val="0"/>
      <w:divBdr>
        <w:top w:val="none" w:sz="0" w:space="0" w:color="auto"/>
        <w:left w:val="none" w:sz="0" w:space="0" w:color="auto"/>
        <w:bottom w:val="none" w:sz="0" w:space="0" w:color="auto"/>
        <w:right w:val="none" w:sz="0" w:space="0" w:color="auto"/>
      </w:divBdr>
    </w:div>
    <w:div w:id="50465983">
      <w:bodyDiv w:val="1"/>
      <w:marLeft w:val="0"/>
      <w:marRight w:val="0"/>
      <w:marTop w:val="0"/>
      <w:marBottom w:val="0"/>
      <w:divBdr>
        <w:top w:val="none" w:sz="0" w:space="0" w:color="auto"/>
        <w:left w:val="none" w:sz="0" w:space="0" w:color="auto"/>
        <w:bottom w:val="none" w:sz="0" w:space="0" w:color="auto"/>
        <w:right w:val="none" w:sz="0" w:space="0" w:color="auto"/>
      </w:divBdr>
    </w:div>
    <w:div w:id="53629444">
      <w:bodyDiv w:val="1"/>
      <w:marLeft w:val="0"/>
      <w:marRight w:val="0"/>
      <w:marTop w:val="0"/>
      <w:marBottom w:val="0"/>
      <w:divBdr>
        <w:top w:val="none" w:sz="0" w:space="0" w:color="auto"/>
        <w:left w:val="none" w:sz="0" w:space="0" w:color="auto"/>
        <w:bottom w:val="none" w:sz="0" w:space="0" w:color="auto"/>
        <w:right w:val="none" w:sz="0" w:space="0" w:color="auto"/>
      </w:divBdr>
    </w:div>
    <w:div w:id="56129488">
      <w:bodyDiv w:val="1"/>
      <w:marLeft w:val="0"/>
      <w:marRight w:val="0"/>
      <w:marTop w:val="0"/>
      <w:marBottom w:val="0"/>
      <w:divBdr>
        <w:top w:val="none" w:sz="0" w:space="0" w:color="auto"/>
        <w:left w:val="none" w:sz="0" w:space="0" w:color="auto"/>
        <w:bottom w:val="none" w:sz="0" w:space="0" w:color="auto"/>
        <w:right w:val="none" w:sz="0" w:space="0" w:color="auto"/>
      </w:divBdr>
      <w:divsChild>
        <w:div w:id="627669198">
          <w:marLeft w:val="0"/>
          <w:marRight w:val="240"/>
          <w:marTop w:val="0"/>
          <w:marBottom w:val="0"/>
          <w:divBdr>
            <w:top w:val="none" w:sz="0" w:space="0" w:color="auto"/>
            <w:left w:val="none" w:sz="0" w:space="0" w:color="auto"/>
            <w:bottom w:val="none" w:sz="0" w:space="0" w:color="auto"/>
            <w:right w:val="none" w:sz="0" w:space="0" w:color="auto"/>
          </w:divBdr>
          <w:divsChild>
            <w:div w:id="1925913496">
              <w:marLeft w:val="0"/>
              <w:marRight w:val="0"/>
              <w:marTop w:val="0"/>
              <w:marBottom w:val="0"/>
              <w:divBdr>
                <w:top w:val="none" w:sz="0" w:space="0" w:color="auto"/>
                <w:left w:val="none" w:sz="0" w:space="0" w:color="auto"/>
                <w:bottom w:val="none" w:sz="0" w:space="0" w:color="auto"/>
                <w:right w:val="none" w:sz="0" w:space="0" w:color="auto"/>
              </w:divBdr>
              <w:divsChild>
                <w:div w:id="15530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64951">
          <w:marLeft w:val="0"/>
          <w:marRight w:val="0"/>
          <w:marTop w:val="750"/>
          <w:marBottom w:val="0"/>
          <w:divBdr>
            <w:top w:val="none" w:sz="0" w:space="0" w:color="auto"/>
            <w:left w:val="none" w:sz="0" w:space="0" w:color="auto"/>
            <w:bottom w:val="none" w:sz="0" w:space="0" w:color="auto"/>
            <w:right w:val="none" w:sz="0" w:space="0" w:color="auto"/>
          </w:divBdr>
          <w:divsChild>
            <w:div w:id="1549293161">
              <w:marLeft w:val="0"/>
              <w:marRight w:val="0"/>
              <w:marTop w:val="0"/>
              <w:marBottom w:val="0"/>
              <w:divBdr>
                <w:top w:val="none" w:sz="0" w:space="0" w:color="auto"/>
                <w:left w:val="none" w:sz="0" w:space="0" w:color="auto"/>
                <w:bottom w:val="none" w:sz="0" w:space="0" w:color="auto"/>
                <w:right w:val="none" w:sz="0" w:space="0" w:color="auto"/>
              </w:divBdr>
              <w:divsChild>
                <w:div w:id="1286037159">
                  <w:marLeft w:val="0"/>
                  <w:marRight w:val="0"/>
                  <w:marTop w:val="0"/>
                  <w:marBottom w:val="0"/>
                  <w:divBdr>
                    <w:top w:val="none" w:sz="0" w:space="0" w:color="auto"/>
                    <w:left w:val="none" w:sz="0" w:space="0" w:color="auto"/>
                    <w:bottom w:val="none" w:sz="0" w:space="0" w:color="auto"/>
                    <w:right w:val="none" w:sz="0" w:space="0" w:color="auto"/>
                  </w:divBdr>
                  <w:divsChild>
                    <w:div w:id="6524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09269">
      <w:bodyDiv w:val="1"/>
      <w:marLeft w:val="0"/>
      <w:marRight w:val="0"/>
      <w:marTop w:val="0"/>
      <w:marBottom w:val="0"/>
      <w:divBdr>
        <w:top w:val="none" w:sz="0" w:space="0" w:color="auto"/>
        <w:left w:val="none" w:sz="0" w:space="0" w:color="auto"/>
        <w:bottom w:val="none" w:sz="0" w:space="0" w:color="auto"/>
        <w:right w:val="none" w:sz="0" w:space="0" w:color="auto"/>
      </w:divBdr>
    </w:div>
    <w:div w:id="57097354">
      <w:bodyDiv w:val="1"/>
      <w:marLeft w:val="0"/>
      <w:marRight w:val="0"/>
      <w:marTop w:val="0"/>
      <w:marBottom w:val="0"/>
      <w:divBdr>
        <w:top w:val="none" w:sz="0" w:space="0" w:color="auto"/>
        <w:left w:val="none" w:sz="0" w:space="0" w:color="auto"/>
        <w:bottom w:val="none" w:sz="0" w:space="0" w:color="auto"/>
        <w:right w:val="none" w:sz="0" w:space="0" w:color="auto"/>
      </w:divBdr>
    </w:div>
    <w:div w:id="57944627">
      <w:bodyDiv w:val="1"/>
      <w:marLeft w:val="0"/>
      <w:marRight w:val="0"/>
      <w:marTop w:val="0"/>
      <w:marBottom w:val="0"/>
      <w:divBdr>
        <w:top w:val="none" w:sz="0" w:space="0" w:color="auto"/>
        <w:left w:val="none" w:sz="0" w:space="0" w:color="auto"/>
        <w:bottom w:val="none" w:sz="0" w:space="0" w:color="auto"/>
        <w:right w:val="none" w:sz="0" w:space="0" w:color="auto"/>
      </w:divBdr>
    </w:div>
    <w:div w:id="58797061">
      <w:bodyDiv w:val="1"/>
      <w:marLeft w:val="0"/>
      <w:marRight w:val="0"/>
      <w:marTop w:val="0"/>
      <w:marBottom w:val="0"/>
      <w:divBdr>
        <w:top w:val="none" w:sz="0" w:space="0" w:color="auto"/>
        <w:left w:val="none" w:sz="0" w:space="0" w:color="auto"/>
        <w:bottom w:val="none" w:sz="0" w:space="0" w:color="auto"/>
        <w:right w:val="none" w:sz="0" w:space="0" w:color="auto"/>
      </w:divBdr>
      <w:divsChild>
        <w:div w:id="1521506620">
          <w:marLeft w:val="0"/>
          <w:marRight w:val="240"/>
          <w:marTop w:val="0"/>
          <w:marBottom w:val="0"/>
          <w:divBdr>
            <w:top w:val="none" w:sz="0" w:space="0" w:color="auto"/>
            <w:left w:val="none" w:sz="0" w:space="0" w:color="auto"/>
            <w:bottom w:val="none" w:sz="0" w:space="0" w:color="auto"/>
            <w:right w:val="none" w:sz="0" w:space="0" w:color="auto"/>
          </w:divBdr>
          <w:divsChild>
            <w:div w:id="1859272751">
              <w:marLeft w:val="0"/>
              <w:marRight w:val="0"/>
              <w:marTop w:val="0"/>
              <w:marBottom w:val="0"/>
              <w:divBdr>
                <w:top w:val="none" w:sz="0" w:space="0" w:color="auto"/>
                <w:left w:val="none" w:sz="0" w:space="0" w:color="auto"/>
                <w:bottom w:val="none" w:sz="0" w:space="0" w:color="auto"/>
                <w:right w:val="none" w:sz="0" w:space="0" w:color="auto"/>
              </w:divBdr>
              <w:divsChild>
                <w:div w:id="14450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9244">
          <w:marLeft w:val="0"/>
          <w:marRight w:val="240"/>
          <w:marTop w:val="0"/>
          <w:marBottom w:val="0"/>
          <w:divBdr>
            <w:top w:val="none" w:sz="0" w:space="0" w:color="auto"/>
            <w:left w:val="none" w:sz="0" w:space="0" w:color="auto"/>
            <w:bottom w:val="none" w:sz="0" w:space="0" w:color="auto"/>
            <w:right w:val="none" w:sz="0" w:space="0" w:color="auto"/>
          </w:divBdr>
          <w:divsChild>
            <w:div w:id="1564753176">
              <w:marLeft w:val="0"/>
              <w:marRight w:val="0"/>
              <w:marTop w:val="0"/>
              <w:marBottom w:val="0"/>
              <w:divBdr>
                <w:top w:val="none" w:sz="0" w:space="0" w:color="auto"/>
                <w:left w:val="none" w:sz="0" w:space="0" w:color="auto"/>
                <w:bottom w:val="none" w:sz="0" w:space="0" w:color="auto"/>
                <w:right w:val="none" w:sz="0" w:space="0" w:color="auto"/>
              </w:divBdr>
              <w:divsChild>
                <w:div w:id="17376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5355">
          <w:marLeft w:val="0"/>
          <w:marRight w:val="0"/>
          <w:marTop w:val="750"/>
          <w:marBottom w:val="0"/>
          <w:divBdr>
            <w:top w:val="none" w:sz="0" w:space="0" w:color="auto"/>
            <w:left w:val="none" w:sz="0" w:space="0" w:color="auto"/>
            <w:bottom w:val="none" w:sz="0" w:space="0" w:color="auto"/>
            <w:right w:val="none" w:sz="0" w:space="0" w:color="auto"/>
          </w:divBdr>
          <w:divsChild>
            <w:div w:id="1823234601">
              <w:marLeft w:val="0"/>
              <w:marRight w:val="0"/>
              <w:marTop w:val="0"/>
              <w:marBottom w:val="0"/>
              <w:divBdr>
                <w:top w:val="none" w:sz="0" w:space="0" w:color="auto"/>
                <w:left w:val="none" w:sz="0" w:space="0" w:color="auto"/>
                <w:bottom w:val="none" w:sz="0" w:space="0" w:color="auto"/>
                <w:right w:val="none" w:sz="0" w:space="0" w:color="auto"/>
              </w:divBdr>
              <w:divsChild>
                <w:div w:id="411850330">
                  <w:marLeft w:val="0"/>
                  <w:marRight w:val="0"/>
                  <w:marTop w:val="0"/>
                  <w:marBottom w:val="0"/>
                  <w:divBdr>
                    <w:top w:val="none" w:sz="0" w:space="0" w:color="auto"/>
                    <w:left w:val="none" w:sz="0" w:space="0" w:color="auto"/>
                    <w:bottom w:val="none" w:sz="0" w:space="0" w:color="auto"/>
                    <w:right w:val="none" w:sz="0" w:space="0" w:color="auto"/>
                  </w:divBdr>
                  <w:divsChild>
                    <w:div w:id="1333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58524">
      <w:bodyDiv w:val="1"/>
      <w:marLeft w:val="0"/>
      <w:marRight w:val="0"/>
      <w:marTop w:val="0"/>
      <w:marBottom w:val="0"/>
      <w:divBdr>
        <w:top w:val="none" w:sz="0" w:space="0" w:color="auto"/>
        <w:left w:val="none" w:sz="0" w:space="0" w:color="auto"/>
        <w:bottom w:val="none" w:sz="0" w:space="0" w:color="auto"/>
        <w:right w:val="none" w:sz="0" w:space="0" w:color="auto"/>
      </w:divBdr>
      <w:divsChild>
        <w:div w:id="964626163">
          <w:marLeft w:val="0"/>
          <w:marRight w:val="240"/>
          <w:marTop w:val="0"/>
          <w:marBottom w:val="0"/>
          <w:divBdr>
            <w:top w:val="none" w:sz="0" w:space="0" w:color="auto"/>
            <w:left w:val="none" w:sz="0" w:space="0" w:color="auto"/>
            <w:bottom w:val="none" w:sz="0" w:space="0" w:color="auto"/>
            <w:right w:val="none" w:sz="0" w:space="0" w:color="auto"/>
          </w:divBdr>
          <w:divsChild>
            <w:div w:id="1801609524">
              <w:marLeft w:val="0"/>
              <w:marRight w:val="0"/>
              <w:marTop w:val="0"/>
              <w:marBottom w:val="0"/>
              <w:divBdr>
                <w:top w:val="none" w:sz="0" w:space="0" w:color="auto"/>
                <w:left w:val="none" w:sz="0" w:space="0" w:color="auto"/>
                <w:bottom w:val="none" w:sz="0" w:space="0" w:color="auto"/>
                <w:right w:val="none" w:sz="0" w:space="0" w:color="auto"/>
              </w:divBdr>
              <w:divsChild>
                <w:div w:id="16736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17909">
          <w:marLeft w:val="0"/>
          <w:marRight w:val="240"/>
          <w:marTop w:val="0"/>
          <w:marBottom w:val="0"/>
          <w:divBdr>
            <w:top w:val="none" w:sz="0" w:space="0" w:color="auto"/>
            <w:left w:val="none" w:sz="0" w:space="0" w:color="auto"/>
            <w:bottom w:val="none" w:sz="0" w:space="0" w:color="auto"/>
            <w:right w:val="none" w:sz="0" w:space="0" w:color="auto"/>
          </w:divBdr>
          <w:divsChild>
            <w:div w:id="1938903129">
              <w:marLeft w:val="0"/>
              <w:marRight w:val="0"/>
              <w:marTop w:val="0"/>
              <w:marBottom w:val="0"/>
              <w:divBdr>
                <w:top w:val="none" w:sz="0" w:space="0" w:color="auto"/>
                <w:left w:val="none" w:sz="0" w:space="0" w:color="auto"/>
                <w:bottom w:val="none" w:sz="0" w:space="0" w:color="auto"/>
                <w:right w:val="none" w:sz="0" w:space="0" w:color="auto"/>
              </w:divBdr>
              <w:divsChild>
                <w:div w:id="28974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3247">
          <w:marLeft w:val="0"/>
          <w:marRight w:val="0"/>
          <w:marTop w:val="750"/>
          <w:marBottom w:val="0"/>
          <w:divBdr>
            <w:top w:val="none" w:sz="0" w:space="0" w:color="auto"/>
            <w:left w:val="none" w:sz="0" w:space="0" w:color="auto"/>
            <w:bottom w:val="none" w:sz="0" w:space="0" w:color="auto"/>
            <w:right w:val="none" w:sz="0" w:space="0" w:color="auto"/>
          </w:divBdr>
          <w:divsChild>
            <w:div w:id="1714113687">
              <w:marLeft w:val="0"/>
              <w:marRight w:val="0"/>
              <w:marTop w:val="0"/>
              <w:marBottom w:val="0"/>
              <w:divBdr>
                <w:top w:val="none" w:sz="0" w:space="0" w:color="auto"/>
                <w:left w:val="none" w:sz="0" w:space="0" w:color="auto"/>
                <w:bottom w:val="none" w:sz="0" w:space="0" w:color="auto"/>
                <w:right w:val="none" w:sz="0" w:space="0" w:color="auto"/>
              </w:divBdr>
              <w:divsChild>
                <w:div w:id="913511868">
                  <w:marLeft w:val="0"/>
                  <w:marRight w:val="0"/>
                  <w:marTop w:val="0"/>
                  <w:marBottom w:val="0"/>
                  <w:divBdr>
                    <w:top w:val="none" w:sz="0" w:space="0" w:color="auto"/>
                    <w:left w:val="none" w:sz="0" w:space="0" w:color="auto"/>
                    <w:bottom w:val="none" w:sz="0" w:space="0" w:color="auto"/>
                    <w:right w:val="none" w:sz="0" w:space="0" w:color="auto"/>
                  </w:divBdr>
                  <w:divsChild>
                    <w:div w:id="11763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71215">
      <w:bodyDiv w:val="1"/>
      <w:marLeft w:val="0"/>
      <w:marRight w:val="0"/>
      <w:marTop w:val="0"/>
      <w:marBottom w:val="0"/>
      <w:divBdr>
        <w:top w:val="none" w:sz="0" w:space="0" w:color="auto"/>
        <w:left w:val="none" w:sz="0" w:space="0" w:color="auto"/>
        <w:bottom w:val="none" w:sz="0" w:space="0" w:color="auto"/>
        <w:right w:val="none" w:sz="0" w:space="0" w:color="auto"/>
      </w:divBdr>
    </w:div>
    <w:div w:id="61416641">
      <w:bodyDiv w:val="1"/>
      <w:marLeft w:val="0"/>
      <w:marRight w:val="0"/>
      <w:marTop w:val="0"/>
      <w:marBottom w:val="0"/>
      <w:divBdr>
        <w:top w:val="none" w:sz="0" w:space="0" w:color="auto"/>
        <w:left w:val="none" w:sz="0" w:space="0" w:color="auto"/>
        <w:bottom w:val="none" w:sz="0" w:space="0" w:color="auto"/>
        <w:right w:val="none" w:sz="0" w:space="0" w:color="auto"/>
      </w:divBdr>
      <w:divsChild>
        <w:div w:id="907419043">
          <w:marLeft w:val="0"/>
          <w:marRight w:val="240"/>
          <w:marTop w:val="0"/>
          <w:marBottom w:val="0"/>
          <w:divBdr>
            <w:top w:val="none" w:sz="0" w:space="0" w:color="auto"/>
            <w:left w:val="none" w:sz="0" w:space="0" w:color="auto"/>
            <w:bottom w:val="none" w:sz="0" w:space="0" w:color="auto"/>
            <w:right w:val="none" w:sz="0" w:space="0" w:color="auto"/>
          </w:divBdr>
          <w:divsChild>
            <w:div w:id="151065903">
              <w:marLeft w:val="0"/>
              <w:marRight w:val="0"/>
              <w:marTop w:val="0"/>
              <w:marBottom w:val="0"/>
              <w:divBdr>
                <w:top w:val="none" w:sz="0" w:space="0" w:color="auto"/>
                <w:left w:val="none" w:sz="0" w:space="0" w:color="auto"/>
                <w:bottom w:val="none" w:sz="0" w:space="0" w:color="auto"/>
                <w:right w:val="none" w:sz="0" w:space="0" w:color="auto"/>
              </w:divBdr>
              <w:divsChild>
                <w:div w:id="169476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65443">
          <w:marLeft w:val="0"/>
          <w:marRight w:val="240"/>
          <w:marTop w:val="0"/>
          <w:marBottom w:val="0"/>
          <w:divBdr>
            <w:top w:val="none" w:sz="0" w:space="0" w:color="auto"/>
            <w:left w:val="none" w:sz="0" w:space="0" w:color="auto"/>
            <w:bottom w:val="none" w:sz="0" w:space="0" w:color="auto"/>
            <w:right w:val="none" w:sz="0" w:space="0" w:color="auto"/>
          </w:divBdr>
          <w:divsChild>
            <w:div w:id="467600002">
              <w:marLeft w:val="0"/>
              <w:marRight w:val="0"/>
              <w:marTop w:val="0"/>
              <w:marBottom w:val="0"/>
              <w:divBdr>
                <w:top w:val="none" w:sz="0" w:space="0" w:color="auto"/>
                <w:left w:val="none" w:sz="0" w:space="0" w:color="auto"/>
                <w:bottom w:val="none" w:sz="0" w:space="0" w:color="auto"/>
                <w:right w:val="none" w:sz="0" w:space="0" w:color="auto"/>
              </w:divBdr>
              <w:divsChild>
                <w:div w:id="4009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969">
          <w:marLeft w:val="0"/>
          <w:marRight w:val="0"/>
          <w:marTop w:val="750"/>
          <w:marBottom w:val="0"/>
          <w:divBdr>
            <w:top w:val="none" w:sz="0" w:space="0" w:color="auto"/>
            <w:left w:val="none" w:sz="0" w:space="0" w:color="auto"/>
            <w:bottom w:val="none" w:sz="0" w:space="0" w:color="auto"/>
            <w:right w:val="none" w:sz="0" w:space="0" w:color="auto"/>
          </w:divBdr>
          <w:divsChild>
            <w:div w:id="722291270">
              <w:marLeft w:val="0"/>
              <w:marRight w:val="0"/>
              <w:marTop w:val="0"/>
              <w:marBottom w:val="0"/>
              <w:divBdr>
                <w:top w:val="none" w:sz="0" w:space="0" w:color="auto"/>
                <w:left w:val="none" w:sz="0" w:space="0" w:color="auto"/>
                <w:bottom w:val="none" w:sz="0" w:space="0" w:color="auto"/>
                <w:right w:val="none" w:sz="0" w:space="0" w:color="auto"/>
              </w:divBdr>
              <w:divsChild>
                <w:div w:id="950084865">
                  <w:marLeft w:val="0"/>
                  <w:marRight w:val="0"/>
                  <w:marTop w:val="0"/>
                  <w:marBottom w:val="0"/>
                  <w:divBdr>
                    <w:top w:val="none" w:sz="0" w:space="0" w:color="auto"/>
                    <w:left w:val="none" w:sz="0" w:space="0" w:color="auto"/>
                    <w:bottom w:val="none" w:sz="0" w:space="0" w:color="auto"/>
                    <w:right w:val="none" w:sz="0" w:space="0" w:color="auto"/>
                  </w:divBdr>
                  <w:divsChild>
                    <w:div w:id="14559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8735">
      <w:bodyDiv w:val="1"/>
      <w:marLeft w:val="0"/>
      <w:marRight w:val="0"/>
      <w:marTop w:val="0"/>
      <w:marBottom w:val="0"/>
      <w:divBdr>
        <w:top w:val="none" w:sz="0" w:space="0" w:color="auto"/>
        <w:left w:val="none" w:sz="0" w:space="0" w:color="auto"/>
        <w:bottom w:val="none" w:sz="0" w:space="0" w:color="auto"/>
        <w:right w:val="none" w:sz="0" w:space="0" w:color="auto"/>
      </w:divBdr>
      <w:divsChild>
        <w:div w:id="211776064">
          <w:marLeft w:val="0"/>
          <w:marRight w:val="240"/>
          <w:marTop w:val="0"/>
          <w:marBottom w:val="0"/>
          <w:divBdr>
            <w:top w:val="none" w:sz="0" w:space="0" w:color="auto"/>
            <w:left w:val="none" w:sz="0" w:space="0" w:color="auto"/>
            <w:bottom w:val="none" w:sz="0" w:space="0" w:color="auto"/>
            <w:right w:val="none" w:sz="0" w:space="0" w:color="auto"/>
          </w:divBdr>
          <w:divsChild>
            <w:div w:id="1481380188">
              <w:marLeft w:val="0"/>
              <w:marRight w:val="0"/>
              <w:marTop w:val="0"/>
              <w:marBottom w:val="0"/>
              <w:divBdr>
                <w:top w:val="none" w:sz="0" w:space="0" w:color="auto"/>
                <w:left w:val="none" w:sz="0" w:space="0" w:color="auto"/>
                <w:bottom w:val="none" w:sz="0" w:space="0" w:color="auto"/>
                <w:right w:val="none" w:sz="0" w:space="0" w:color="auto"/>
              </w:divBdr>
              <w:divsChild>
                <w:div w:id="18073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8268">
          <w:marLeft w:val="0"/>
          <w:marRight w:val="240"/>
          <w:marTop w:val="0"/>
          <w:marBottom w:val="0"/>
          <w:divBdr>
            <w:top w:val="none" w:sz="0" w:space="0" w:color="auto"/>
            <w:left w:val="none" w:sz="0" w:space="0" w:color="auto"/>
            <w:bottom w:val="none" w:sz="0" w:space="0" w:color="auto"/>
            <w:right w:val="none" w:sz="0" w:space="0" w:color="auto"/>
          </w:divBdr>
          <w:divsChild>
            <w:div w:id="2008557884">
              <w:marLeft w:val="0"/>
              <w:marRight w:val="0"/>
              <w:marTop w:val="0"/>
              <w:marBottom w:val="0"/>
              <w:divBdr>
                <w:top w:val="none" w:sz="0" w:space="0" w:color="auto"/>
                <w:left w:val="none" w:sz="0" w:space="0" w:color="auto"/>
                <w:bottom w:val="none" w:sz="0" w:space="0" w:color="auto"/>
                <w:right w:val="none" w:sz="0" w:space="0" w:color="auto"/>
              </w:divBdr>
              <w:divsChild>
                <w:div w:id="4906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77150">
          <w:marLeft w:val="0"/>
          <w:marRight w:val="0"/>
          <w:marTop w:val="750"/>
          <w:marBottom w:val="0"/>
          <w:divBdr>
            <w:top w:val="none" w:sz="0" w:space="0" w:color="auto"/>
            <w:left w:val="none" w:sz="0" w:space="0" w:color="auto"/>
            <w:bottom w:val="none" w:sz="0" w:space="0" w:color="auto"/>
            <w:right w:val="none" w:sz="0" w:space="0" w:color="auto"/>
          </w:divBdr>
          <w:divsChild>
            <w:div w:id="1568879161">
              <w:marLeft w:val="0"/>
              <w:marRight w:val="0"/>
              <w:marTop w:val="0"/>
              <w:marBottom w:val="0"/>
              <w:divBdr>
                <w:top w:val="none" w:sz="0" w:space="0" w:color="auto"/>
                <w:left w:val="none" w:sz="0" w:space="0" w:color="auto"/>
                <w:bottom w:val="none" w:sz="0" w:space="0" w:color="auto"/>
                <w:right w:val="none" w:sz="0" w:space="0" w:color="auto"/>
              </w:divBdr>
              <w:divsChild>
                <w:div w:id="1678918139">
                  <w:marLeft w:val="0"/>
                  <w:marRight w:val="0"/>
                  <w:marTop w:val="0"/>
                  <w:marBottom w:val="0"/>
                  <w:divBdr>
                    <w:top w:val="none" w:sz="0" w:space="0" w:color="auto"/>
                    <w:left w:val="none" w:sz="0" w:space="0" w:color="auto"/>
                    <w:bottom w:val="none" w:sz="0" w:space="0" w:color="auto"/>
                    <w:right w:val="none" w:sz="0" w:space="0" w:color="auto"/>
                  </w:divBdr>
                  <w:divsChild>
                    <w:div w:id="5395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15333">
      <w:bodyDiv w:val="1"/>
      <w:marLeft w:val="0"/>
      <w:marRight w:val="0"/>
      <w:marTop w:val="0"/>
      <w:marBottom w:val="0"/>
      <w:divBdr>
        <w:top w:val="none" w:sz="0" w:space="0" w:color="auto"/>
        <w:left w:val="none" w:sz="0" w:space="0" w:color="auto"/>
        <w:bottom w:val="none" w:sz="0" w:space="0" w:color="auto"/>
        <w:right w:val="none" w:sz="0" w:space="0" w:color="auto"/>
      </w:divBdr>
      <w:divsChild>
        <w:div w:id="1391075599">
          <w:marLeft w:val="0"/>
          <w:marRight w:val="240"/>
          <w:marTop w:val="0"/>
          <w:marBottom w:val="0"/>
          <w:divBdr>
            <w:top w:val="none" w:sz="0" w:space="0" w:color="auto"/>
            <w:left w:val="none" w:sz="0" w:space="0" w:color="auto"/>
            <w:bottom w:val="none" w:sz="0" w:space="0" w:color="auto"/>
            <w:right w:val="none" w:sz="0" w:space="0" w:color="auto"/>
          </w:divBdr>
          <w:divsChild>
            <w:div w:id="784546248">
              <w:marLeft w:val="0"/>
              <w:marRight w:val="0"/>
              <w:marTop w:val="0"/>
              <w:marBottom w:val="0"/>
              <w:divBdr>
                <w:top w:val="none" w:sz="0" w:space="0" w:color="auto"/>
                <w:left w:val="none" w:sz="0" w:space="0" w:color="auto"/>
                <w:bottom w:val="none" w:sz="0" w:space="0" w:color="auto"/>
                <w:right w:val="none" w:sz="0" w:space="0" w:color="auto"/>
              </w:divBdr>
              <w:divsChild>
                <w:div w:id="179463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08177">
          <w:marLeft w:val="0"/>
          <w:marRight w:val="240"/>
          <w:marTop w:val="0"/>
          <w:marBottom w:val="0"/>
          <w:divBdr>
            <w:top w:val="none" w:sz="0" w:space="0" w:color="auto"/>
            <w:left w:val="none" w:sz="0" w:space="0" w:color="auto"/>
            <w:bottom w:val="none" w:sz="0" w:space="0" w:color="auto"/>
            <w:right w:val="none" w:sz="0" w:space="0" w:color="auto"/>
          </w:divBdr>
          <w:divsChild>
            <w:div w:id="746920957">
              <w:marLeft w:val="0"/>
              <w:marRight w:val="0"/>
              <w:marTop w:val="0"/>
              <w:marBottom w:val="0"/>
              <w:divBdr>
                <w:top w:val="none" w:sz="0" w:space="0" w:color="auto"/>
                <w:left w:val="none" w:sz="0" w:space="0" w:color="auto"/>
                <w:bottom w:val="none" w:sz="0" w:space="0" w:color="auto"/>
                <w:right w:val="none" w:sz="0" w:space="0" w:color="auto"/>
              </w:divBdr>
              <w:divsChild>
                <w:div w:id="12846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28">
          <w:marLeft w:val="0"/>
          <w:marRight w:val="0"/>
          <w:marTop w:val="750"/>
          <w:marBottom w:val="0"/>
          <w:divBdr>
            <w:top w:val="none" w:sz="0" w:space="0" w:color="auto"/>
            <w:left w:val="none" w:sz="0" w:space="0" w:color="auto"/>
            <w:bottom w:val="none" w:sz="0" w:space="0" w:color="auto"/>
            <w:right w:val="none" w:sz="0" w:space="0" w:color="auto"/>
          </w:divBdr>
          <w:divsChild>
            <w:div w:id="1756633724">
              <w:marLeft w:val="0"/>
              <w:marRight w:val="0"/>
              <w:marTop w:val="0"/>
              <w:marBottom w:val="0"/>
              <w:divBdr>
                <w:top w:val="none" w:sz="0" w:space="0" w:color="auto"/>
                <w:left w:val="none" w:sz="0" w:space="0" w:color="auto"/>
                <w:bottom w:val="none" w:sz="0" w:space="0" w:color="auto"/>
                <w:right w:val="none" w:sz="0" w:space="0" w:color="auto"/>
              </w:divBdr>
              <w:divsChild>
                <w:div w:id="2075396800">
                  <w:marLeft w:val="0"/>
                  <w:marRight w:val="0"/>
                  <w:marTop w:val="0"/>
                  <w:marBottom w:val="0"/>
                  <w:divBdr>
                    <w:top w:val="none" w:sz="0" w:space="0" w:color="auto"/>
                    <w:left w:val="none" w:sz="0" w:space="0" w:color="auto"/>
                    <w:bottom w:val="none" w:sz="0" w:space="0" w:color="auto"/>
                    <w:right w:val="none" w:sz="0" w:space="0" w:color="auto"/>
                  </w:divBdr>
                  <w:divsChild>
                    <w:div w:id="1684093309">
                      <w:marLeft w:val="0"/>
                      <w:marRight w:val="0"/>
                      <w:marTop w:val="0"/>
                      <w:marBottom w:val="0"/>
                      <w:divBdr>
                        <w:top w:val="none" w:sz="0" w:space="0" w:color="auto"/>
                        <w:left w:val="none" w:sz="0" w:space="0" w:color="auto"/>
                        <w:bottom w:val="none" w:sz="0" w:space="0" w:color="auto"/>
                        <w:right w:val="none" w:sz="0" w:space="0" w:color="auto"/>
                      </w:divBdr>
                      <w:divsChild>
                        <w:div w:id="1373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46411">
      <w:bodyDiv w:val="1"/>
      <w:marLeft w:val="0"/>
      <w:marRight w:val="0"/>
      <w:marTop w:val="0"/>
      <w:marBottom w:val="0"/>
      <w:divBdr>
        <w:top w:val="none" w:sz="0" w:space="0" w:color="auto"/>
        <w:left w:val="none" w:sz="0" w:space="0" w:color="auto"/>
        <w:bottom w:val="none" w:sz="0" w:space="0" w:color="auto"/>
        <w:right w:val="none" w:sz="0" w:space="0" w:color="auto"/>
      </w:divBdr>
      <w:divsChild>
        <w:div w:id="1300721308">
          <w:marLeft w:val="0"/>
          <w:marRight w:val="240"/>
          <w:marTop w:val="0"/>
          <w:marBottom w:val="0"/>
          <w:divBdr>
            <w:top w:val="none" w:sz="0" w:space="0" w:color="auto"/>
            <w:left w:val="none" w:sz="0" w:space="0" w:color="auto"/>
            <w:bottom w:val="none" w:sz="0" w:space="0" w:color="auto"/>
            <w:right w:val="none" w:sz="0" w:space="0" w:color="auto"/>
          </w:divBdr>
          <w:divsChild>
            <w:div w:id="1387140630">
              <w:marLeft w:val="0"/>
              <w:marRight w:val="0"/>
              <w:marTop w:val="0"/>
              <w:marBottom w:val="0"/>
              <w:divBdr>
                <w:top w:val="none" w:sz="0" w:space="0" w:color="auto"/>
                <w:left w:val="none" w:sz="0" w:space="0" w:color="auto"/>
                <w:bottom w:val="none" w:sz="0" w:space="0" w:color="auto"/>
                <w:right w:val="none" w:sz="0" w:space="0" w:color="auto"/>
              </w:divBdr>
              <w:divsChild>
                <w:div w:id="173495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22348">
          <w:marLeft w:val="0"/>
          <w:marRight w:val="240"/>
          <w:marTop w:val="0"/>
          <w:marBottom w:val="0"/>
          <w:divBdr>
            <w:top w:val="none" w:sz="0" w:space="0" w:color="auto"/>
            <w:left w:val="none" w:sz="0" w:space="0" w:color="auto"/>
            <w:bottom w:val="none" w:sz="0" w:space="0" w:color="auto"/>
            <w:right w:val="none" w:sz="0" w:space="0" w:color="auto"/>
          </w:divBdr>
          <w:divsChild>
            <w:div w:id="2064937002">
              <w:marLeft w:val="0"/>
              <w:marRight w:val="0"/>
              <w:marTop w:val="0"/>
              <w:marBottom w:val="0"/>
              <w:divBdr>
                <w:top w:val="none" w:sz="0" w:space="0" w:color="auto"/>
                <w:left w:val="none" w:sz="0" w:space="0" w:color="auto"/>
                <w:bottom w:val="none" w:sz="0" w:space="0" w:color="auto"/>
                <w:right w:val="none" w:sz="0" w:space="0" w:color="auto"/>
              </w:divBdr>
              <w:divsChild>
                <w:div w:id="186720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64984">
          <w:marLeft w:val="0"/>
          <w:marRight w:val="0"/>
          <w:marTop w:val="750"/>
          <w:marBottom w:val="0"/>
          <w:divBdr>
            <w:top w:val="none" w:sz="0" w:space="0" w:color="auto"/>
            <w:left w:val="none" w:sz="0" w:space="0" w:color="auto"/>
            <w:bottom w:val="none" w:sz="0" w:space="0" w:color="auto"/>
            <w:right w:val="none" w:sz="0" w:space="0" w:color="auto"/>
          </w:divBdr>
          <w:divsChild>
            <w:div w:id="450517334">
              <w:marLeft w:val="0"/>
              <w:marRight w:val="0"/>
              <w:marTop w:val="0"/>
              <w:marBottom w:val="0"/>
              <w:divBdr>
                <w:top w:val="none" w:sz="0" w:space="0" w:color="auto"/>
                <w:left w:val="none" w:sz="0" w:space="0" w:color="auto"/>
                <w:bottom w:val="none" w:sz="0" w:space="0" w:color="auto"/>
                <w:right w:val="none" w:sz="0" w:space="0" w:color="auto"/>
              </w:divBdr>
              <w:divsChild>
                <w:div w:id="451753261">
                  <w:marLeft w:val="0"/>
                  <w:marRight w:val="0"/>
                  <w:marTop w:val="0"/>
                  <w:marBottom w:val="0"/>
                  <w:divBdr>
                    <w:top w:val="none" w:sz="0" w:space="0" w:color="auto"/>
                    <w:left w:val="none" w:sz="0" w:space="0" w:color="auto"/>
                    <w:bottom w:val="none" w:sz="0" w:space="0" w:color="auto"/>
                    <w:right w:val="none" w:sz="0" w:space="0" w:color="auto"/>
                  </w:divBdr>
                  <w:divsChild>
                    <w:div w:id="23217801">
                      <w:marLeft w:val="0"/>
                      <w:marRight w:val="0"/>
                      <w:marTop w:val="0"/>
                      <w:marBottom w:val="0"/>
                      <w:divBdr>
                        <w:top w:val="none" w:sz="0" w:space="0" w:color="auto"/>
                        <w:left w:val="none" w:sz="0" w:space="0" w:color="auto"/>
                        <w:bottom w:val="none" w:sz="0" w:space="0" w:color="auto"/>
                        <w:right w:val="none" w:sz="0" w:space="0" w:color="auto"/>
                      </w:divBdr>
                      <w:divsChild>
                        <w:div w:id="7361674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156434">
      <w:bodyDiv w:val="1"/>
      <w:marLeft w:val="0"/>
      <w:marRight w:val="0"/>
      <w:marTop w:val="0"/>
      <w:marBottom w:val="0"/>
      <w:divBdr>
        <w:top w:val="none" w:sz="0" w:space="0" w:color="auto"/>
        <w:left w:val="none" w:sz="0" w:space="0" w:color="auto"/>
        <w:bottom w:val="none" w:sz="0" w:space="0" w:color="auto"/>
        <w:right w:val="none" w:sz="0" w:space="0" w:color="auto"/>
      </w:divBdr>
      <w:divsChild>
        <w:div w:id="1468209083">
          <w:marLeft w:val="0"/>
          <w:marRight w:val="240"/>
          <w:marTop w:val="0"/>
          <w:marBottom w:val="0"/>
          <w:divBdr>
            <w:top w:val="none" w:sz="0" w:space="0" w:color="auto"/>
            <w:left w:val="none" w:sz="0" w:space="0" w:color="auto"/>
            <w:bottom w:val="none" w:sz="0" w:space="0" w:color="auto"/>
            <w:right w:val="none" w:sz="0" w:space="0" w:color="auto"/>
          </w:divBdr>
          <w:divsChild>
            <w:div w:id="234901035">
              <w:marLeft w:val="0"/>
              <w:marRight w:val="0"/>
              <w:marTop w:val="0"/>
              <w:marBottom w:val="0"/>
              <w:divBdr>
                <w:top w:val="none" w:sz="0" w:space="0" w:color="auto"/>
                <w:left w:val="none" w:sz="0" w:space="0" w:color="auto"/>
                <w:bottom w:val="none" w:sz="0" w:space="0" w:color="auto"/>
                <w:right w:val="none" w:sz="0" w:space="0" w:color="auto"/>
              </w:divBdr>
              <w:divsChild>
                <w:div w:id="185384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02111">
          <w:marLeft w:val="0"/>
          <w:marRight w:val="240"/>
          <w:marTop w:val="0"/>
          <w:marBottom w:val="0"/>
          <w:divBdr>
            <w:top w:val="none" w:sz="0" w:space="0" w:color="auto"/>
            <w:left w:val="none" w:sz="0" w:space="0" w:color="auto"/>
            <w:bottom w:val="none" w:sz="0" w:space="0" w:color="auto"/>
            <w:right w:val="none" w:sz="0" w:space="0" w:color="auto"/>
          </w:divBdr>
          <w:divsChild>
            <w:div w:id="1791783108">
              <w:marLeft w:val="0"/>
              <w:marRight w:val="0"/>
              <w:marTop w:val="0"/>
              <w:marBottom w:val="0"/>
              <w:divBdr>
                <w:top w:val="none" w:sz="0" w:space="0" w:color="auto"/>
                <w:left w:val="none" w:sz="0" w:space="0" w:color="auto"/>
                <w:bottom w:val="none" w:sz="0" w:space="0" w:color="auto"/>
                <w:right w:val="none" w:sz="0" w:space="0" w:color="auto"/>
              </w:divBdr>
              <w:divsChild>
                <w:div w:id="278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94254">
          <w:marLeft w:val="0"/>
          <w:marRight w:val="0"/>
          <w:marTop w:val="750"/>
          <w:marBottom w:val="0"/>
          <w:divBdr>
            <w:top w:val="none" w:sz="0" w:space="0" w:color="auto"/>
            <w:left w:val="none" w:sz="0" w:space="0" w:color="auto"/>
            <w:bottom w:val="none" w:sz="0" w:space="0" w:color="auto"/>
            <w:right w:val="none" w:sz="0" w:space="0" w:color="auto"/>
          </w:divBdr>
          <w:divsChild>
            <w:div w:id="172183991">
              <w:marLeft w:val="0"/>
              <w:marRight w:val="0"/>
              <w:marTop w:val="0"/>
              <w:marBottom w:val="0"/>
              <w:divBdr>
                <w:top w:val="none" w:sz="0" w:space="0" w:color="auto"/>
                <w:left w:val="none" w:sz="0" w:space="0" w:color="auto"/>
                <w:bottom w:val="none" w:sz="0" w:space="0" w:color="auto"/>
                <w:right w:val="none" w:sz="0" w:space="0" w:color="auto"/>
              </w:divBdr>
              <w:divsChild>
                <w:div w:id="2046246990">
                  <w:marLeft w:val="0"/>
                  <w:marRight w:val="0"/>
                  <w:marTop w:val="0"/>
                  <w:marBottom w:val="0"/>
                  <w:divBdr>
                    <w:top w:val="none" w:sz="0" w:space="0" w:color="auto"/>
                    <w:left w:val="none" w:sz="0" w:space="0" w:color="auto"/>
                    <w:bottom w:val="none" w:sz="0" w:space="0" w:color="auto"/>
                    <w:right w:val="none" w:sz="0" w:space="0" w:color="auto"/>
                  </w:divBdr>
                  <w:divsChild>
                    <w:div w:id="9078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81757">
      <w:bodyDiv w:val="1"/>
      <w:marLeft w:val="0"/>
      <w:marRight w:val="0"/>
      <w:marTop w:val="0"/>
      <w:marBottom w:val="0"/>
      <w:divBdr>
        <w:top w:val="none" w:sz="0" w:space="0" w:color="auto"/>
        <w:left w:val="none" w:sz="0" w:space="0" w:color="auto"/>
        <w:bottom w:val="none" w:sz="0" w:space="0" w:color="auto"/>
        <w:right w:val="none" w:sz="0" w:space="0" w:color="auto"/>
      </w:divBdr>
      <w:divsChild>
        <w:div w:id="1073431851">
          <w:marLeft w:val="0"/>
          <w:marRight w:val="240"/>
          <w:marTop w:val="0"/>
          <w:marBottom w:val="0"/>
          <w:divBdr>
            <w:top w:val="none" w:sz="0" w:space="0" w:color="auto"/>
            <w:left w:val="none" w:sz="0" w:space="0" w:color="auto"/>
            <w:bottom w:val="none" w:sz="0" w:space="0" w:color="auto"/>
            <w:right w:val="none" w:sz="0" w:space="0" w:color="auto"/>
          </w:divBdr>
          <w:divsChild>
            <w:div w:id="1315528185">
              <w:marLeft w:val="0"/>
              <w:marRight w:val="0"/>
              <w:marTop w:val="0"/>
              <w:marBottom w:val="0"/>
              <w:divBdr>
                <w:top w:val="none" w:sz="0" w:space="0" w:color="auto"/>
                <w:left w:val="none" w:sz="0" w:space="0" w:color="auto"/>
                <w:bottom w:val="none" w:sz="0" w:space="0" w:color="auto"/>
                <w:right w:val="none" w:sz="0" w:space="0" w:color="auto"/>
              </w:divBdr>
              <w:divsChild>
                <w:div w:id="3269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76618">
          <w:marLeft w:val="0"/>
          <w:marRight w:val="240"/>
          <w:marTop w:val="0"/>
          <w:marBottom w:val="0"/>
          <w:divBdr>
            <w:top w:val="none" w:sz="0" w:space="0" w:color="auto"/>
            <w:left w:val="none" w:sz="0" w:space="0" w:color="auto"/>
            <w:bottom w:val="none" w:sz="0" w:space="0" w:color="auto"/>
            <w:right w:val="none" w:sz="0" w:space="0" w:color="auto"/>
          </w:divBdr>
          <w:divsChild>
            <w:div w:id="217061218">
              <w:marLeft w:val="0"/>
              <w:marRight w:val="0"/>
              <w:marTop w:val="0"/>
              <w:marBottom w:val="0"/>
              <w:divBdr>
                <w:top w:val="none" w:sz="0" w:space="0" w:color="auto"/>
                <w:left w:val="none" w:sz="0" w:space="0" w:color="auto"/>
                <w:bottom w:val="none" w:sz="0" w:space="0" w:color="auto"/>
                <w:right w:val="none" w:sz="0" w:space="0" w:color="auto"/>
              </w:divBdr>
              <w:divsChild>
                <w:div w:id="24230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4823">
          <w:marLeft w:val="0"/>
          <w:marRight w:val="0"/>
          <w:marTop w:val="750"/>
          <w:marBottom w:val="0"/>
          <w:divBdr>
            <w:top w:val="none" w:sz="0" w:space="0" w:color="auto"/>
            <w:left w:val="none" w:sz="0" w:space="0" w:color="auto"/>
            <w:bottom w:val="none" w:sz="0" w:space="0" w:color="auto"/>
            <w:right w:val="none" w:sz="0" w:space="0" w:color="auto"/>
          </w:divBdr>
          <w:divsChild>
            <w:div w:id="1430157656">
              <w:marLeft w:val="0"/>
              <w:marRight w:val="0"/>
              <w:marTop w:val="0"/>
              <w:marBottom w:val="0"/>
              <w:divBdr>
                <w:top w:val="none" w:sz="0" w:space="0" w:color="auto"/>
                <w:left w:val="none" w:sz="0" w:space="0" w:color="auto"/>
                <w:bottom w:val="none" w:sz="0" w:space="0" w:color="auto"/>
                <w:right w:val="none" w:sz="0" w:space="0" w:color="auto"/>
              </w:divBdr>
              <w:divsChild>
                <w:div w:id="1749309422">
                  <w:marLeft w:val="0"/>
                  <w:marRight w:val="0"/>
                  <w:marTop w:val="0"/>
                  <w:marBottom w:val="0"/>
                  <w:divBdr>
                    <w:top w:val="none" w:sz="0" w:space="0" w:color="auto"/>
                    <w:left w:val="none" w:sz="0" w:space="0" w:color="auto"/>
                    <w:bottom w:val="none" w:sz="0" w:space="0" w:color="auto"/>
                    <w:right w:val="none" w:sz="0" w:space="0" w:color="auto"/>
                  </w:divBdr>
                  <w:divsChild>
                    <w:div w:id="10411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6676">
      <w:bodyDiv w:val="1"/>
      <w:marLeft w:val="0"/>
      <w:marRight w:val="0"/>
      <w:marTop w:val="0"/>
      <w:marBottom w:val="0"/>
      <w:divBdr>
        <w:top w:val="none" w:sz="0" w:space="0" w:color="auto"/>
        <w:left w:val="none" w:sz="0" w:space="0" w:color="auto"/>
        <w:bottom w:val="none" w:sz="0" w:space="0" w:color="auto"/>
        <w:right w:val="none" w:sz="0" w:space="0" w:color="auto"/>
      </w:divBdr>
      <w:divsChild>
        <w:div w:id="699010912">
          <w:marLeft w:val="0"/>
          <w:marRight w:val="240"/>
          <w:marTop w:val="0"/>
          <w:marBottom w:val="0"/>
          <w:divBdr>
            <w:top w:val="none" w:sz="0" w:space="0" w:color="auto"/>
            <w:left w:val="none" w:sz="0" w:space="0" w:color="auto"/>
            <w:bottom w:val="none" w:sz="0" w:space="0" w:color="auto"/>
            <w:right w:val="none" w:sz="0" w:space="0" w:color="auto"/>
          </w:divBdr>
          <w:divsChild>
            <w:div w:id="1415589155">
              <w:marLeft w:val="0"/>
              <w:marRight w:val="0"/>
              <w:marTop w:val="0"/>
              <w:marBottom w:val="0"/>
              <w:divBdr>
                <w:top w:val="none" w:sz="0" w:space="0" w:color="auto"/>
                <w:left w:val="none" w:sz="0" w:space="0" w:color="auto"/>
                <w:bottom w:val="none" w:sz="0" w:space="0" w:color="auto"/>
                <w:right w:val="none" w:sz="0" w:space="0" w:color="auto"/>
              </w:divBdr>
              <w:divsChild>
                <w:div w:id="9845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30903">
          <w:marLeft w:val="0"/>
          <w:marRight w:val="240"/>
          <w:marTop w:val="0"/>
          <w:marBottom w:val="0"/>
          <w:divBdr>
            <w:top w:val="none" w:sz="0" w:space="0" w:color="auto"/>
            <w:left w:val="none" w:sz="0" w:space="0" w:color="auto"/>
            <w:bottom w:val="none" w:sz="0" w:space="0" w:color="auto"/>
            <w:right w:val="none" w:sz="0" w:space="0" w:color="auto"/>
          </w:divBdr>
          <w:divsChild>
            <w:div w:id="1017733704">
              <w:marLeft w:val="0"/>
              <w:marRight w:val="0"/>
              <w:marTop w:val="0"/>
              <w:marBottom w:val="0"/>
              <w:divBdr>
                <w:top w:val="none" w:sz="0" w:space="0" w:color="auto"/>
                <w:left w:val="none" w:sz="0" w:space="0" w:color="auto"/>
                <w:bottom w:val="none" w:sz="0" w:space="0" w:color="auto"/>
                <w:right w:val="none" w:sz="0" w:space="0" w:color="auto"/>
              </w:divBdr>
              <w:divsChild>
                <w:div w:id="146769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5656">
          <w:marLeft w:val="0"/>
          <w:marRight w:val="0"/>
          <w:marTop w:val="750"/>
          <w:marBottom w:val="0"/>
          <w:divBdr>
            <w:top w:val="none" w:sz="0" w:space="0" w:color="auto"/>
            <w:left w:val="none" w:sz="0" w:space="0" w:color="auto"/>
            <w:bottom w:val="none" w:sz="0" w:space="0" w:color="auto"/>
            <w:right w:val="none" w:sz="0" w:space="0" w:color="auto"/>
          </w:divBdr>
          <w:divsChild>
            <w:div w:id="2128817132">
              <w:marLeft w:val="0"/>
              <w:marRight w:val="0"/>
              <w:marTop w:val="0"/>
              <w:marBottom w:val="0"/>
              <w:divBdr>
                <w:top w:val="none" w:sz="0" w:space="0" w:color="auto"/>
                <w:left w:val="none" w:sz="0" w:space="0" w:color="auto"/>
                <w:bottom w:val="none" w:sz="0" w:space="0" w:color="auto"/>
                <w:right w:val="none" w:sz="0" w:space="0" w:color="auto"/>
              </w:divBdr>
              <w:divsChild>
                <w:div w:id="1039359139">
                  <w:marLeft w:val="0"/>
                  <w:marRight w:val="0"/>
                  <w:marTop w:val="0"/>
                  <w:marBottom w:val="0"/>
                  <w:divBdr>
                    <w:top w:val="none" w:sz="0" w:space="0" w:color="auto"/>
                    <w:left w:val="none" w:sz="0" w:space="0" w:color="auto"/>
                    <w:bottom w:val="none" w:sz="0" w:space="0" w:color="auto"/>
                    <w:right w:val="none" w:sz="0" w:space="0" w:color="auto"/>
                  </w:divBdr>
                  <w:divsChild>
                    <w:div w:id="7202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14132">
      <w:bodyDiv w:val="1"/>
      <w:marLeft w:val="0"/>
      <w:marRight w:val="0"/>
      <w:marTop w:val="0"/>
      <w:marBottom w:val="0"/>
      <w:divBdr>
        <w:top w:val="none" w:sz="0" w:space="0" w:color="auto"/>
        <w:left w:val="none" w:sz="0" w:space="0" w:color="auto"/>
        <w:bottom w:val="none" w:sz="0" w:space="0" w:color="auto"/>
        <w:right w:val="none" w:sz="0" w:space="0" w:color="auto"/>
      </w:divBdr>
      <w:divsChild>
        <w:div w:id="978802449">
          <w:marLeft w:val="0"/>
          <w:marRight w:val="240"/>
          <w:marTop w:val="0"/>
          <w:marBottom w:val="0"/>
          <w:divBdr>
            <w:top w:val="none" w:sz="0" w:space="0" w:color="auto"/>
            <w:left w:val="none" w:sz="0" w:space="0" w:color="auto"/>
            <w:bottom w:val="none" w:sz="0" w:space="0" w:color="auto"/>
            <w:right w:val="none" w:sz="0" w:space="0" w:color="auto"/>
          </w:divBdr>
          <w:divsChild>
            <w:div w:id="88041170">
              <w:marLeft w:val="0"/>
              <w:marRight w:val="0"/>
              <w:marTop w:val="0"/>
              <w:marBottom w:val="0"/>
              <w:divBdr>
                <w:top w:val="none" w:sz="0" w:space="0" w:color="auto"/>
                <w:left w:val="none" w:sz="0" w:space="0" w:color="auto"/>
                <w:bottom w:val="none" w:sz="0" w:space="0" w:color="auto"/>
                <w:right w:val="none" w:sz="0" w:space="0" w:color="auto"/>
              </w:divBdr>
              <w:divsChild>
                <w:div w:id="53373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2670">
          <w:marLeft w:val="0"/>
          <w:marRight w:val="240"/>
          <w:marTop w:val="0"/>
          <w:marBottom w:val="0"/>
          <w:divBdr>
            <w:top w:val="none" w:sz="0" w:space="0" w:color="auto"/>
            <w:left w:val="none" w:sz="0" w:space="0" w:color="auto"/>
            <w:bottom w:val="none" w:sz="0" w:space="0" w:color="auto"/>
            <w:right w:val="none" w:sz="0" w:space="0" w:color="auto"/>
          </w:divBdr>
          <w:divsChild>
            <w:div w:id="629826745">
              <w:marLeft w:val="0"/>
              <w:marRight w:val="0"/>
              <w:marTop w:val="0"/>
              <w:marBottom w:val="0"/>
              <w:divBdr>
                <w:top w:val="none" w:sz="0" w:space="0" w:color="auto"/>
                <w:left w:val="none" w:sz="0" w:space="0" w:color="auto"/>
                <w:bottom w:val="none" w:sz="0" w:space="0" w:color="auto"/>
                <w:right w:val="none" w:sz="0" w:space="0" w:color="auto"/>
              </w:divBdr>
              <w:divsChild>
                <w:div w:id="113340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7118">
          <w:marLeft w:val="0"/>
          <w:marRight w:val="0"/>
          <w:marTop w:val="750"/>
          <w:marBottom w:val="0"/>
          <w:divBdr>
            <w:top w:val="none" w:sz="0" w:space="0" w:color="auto"/>
            <w:left w:val="none" w:sz="0" w:space="0" w:color="auto"/>
            <w:bottom w:val="none" w:sz="0" w:space="0" w:color="auto"/>
            <w:right w:val="none" w:sz="0" w:space="0" w:color="auto"/>
          </w:divBdr>
          <w:divsChild>
            <w:div w:id="1491362731">
              <w:marLeft w:val="0"/>
              <w:marRight w:val="0"/>
              <w:marTop w:val="0"/>
              <w:marBottom w:val="0"/>
              <w:divBdr>
                <w:top w:val="none" w:sz="0" w:space="0" w:color="auto"/>
                <w:left w:val="none" w:sz="0" w:space="0" w:color="auto"/>
                <w:bottom w:val="none" w:sz="0" w:space="0" w:color="auto"/>
                <w:right w:val="none" w:sz="0" w:space="0" w:color="auto"/>
              </w:divBdr>
              <w:divsChild>
                <w:div w:id="475802749">
                  <w:marLeft w:val="0"/>
                  <w:marRight w:val="0"/>
                  <w:marTop w:val="0"/>
                  <w:marBottom w:val="0"/>
                  <w:divBdr>
                    <w:top w:val="none" w:sz="0" w:space="0" w:color="auto"/>
                    <w:left w:val="none" w:sz="0" w:space="0" w:color="auto"/>
                    <w:bottom w:val="none" w:sz="0" w:space="0" w:color="auto"/>
                    <w:right w:val="none" w:sz="0" w:space="0" w:color="auto"/>
                  </w:divBdr>
                  <w:divsChild>
                    <w:div w:id="147413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7784">
      <w:bodyDiv w:val="1"/>
      <w:marLeft w:val="0"/>
      <w:marRight w:val="0"/>
      <w:marTop w:val="0"/>
      <w:marBottom w:val="0"/>
      <w:divBdr>
        <w:top w:val="none" w:sz="0" w:space="0" w:color="auto"/>
        <w:left w:val="none" w:sz="0" w:space="0" w:color="auto"/>
        <w:bottom w:val="none" w:sz="0" w:space="0" w:color="auto"/>
        <w:right w:val="none" w:sz="0" w:space="0" w:color="auto"/>
      </w:divBdr>
      <w:divsChild>
        <w:div w:id="1308896180">
          <w:marLeft w:val="0"/>
          <w:marRight w:val="240"/>
          <w:marTop w:val="0"/>
          <w:marBottom w:val="0"/>
          <w:divBdr>
            <w:top w:val="none" w:sz="0" w:space="0" w:color="auto"/>
            <w:left w:val="none" w:sz="0" w:space="0" w:color="auto"/>
            <w:bottom w:val="none" w:sz="0" w:space="0" w:color="auto"/>
            <w:right w:val="none" w:sz="0" w:space="0" w:color="auto"/>
          </w:divBdr>
          <w:divsChild>
            <w:div w:id="105348430">
              <w:marLeft w:val="0"/>
              <w:marRight w:val="0"/>
              <w:marTop w:val="0"/>
              <w:marBottom w:val="0"/>
              <w:divBdr>
                <w:top w:val="none" w:sz="0" w:space="0" w:color="auto"/>
                <w:left w:val="none" w:sz="0" w:space="0" w:color="auto"/>
                <w:bottom w:val="none" w:sz="0" w:space="0" w:color="auto"/>
                <w:right w:val="none" w:sz="0" w:space="0" w:color="auto"/>
              </w:divBdr>
              <w:divsChild>
                <w:div w:id="2219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8470">
          <w:marLeft w:val="0"/>
          <w:marRight w:val="240"/>
          <w:marTop w:val="0"/>
          <w:marBottom w:val="0"/>
          <w:divBdr>
            <w:top w:val="none" w:sz="0" w:space="0" w:color="auto"/>
            <w:left w:val="none" w:sz="0" w:space="0" w:color="auto"/>
            <w:bottom w:val="none" w:sz="0" w:space="0" w:color="auto"/>
            <w:right w:val="none" w:sz="0" w:space="0" w:color="auto"/>
          </w:divBdr>
          <w:divsChild>
            <w:div w:id="799112724">
              <w:marLeft w:val="0"/>
              <w:marRight w:val="0"/>
              <w:marTop w:val="0"/>
              <w:marBottom w:val="0"/>
              <w:divBdr>
                <w:top w:val="none" w:sz="0" w:space="0" w:color="auto"/>
                <w:left w:val="none" w:sz="0" w:space="0" w:color="auto"/>
                <w:bottom w:val="none" w:sz="0" w:space="0" w:color="auto"/>
                <w:right w:val="none" w:sz="0" w:space="0" w:color="auto"/>
              </w:divBdr>
              <w:divsChild>
                <w:div w:id="10167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9462">
          <w:marLeft w:val="0"/>
          <w:marRight w:val="0"/>
          <w:marTop w:val="750"/>
          <w:marBottom w:val="0"/>
          <w:divBdr>
            <w:top w:val="none" w:sz="0" w:space="0" w:color="auto"/>
            <w:left w:val="none" w:sz="0" w:space="0" w:color="auto"/>
            <w:bottom w:val="none" w:sz="0" w:space="0" w:color="auto"/>
            <w:right w:val="none" w:sz="0" w:space="0" w:color="auto"/>
          </w:divBdr>
          <w:divsChild>
            <w:div w:id="1369452103">
              <w:marLeft w:val="0"/>
              <w:marRight w:val="0"/>
              <w:marTop w:val="0"/>
              <w:marBottom w:val="0"/>
              <w:divBdr>
                <w:top w:val="none" w:sz="0" w:space="0" w:color="auto"/>
                <w:left w:val="none" w:sz="0" w:space="0" w:color="auto"/>
                <w:bottom w:val="none" w:sz="0" w:space="0" w:color="auto"/>
                <w:right w:val="none" w:sz="0" w:space="0" w:color="auto"/>
              </w:divBdr>
              <w:divsChild>
                <w:div w:id="970405500">
                  <w:marLeft w:val="0"/>
                  <w:marRight w:val="0"/>
                  <w:marTop w:val="0"/>
                  <w:marBottom w:val="0"/>
                  <w:divBdr>
                    <w:top w:val="none" w:sz="0" w:space="0" w:color="auto"/>
                    <w:left w:val="none" w:sz="0" w:space="0" w:color="auto"/>
                    <w:bottom w:val="none" w:sz="0" w:space="0" w:color="auto"/>
                    <w:right w:val="none" w:sz="0" w:space="0" w:color="auto"/>
                  </w:divBdr>
                  <w:divsChild>
                    <w:div w:id="79044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6483">
      <w:bodyDiv w:val="1"/>
      <w:marLeft w:val="0"/>
      <w:marRight w:val="0"/>
      <w:marTop w:val="0"/>
      <w:marBottom w:val="0"/>
      <w:divBdr>
        <w:top w:val="none" w:sz="0" w:space="0" w:color="auto"/>
        <w:left w:val="none" w:sz="0" w:space="0" w:color="auto"/>
        <w:bottom w:val="none" w:sz="0" w:space="0" w:color="auto"/>
        <w:right w:val="none" w:sz="0" w:space="0" w:color="auto"/>
      </w:divBdr>
      <w:divsChild>
        <w:div w:id="117645895">
          <w:marLeft w:val="0"/>
          <w:marRight w:val="240"/>
          <w:marTop w:val="0"/>
          <w:marBottom w:val="0"/>
          <w:divBdr>
            <w:top w:val="none" w:sz="0" w:space="0" w:color="auto"/>
            <w:left w:val="none" w:sz="0" w:space="0" w:color="auto"/>
            <w:bottom w:val="none" w:sz="0" w:space="0" w:color="auto"/>
            <w:right w:val="none" w:sz="0" w:space="0" w:color="auto"/>
          </w:divBdr>
          <w:divsChild>
            <w:div w:id="730619387">
              <w:marLeft w:val="0"/>
              <w:marRight w:val="0"/>
              <w:marTop w:val="0"/>
              <w:marBottom w:val="0"/>
              <w:divBdr>
                <w:top w:val="none" w:sz="0" w:space="0" w:color="auto"/>
                <w:left w:val="none" w:sz="0" w:space="0" w:color="auto"/>
                <w:bottom w:val="none" w:sz="0" w:space="0" w:color="auto"/>
                <w:right w:val="none" w:sz="0" w:space="0" w:color="auto"/>
              </w:divBdr>
              <w:divsChild>
                <w:div w:id="15494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088">
          <w:marLeft w:val="0"/>
          <w:marRight w:val="240"/>
          <w:marTop w:val="0"/>
          <w:marBottom w:val="0"/>
          <w:divBdr>
            <w:top w:val="none" w:sz="0" w:space="0" w:color="auto"/>
            <w:left w:val="none" w:sz="0" w:space="0" w:color="auto"/>
            <w:bottom w:val="none" w:sz="0" w:space="0" w:color="auto"/>
            <w:right w:val="none" w:sz="0" w:space="0" w:color="auto"/>
          </w:divBdr>
          <w:divsChild>
            <w:div w:id="812917102">
              <w:marLeft w:val="0"/>
              <w:marRight w:val="0"/>
              <w:marTop w:val="0"/>
              <w:marBottom w:val="0"/>
              <w:divBdr>
                <w:top w:val="none" w:sz="0" w:space="0" w:color="auto"/>
                <w:left w:val="none" w:sz="0" w:space="0" w:color="auto"/>
                <w:bottom w:val="none" w:sz="0" w:space="0" w:color="auto"/>
                <w:right w:val="none" w:sz="0" w:space="0" w:color="auto"/>
              </w:divBdr>
              <w:divsChild>
                <w:div w:id="4680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5379">
          <w:marLeft w:val="0"/>
          <w:marRight w:val="0"/>
          <w:marTop w:val="750"/>
          <w:marBottom w:val="0"/>
          <w:divBdr>
            <w:top w:val="none" w:sz="0" w:space="0" w:color="auto"/>
            <w:left w:val="none" w:sz="0" w:space="0" w:color="auto"/>
            <w:bottom w:val="none" w:sz="0" w:space="0" w:color="auto"/>
            <w:right w:val="none" w:sz="0" w:space="0" w:color="auto"/>
          </w:divBdr>
          <w:divsChild>
            <w:div w:id="376587223">
              <w:marLeft w:val="0"/>
              <w:marRight w:val="0"/>
              <w:marTop w:val="0"/>
              <w:marBottom w:val="0"/>
              <w:divBdr>
                <w:top w:val="none" w:sz="0" w:space="0" w:color="auto"/>
                <w:left w:val="none" w:sz="0" w:space="0" w:color="auto"/>
                <w:bottom w:val="none" w:sz="0" w:space="0" w:color="auto"/>
                <w:right w:val="none" w:sz="0" w:space="0" w:color="auto"/>
              </w:divBdr>
              <w:divsChild>
                <w:div w:id="108006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2614">
      <w:bodyDiv w:val="1"/>
      <w:marLeft w:val="0"/>
      <w:marRight w:val="0"/>
      <w:marTop w:val="0"/>
      <w:marBottom w:val="0"/>
      <w:divBdr>
        <w:top w:val="none" w:sz="0" w:space="0" w:color="auto"/>
        <w:left w:val="none" w:sz="0" w:space="0" w:color="auto"/>
        <w:bottom w:val="none" w:sz="0" w:space="0" w:color="auto"/>
        <w:right w:val="none" w:sz="0" w:space="0" w:color="auto"/>
      </w:divBdr>
      <w:divsChild>
        <w:div w:id="635987206">
          <w:marLeft w:val="0"/>
          <w:marRight w:val="240"/>
          <w:marTop w:val="0"/>
          <w:marBottom w:val="0"/>
          <w:divBdr>
            <w:top w:val="none" w:sz="0" w:space="0" w:color="auto"/>
            <w:left w:val="none" w:sz="0" w:space="0" w:color="auto"/>
            <w:bottom w:val="none" w:sz="0" w:space="0" w:color="auto"/>
            <w:right w:val="none" w:sz="0" w:space="0" w:color="auto"/>
          </w:divBdr>
          <w:divsChild>
            <w:div w:id="629823281">
              <w:marLeft w:val="0"/>
              <w:marRight w:val="0"/>
              <w:marTop w:val="0"/>
              <w:marBottom w:val="0"/>
              <w:divBdr>
                <w:top w:val="none" w:sz="0" w:space="0" w:color="auto"/>
                <w:left w:val="none" w:sz="0" w:space="0" w:color="auto"/>
                <w:bottom w:val="none" w:sz="0" w:space="0" w:color="auto"/>
                <w:right w:val="none" w:sz="0" w:space="0" w:color="auto"/>
              </w:divBdr>
              <w:divsChild>
                <w:div w:id="113182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7518">
          <w:marLeft w:val="0"/>
          <w:marRight w:val="240"/>
          <w:marTop w:val="0"/>
          <w:marBottom w:val="0"/>
          <w:divBdr>
            <w:top w:val="none" w:sz="0" w:space="0" w:color="auto"/>
            <w:left w:val="none" w:sz="0" w:space="0" w:color="auto"/>
            <w:bottom w:val="none" w:sz="0" w:space="0" w:color="auto"/>
            <w:right w:val="none" w:sz="0" w:space="0" w:color="auto"/>
          </w:divBdr>
          <w:divsChild>
            <w:div w:id="768237046">
              <w:marLeft w:val="0"/>
              <w:marRight w:val="0"/>
              <w:marTop w:val="0"/>
              <w:marBottom w:val="0"/>
              <w:divBdr>
                <w:top w:val="none" w:sz="0" w:space="0" w:color="auto"/>
                <w:left w:val="none" w:sz="0" w:space="0" w:color="auto"/>
                <w:bottom w:val="none" w:sz="0" w:space="0" w:color="auto"/>
                <w:right w:val="none" w:sz="0" w:space="0" w:color="auto"/>
              </w:divBdr>
              <w:divsChild>
                <w:div w:id="7640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7717">
          <w:marLeft w:val="0"/>
          <w:marRight w:val="0"/>
          <w:marTop w:val="750"/>
          <w:marBottom w:val="0"/>
          <w:divBdr>
            <w:top w:val="none" w:sz="0" w:space="0" w:color="auto"/>
            <w:left w:val="none" w:sz="0" w:space="0" w:color="auto"/>
            <w:bottom w:val="none" w:sz="0" w:space="0" w:color="auto"/>
            <w:right w:val="none" w:sz="0" w:space="0" w:color="auto"/>
          </w:divBdr>
          <w:divsChild>
            <w:div w:id="1415858204">
              <w:marLeft w:val="0"/>
              <w:marRight w:val="0"/>
              <w:marTop w:val="0"/>
              <w:marBottom w:val="0"/>
              <w:divBdr>
                <w:top w:val="none" w:sz="0" w:space="0" w:color="auto"/>
                <w:left w:val="none" w:sz="0" w:space="0" w:color="auto"/>
                <w:bottom w:val="none" w:sz="0" w:space="0" w:color="auto"/>
                <w:right w:val="none" w:sz="0" w:space="0" w:color="auto"/>
              </w:divBdr>
              <w:divsChild>
                <w:div w:id="1432748898">
                  <w:marLeft w:val="0"/>
                  <w:marRight w:val="0"/>
                  <w:marTop w:val="0"/>
                  <w:marBottom w:val="0"/>
                  <w:divBdr>
                    <w:top w:val="none" w:sz="0" w:space="0" w:color="auto"/>
                    <w:left w:val="none" w:sz="0" w:space="0" w:color="auto"/>
                    <w:bottom w:val="none" w:sz="0" w:space="0" w:color="auto"/>
                    <w:right w:val="none" w:sz="0" w:space="0" w:color="auto"/>
                  </w:divBdr>
                  <w:divsChild>
                    <w:div w:id="1649506271">
                      <w:marLeft w:val="0"/>
                      <w:marRight w:val="0"/>
                      <w:marTop w:val="0"/>
                      <w:marBottom w:val="0"/>
                      <w:divBdr>
                        <w:top w:val="none" w:sz="0" w:space="0" w:color="auto"/>
                        <w:left w:val="none" w:sz="0" w:space="0" w:color="auto"/>
                        <w:bottom w:val="none" w:sz="0" w:space="0" w:color="auto"/>
                        <w:right w:val="none" w:sz="0" w:space="0" w:color="auto"/>
                      </w:divBdr>
                      <w:divsChild>
                        <w:div w:id="6520228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5467367">
      <w:bodyDiv w:val="1"/>
      <w:marLeft w:val="0"/>
      <w:marRight w:val="0"/>
      <w:marTop w:val="0"/>
      <w:marBottom w:val="0"/>
      <w:divBdr>
        <w:top w:val="none" w:sz="0" w:space="0" w:color="auto"/>
        <w:left w:val="none" w:sz="0" w:space="0" w:color="auto"/>
        <w:bottom w:val="none" w:sz="0" w:space="0" w:color="auto"/>
        <w:right w:val="none" w:sz="0" w:space="0" w:color="auto"/>
      </w:divBdr>
      <w:divsChild>
        <w:div w:id="438838875">
          <w:marLeft w:val="0"/>
          <w:marRight w:val="240"/>
          <w:marTop w:val="0"/>
          <w:marBottom w:val="0"/>
          <w:divBdr>
            <w:top w:val="none" w:sz="0" w:space="0" w:color="auto"/>
            <w:left w:val="none" w:sz="0" w:space="0" w:color="auto"/>
            <w:bottom w:val="none" w:sz="0" w:space="0" w:color="auto"/>
            <w:right w:val="none" w:sz="0" w:space="0" w:color="auto"/>
          </w:divBdr>
          <w:divsChild>
            <w:div w:id="353774966">
              <w:marLeft w:val="0"/>
              <w:marRight w:val="0"/>
              <w:marTop w:val="0"/>
              <w:marBottom w:val="0"/>
              <w:divBdr>
                <w:top w:val="none" w:sz="0" w:space="0" w:color="auto"/>
                <w:left w:val="none" w:sz="0" w:space="0" w:color="auto"/>
                <w:bottom w:val="none" w:sz="0" w:space="0" w:color="auto"/>
                <w:right w:val="none" w:sz="0" w:space="0" w:color="auto"/>
              </w:divBdr>
              <w:divsChild>
                <w:div w:id="4416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39479">
          <w:marLeft w:val="0"/>
          <w:marRight w:val="0"/>
          <w:marTop w:val="750"/>
          <w:marBottom w:val="0"/>
          <w:divBdr>
            <w:top w:val="none" w:sz="0" w:space="0" w:color="auto"/>
            <w:left w:val="none" w:sz="0" w:space="0" w:color="auto"/>
            <w:bottom w:val="none" w:sz="0" w:space="0" w:color="auto"/>
            <w:right w:val="none" w:sz="0" w:space="0" w:color="auto"/>
          </w:divBdr>
          <w:divsChild>
            <w:div w:id="954867282">
              <w:marLeft w:val="0"/>
              <w:marRight w:val="0"/>
              <w:marTop w:val="0"/>
              <w:marBottom w:val="0"/>
              <w:divBdr>
                <w:top w:val="none" w:sz="0" w:space="0" w:color="auto"/>
                <w:left w:val="none" w:sz="0" w:space="0" w:color="auto"/>
                <w:bottom w:val="none" w:sz="0" w:space="0" w:color="auto"/>
                <w:right w:val="none" w:sz="0" w:space="0" w:color="auto"/>
              </w:divBdr>
              <w:divsChild>
                <w:div w:id="727336029">
                  <w:marLeft w:val="0"/>
                  <w:marRight w:val="0"/>
                  <w:marTop w:val="0"/>
                  <w:marBottom w:val="0"/>
                  <w:divBdr>
                    <w:top w:val="none" w:sz="0" w:space="0" w:color="auto"/>
                    <w:left w:val="none" w:sz="0" w:space="0" w:color="auto"/>
                    <w:bottom w:val="none" w:sz="0" w:space="0" w:color="auto"/>
                    <w:right w:val="none" w:sz="0" w:space="0" w:color="auto"/>
                  </w:divBdr>
                  <w:divsChild>
                    <w:div w:id="19907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33659">
      <w:bodyDiv w:val="1"/>
      <w:marLeft w:val="0"/>
      <w:marRight w:val="0"/>
      <w:marTop w:val="0"/>
      <w:marBottom w:val="0"/>
      <w:divBdr>
        <w:top w:val="none" w:sz="0" w:space="0" w:color="auto"/>
        <w:left w:val="none" w:sz="0" w:space="0" w:color="auto"/>
        <w:bottom w:val="none" w:sz="0" w:space="0" w:color="auto"/>
        <w:right w:val="none" w:sz="0" w:space="0" w:color="auto"/>
      </w:divBdr>
      <w:divsChild>
        <w:div w:id="297494377">
          <w:marLeft w:val="0"/>
          <w:marRight w:val="240"/>
          <w:marTop w:val="0"/>
          <w:marBottom w:val="0"/>
          <w:divBdr>
            <w:top w:val="none" w:sz="0" w:space="0" w:color="auto"/>
            <w:left w:val="none" w:sz="0" w:space="0" w:color="auto"/>
            <w:bottom w:val="none" w:sz="0" w:space="0" w:color="auto"/>
            <w:right w:val="none" w:sz="0" w:space="0" w:color="auto"/>
          </w:divBdr>
          <w:divsChild>
            <w:div w:id="159927358">
              <w:marLeft w:val="0"/>
              <w:marRight w:val="0"/>
              <w:marTop w:val="0"/>
              <w:marBottom w:val="0"/>
              <w:divBdr>
                <w:top w:val="none" w:sz="0" w:space="0" w:color="auto"/>
                <w:left w:val="none" w:sz="0" w:space="0" w:color="auto"/>
                <w:bottom w:val="none" w:sz="0" w:space="0" w:color="auto"/>
                <w:right w:val="none" w:sz="0" w:space="0" w:color="auto"/>
              </w:divBdr>
              <w:divsChild>
                <w:div w:id="1921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53562">
          <w:marLeft w:val="0"/>
          <w:marRight w:val="240"/>
          <w:marTop w:val="0"/>
          <w:marBottom w:val="0"/>
          <w:divBdr>
            <w:top w:val="none" w:sz="0" w:space="0" w:color="auto"/>
            <w:left w:val="none" w:sz="0" w:space="0" w:color="auto"/>
            <w:bottom w:val="none" w:sz="0" w:space="0" w:color="auto"/>
            <w:right w:val="none" w:sz="0" w:space="0" w:color="auto"/>
          </w:divBdr>
          <w:divsChild>
            <w:div w:id="1618218982">
              <w:marLeft w:val="0"/>
              <w:marRight w:val="0"/>
              <w:marTop w:val="0"/>
              <w:marBottom w:val="0"/>
              <w:divBdr>
                <w:top w:val="none" w:sz="0" w:space="0" w:color="auto"/>
                <w:left w:val="none" w:sz="0" w:space="0" w:color="auto"/>
                <w:bottom w:val="none" w:sz="0" w:space="0" w:color="auto"/>
                <w:right w:val="none" w:sz="0" w:space="0" w:color="auto"/>
              </w:divBdr>
              <w:divsChild>
                <w:div w:id="15142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6804">
          <w:marLeft w:val="0"/>
          <w:marRight w:val="0"/>
          <w:marTop w:val="750"/>
          <w:marBottom w:val="0"/>
          <w:divBdr>
            <w:top w:val="none" w:sz="0" w:space="0" w:color="auto"/>
            <w:left w:val="none" w:sz="0" w:space="0" w:color="auto"/>
            <w:bottom w:val="none" w:sz="0" w:space="0" w:color="auto"/>
            <w:right w:val="none" w:sz="0" w:space="0" w:color="auto"/>
          </w:divBdr>
          <w:divsChild>
            <w:div w:id="331224849">
              <w:marLeft w:val="0"/>
              <w:marRight w:val="0"/>
              <w:marTop w:val="0"/>
              <w:marBottom w:val="0"/>
              <w:divBdr>
                <w:top w:val="none" w:sz="0" w:space="0" w:color="auto"/>
                <w:left w:val="none" w:sz="0" w:space="0" w:color="auto"/>
                <w:bottom w:val="none" w:sz="0" w:space="0" w:color="auto"/>
                <w:right w:val="none" w:sz="0" w:space="0" w:color="auto"/>
              </w:divBdr>
              <w:divsChild>
                <w:div w:id="1985887397">
                  <w:marLeft w:val="0"/>
                  <w:marRight w:val="0"/>
                  <w:marTop w:val="0"/>
                  <w:marBottom w:val="0"/>
                  <w:divBdr>
                    <w:top w:val="none" w:sz="0" w:space="0" w:color="auto"/>
                    <w:left w:val="none" w:sz="0" w:space="0" w:color="auto"/>
                    <w:bottom w:val="none" w:sz="0" w:space="0" w:color="auto"/>
                    <w:right w:val="none" w:sz="0" w:space="0" w:color="auto"/>
                  </w:divBdr>
                  <w:divsChild>
                    <w:div w:id="96581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50850">
      <w:bodyDiv w:val="1"/>
      <w:marLeft w:val="0"/>
      <w:marRight w:val="0"/>
      <w:marTop w:val="0"/>
      <w:marBottom w:val="0"/>
      <w:divBdr>
        <w:top w:val="none" w:sz="0" w:space="0" w:color="auto"/>
        <w:left w:val="none" w:sz="0" w:space="0" w:color="auto"/>
        <w:bottom w:val="none" w:sz="0" w:space="0" w:color="auto"/>
        <w:right w:val="none" w:sz="0" w:space="0" w:color="auto"/>
      </w:divBdr>
    </w:div>
    <w:div w:id="94442830">
      <w:bodyDiv w:val="1"/>
      <w:marLeft w:val="0"/>
      <w:marRight w:val="0"/>
      <w:marTop w:val="0"/>
      <w:marBottom w:val="0"/>
      <w:divBdr>
        <w:top w:val="none" w:sz="0" w:space="0" w:color="auto"/>
        <w:left w:val="none" w:sz="0" w:space="0" w:color="auto"/>
        <w:bottom w:val="none" w:sz="0" w:space="0" w:color="auto"/>
        <w:right w:val="none" w:sz="0" w:space="0" w:color="auto"/>
      </w:divBdr>
      <w:divsChild>
        <w:div w:id="2067220790">
          <w:marLeft w:val="0"/>
          <w:marRight w:val="240"/>
          <w:marTop w:val="0"/>
          <w:marBottom w:val="0"/>
          <w:divBdr>
            <w:top w:val="none" w:sz="0" w:space="0" w:color="auto"/>
            <w:left w:val="none" w:sz="0" w:space="0" w:color="auto"/>
            <w:bottom w:val="none" w:sz="0" w:space="0" w:color="auto"/>
            <w:right w:val="none" w:sz="0" w:space="0" w:color="auto"/>
          </w:divBdr>
          <w:divsChild>
            <w:div w:id="1738674560">
              <w:marLeft w:val="0"/>
              <w:marRight w:val="0"/>
              <w:marTop w:val="0"/>
              <w:marBottom w:val="0"/>
              <w:divBdr>
                <w:top w:val="none" w:sz="0" w:space="0" w:color="auto"/>
                <w:left w:val="none" w:sz="0" w:space="0" w:color="auto"/>
                <w:bottom w:val="none" w:sz="0" w:space="0" w:color="auto"/>
                <w:right w:val="none" w:sz="0" w:space="0" w:color="auto"/>
              </w:divBdr>
              <w:divsChild>
                <w:div w:id="8979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4531">
          <w:marLeft w:val="0"/>
          <w:marRight w:val="240"/>
          <w:marTop w:val="0"/>
          <w:marBottom w:val="0"/>
          <w:divBdr>
            <w:top w:val="none" w:sz="0" w:space="0" w:color="auto"/>
            <w:left w:val="none" w:sz="0" w:space="0" w:color="auto"/>
            <w:bottom w:val="none" w:sz="0" w:space="0" w:color="auto"/>
            <w:right w:val="none" w:sz="0" w:space="0" w:color="auto"/>
          </w:divBdr>
          <w:divsChild>
            <w:div w:id="517013857">
              <w:marLeft w:val="0"/>
              <w:marRight w:val="0"/>
              <w:marTop w:val="0"/>
              <w:marBottom w:val="0"/>
              <w:divBdr>
                <w:top w:val="none" w:sz="0" w:space="0" w:color="auto"/>
                <w:left w:val="none" w:sz="0" w:space="0" w:color="auto"/>
                <w:bottom w:val="none" w:sz="0" w:space="0" w:color="auto"/>
                <w:right w:val="none" w:sz="0" w:space="0" w:color="auto"/>
              </w:divBdr>
              <w:divsChild>
                <w:div w:id="9126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7179">
          <w:marLeft w:val="0"/>
          <w:marRight w:val="0"/>
          <w:marTop w:val="750"/>
          <w:marBottom w:val="0"/>
          <w:divBdr>
            <w:top w:val="none" w:sz="0" w:space="0" w:color="auto"/>
            <w:left w:val="none" w:sz="0" w:space="0" w:color="auto"/>
            <w:bottom w:val="none" w:sz="0" w:space="0" w:color="auto"/>
            <w:right w:val="none" w:sz="0" w:space="0" w:color="auto"/>
          </w:divBdr>
          <w:divsChild>
            <w:div w:id="223218509">
              <w:marLeft w:val="0"/>
              <w:marRight w:val="0"/>
              <w:marTop w:val="0"/>
              <w:marBottom w:val="0"/>
              <w:divBdr>
                <w:top w:val="none" w:sz="0" w:space="0" w:color="auto"/>
                <w:left w:val="none" w:sz="0" w:space="0" w:color="auto"/>
                <w:bottom w:val="none" w:sz="0" w:space="0" w:color="auto"/>
                <w:right w:val="none" w:sz="0" w:space="0" w:color="auto"/>
              </w:divBdr>
              <w:divsChild>
                <w:div w:id="423645270">
                  <w:marLeft w:val="0"/>
                  <w:marRight w:val="0"/>
                  <w:marTop w:val="0"/>
                  <w:marBottom w:val="0"/>
                  <w:divBdr>
                    <w:top w:val="none" w:sz="0" w:space="0" w:color="auto"/>
                    <w:left w:val="none" w:sz="0" w:space="0" w:color="auto"/>
                    <w:bottom w:val="none" w:sz="0" w:space="0" w:color="auto"/>
                    <w:right w:val="none" w:sz="0" w:space="0" w:color="auto"/>
                  </w:divBdr>
                  <w:divsChild>
                    <w:div w:id="12354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01397">
      <w:bodyDiv w:val="1"/>
      <w:marLeft w:val="0"/>
      <w:marRight w:val="0"/>
      <w:marTop w:val="0"/>
      <w:marBottom w:val="0"/>
      <w:divBdr>
        <w:top w:val="none" w:sz="0" w:space="0" w:color="auto"/>
        <w:left w:val="none" w:sz="0" w:space="0" w:color="auto"/>
        <w:bottom w:val="none" w:sz="0" w:space="0" w:color="auto"/>
        <w:right w:val="none" w:sz="0" w:space="0" w:color="auto"/>
      </w:divBdr>
      <w:divsChild>
        <w:div w:id="1852182836">
          <w:marLeft w:val="0"/>
          <w:marRight w:val="240"/>
          <w:marTop w:val="0"/>
          <w:marBottom w:val="0"/>
          <w:divBdr>
            <w:top w:val="none" w:sz="0" w:space="0" w:color="auto"/>
            <w:left w:val="none" w:sz="0" w:space="0" w:color="auto"/>
            <w:bottom w:val="none" w:sz="0" w:space="0" w:color="auto"/>
            <w:right w:val="none" w:sz="0" w:space="0" w:color="auto"/>
          </w:divBdr>
          <w:divsChild>
            <w:div w:id="1396976372">
              <w:marLeft w:val="0"/>
              <w:marRight w:val="0"/>
              <w:marTop w:val="0"/>
              <w:marBottom w:val="0"/>
              <w:divBdr>
                <w:top w:val="none" w:sz="0" w:space="0" w:color="auto"/>
                <w:left w:val="none" w:sz="0" w:space="0" w:color="auto"/>
                <w:bottom w:val="none" w:sz="0" w:space="0" w:color="auto"/>
                <w:right w:val="none" w:sz="0" w:space="0" w:color="auto"/>
              </w:divBdr>
              <w:divsChild>
                <w:div w:id="152524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6744">
          <w:marLeft w:val="0"/>
          <w:marRight w:val="240"/>
          <w:marTop w:val="0"/>
          <w:marBottom w:val="0"/>
          <w:divBdr>
            <w:top w:val="none" w:sz="0" w:space="0" w:color="auto"/>
            <w:left w:val="none" w:sz="0" w:space="0" w:color="auto"/>
            <w:bottom w:val="none" w:sz="0" w:space="0" w:color="auto"/>
            <w:right w:val="none" w:sz="0" w:space="0" w:color="auto"/>
          </w:divBdr>
          <w:divsChild>
            <w:div w:id="1647051530">
              <w:marLeft w:val="0"/>
              <w:marRight w:val="0"/>
              <w:marTop w:val="0"/>
              <w:marBottom w:val="0"/>
              <w:divBdr>
                <w:top w:val="none" w:sz="0" w:space="0" w:color="auto"/>
                <w:left w:val="none" w:sz="0" w:space="0" w:color="auto"/>
                <w:bottom w:val="none" w:sz="0" w:space="0" w:color="auto"/>
                <w:right w:val="none" w:sz="0" w:space="0" w:color="auto"/>
              </w:divBdr>
              <w:divsChild>
                <w:div w:id="38457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15317">
          <w:marLeft w:val="0"/>
          <w:marRight w:val="0"/>
          <w:marTop w:val="750"/>
          <w:marBottom w:val="0"/>
          <w:divBdr>
            <w:top w:val="none" w:sz="0" w:space="0" w:color="auto"/>
            <w:left w:val="none" w:sz="0" w:space="0" w:color="auto"/>
            <w:bottom w:val="none" w:sz="0" w:space="0" w:color="auto"/>
            <w:right w:val="none" w:sz="0" w:space="0" w:color="auto"/>
          </w:divBdr>
          <w:divsChild>
            <w:div w:id="153575401">
              <w:marLeft w:val="0"/>
              <w:marRight w:val="0"/>
              <w:marTop w:val="0"/>
              <w:marBottom w:val="0"/>
              <w:divBdr>
                <w:top w:val="none" w:sz="0" w:space="0" w:color="auto"/>
                <w:left w:val="none" w:sz="0" w:space="0" w:color="auto"/>
                <w:bottom w:val="none" w:sz="0" w:space="0" w:color="auto"/>
                <w:right w:val="none" w:sz="0" w:space="0" w:color="auto"/>
              </w:divBdr>
              <w:divsChild>
                <w:div w:id="393895596">
                  <w:marLeft w:val="0"/>
                  <w:marRight w:val="0"/>
                  <w:marTop w:val="0"/>
                  <w:marBottom w:val="0"/>
                  <w:divBdr>
                    <w:top w:val="none" w:sz="0" w:space="0" w:color="auto"/>
                    <w:left w:val="none" w:sz="0" w:space="0" w:color="auto"/>
                    <w:bottom w:val="none" w:sz="0" w:space="0" w:color="auto"/>
                    <w:right w:val="none" w:sz="0" w:space="0" w:color="auto"/>
                  </w:divBdr>
                  <w:divsChild>
                    <w:div w:id="15930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15456">
      <w:bodyDiv w:val="1"/>
      <w:marLeft w:val="0"/>
      <w:marRight w:val="0"/>
      <w:marTop w:val="0"/>
      <w:marBottom w:val="0"/>
      <w:divBdr>
        <w:top w:val="none" w:sz="0" w:space="0" w:color="auto"/>
        <w:left w:val="none" w:sz="0" w:space="0" w:color="auto"/>
        <w:bottom w:val="none" w:sz="0" w:space="0" w:color="auto"/>
        <w:right w:val="none" w:sz="0" w:space="0" w:color="auto"/>
      </w:divBdr>
    </w:div>
    <w:div w:id="101414909">
      <w:bodyDiv w:val="1"/>
      <w:marLeft w:val="0"/>
      <w:marRight w:val="0"/>
      <w:marTop w:val="0"/>
      <w:marBottom w:val="0"/>
      <w:divBdr>
        <w:top w:val="none" w:sz="0" w:space="0" w:color="auto"/>
        <w:left w:val="none" w:sz="0" w:space="0" w:color="auto"/>
        <w:bottom w:val="none" w:sz="0" w:space="0" w:color="auto"/>
        <w:right w:val="none" w:sz="0" w:space="0" w:color="auto"/>
      </w:divBdr>
      <w:divsChild>
        <w:div w:id="933629533">
          <w:marLeft w:val="0"/>
          <w:marRight w:val="240"/>
          <w:marTop w:val="0"/>
          <w:marBottom w:val="0"/>
          <w:divBdr>
            <w:top w:val="none" w:sz="0" w:space="0" w:color="auto"/>
            <w:left w:val="none" w:sz="0" w:space="0" w:color="auto"/>
            <w:bottom w:val="none" w:sz="0" w:space="0" w:color="auto"/>
            <w:right w:val="none" w:sz="0" w:space="0" w:color="auto"/>
          </w:divBdr>
          <w:divsChild>
            <w:div w:id="489829891">
              <w:marLeft w:val="0"/>
              <w:marRight w:val="0"/>
              <w:marTop w:val="0"/>
              <w:marBottom w:val="0"/>
              <w:divBdr>
                <w:top w:val="none" w:sz="0" w:space="0" w:color="auto"/>
                <w:left w:val="none" w:sz="0" w:space="0" w:color="auto"/>
                <w:bottom w:val="none" w:sz="0" w:space="0" w:color="auto"/>
                <w:right w:val="none" w:sz="0" w:space="0" w:color="auto"/>
              </w:divBdr>
              <w:divsChild>
                <w:div w:id="1057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14895">
          <w:marLeft w:val="0"/>
          <w:marRight w:val="240"/>
          <w:marTop w:val="0"/>
          <w:marBottom w:val="0"/>
          <w:divBdr>
            <w:top w:val="none" w:sz="0" w:space="0" w:color="auto"/>
            <w:left w:val="none" w:sz="0" w:space="0" w:color="auto"/>
            <w:bottom w:val="none" w:sz="0" w:space="0" w:color="auto"/>
            <w:right w:val="none" w:sz="0" w:space="0" w:color="auto"/>
          </w:divBdr>
          <w:divsChild>
            <w:div w:id="950015429">
              <w:marLeft w:val="0"/>
              <w:marRight w:val="0"/>
              <w:marTop w:val="0"/>
              <w:marBottom w:val="0"/>
              <w:divBdr>
                <w:top w:val="none" w:sz="0" w:space="0" w:color="auto"/>
                <w:left w:val="none" w:sz="0" w:space="0" w:color="auto"/>
                <w:bottom w:val="none" w:sz="0" w:space="0" w:color="auto"/>
                <w:right w:val="none" w:sz="0" w:space="0" w:color="auto"/>
              </w:divBdr>
              <w:divsChild>
                <w:div w:id="3903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02257">
          <w:marLeft w:val="0"/>
          <w:marRight w:val="0"/>
          <w:marTop w:val="750"/>
          <w:marBottom w:val="0"/>
          <w:divBdr>
            <w:top w:val="none" w:sz="0" w:space="0" w:color="auto"/>
            <w:left w:val="none" w:sz="0" w:space="0" w:color="auto"/>
            <w:bottom w:val="none" w:sz="0" w:space="0" w:color="auto"/>
            <w:right w:val="none" w:sz="0" w:space="0" w:color="auto"/>
          </w:divBdr>
          <w:divsChild>
            <w:div w:id="1326475118">
              <w:marLeft w:val="0"/>
              <w:marRight w:val="0"/>
              <w:marTop w:val="0"/>
              <w:marBottom w:val="0"/>
              <w:divBdr>
                <w:top w:val="none" w:sz="0" w:space="0" w:color="auto"/>
                <w:left w:val="none" w:sz="0" w:space="0" w:color="auto"/>
                <w:bottom w:val="none" w:sz="0" w:space="0" w:color="auto"/>
                <w:right w:val="none" w:sz="0" w:space="0" w:color="auto"/>
              </w:divBdr>
              <w:divsChild>
                <w:div w:id="1416508882">
                  <w:marLeft w:val="0"/>
                  <w:marRight w:val="0"/>
                  <w:marTop w:val="0"/>
                  <w:marBottom w:val="0"/>
                  <w:divBdr>
                    <w:top w:val="none" w:sz="0" w:space="0" w:color="auto"/>
                    <w:left w:val="none" w:sz="0" w:space="0" w:color="auto"/>
                    <w:bottom w:val="none" w:sz="0" w:space="0" w:color="auto"/>
                    <w:right w:val="none" w:sz="0" w:space="0" w:color="auto"/>
                  </w:divBdr>
                  <w:divsChild>
                    <w:div w:id="1579250745">
                      <w:marLeft w:val="0"/>
                      <w:marRight w:val="0"/>
                      <w:marTop w:val="0"/>
                      <w:marBottom w:val="0"/>
                      <w:divBdr>
                        <w:top w:val="none" w:sz="0" w:space="0" w:color="auto"/>
                        <w:left w:val="none" w:sz="0" w:space="0" w:color="auto"/>
                        <w:bottom w:val="none" w:sz="0" w:space="0" w:color="auto"/>
                        <w:right w:val="none" w:sz="0" w:space="0" w:color="auto"/>
                      </w:divBdr>
                      <w:divsChild>
                        <w:div w:id="3694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23257">
      <w:bodyDiv w:val="1"/>
      <w:marLeft w:val="0"/>
      <w:marRight w:val="0"/>
      <w:marTop w:val="0"/>
      <w:marBottom w:val="0"/>
      <w:divBdr>
        <w:top w:val="none" w:sz="0" w:space="0" w:color="auto"/>
        <w:left w:val="none" w:sz="0" w:space="0" w:color="auto"/>
        <w:bottom w:val="none" w:sz="0" w:space="0" w:color="auto"/>
        <w:right w:val="none" w:sz="0" w:space="0" w:color="auto"/>
      </w:divBdr>
      <w:divsChild>
        <w:div w:id="1299533512">
          <w:marLeft w:val="0"/>
          <w:marRight w:val="240"/>
          <w:marTop w:val="0"/>
          <w:marBottom w:val="0"/>
          <w:divBdr>
            <w:top w:val="none" w:sz="0" w:space="0" w:color="auto"/>
            <w:left w:val="none" w:sz="0" w:space="0" w:color="auto"/>
            <w:bottom w:val="none" w:sz="0" w:space="0" w:color="auto"/>
            <w:right w:val="none" w:sz="0" w:space="0" w:color="auto"/>
          </w:divBdr>
          <w:divsChild>
            <w:div w:id="207301840">
              <w:marLeft w:val="0"/>
              <w:marRight w:val="0"/>
              <w:marTop w:val="0"/>
              <w:marBottom w:val="0"/>
              <w:divBdr>
                <w:top w:val="none" w:sz="0" w:space="0" w:color="auto"/>
                <w:left w:val="none" w:sz="0" w:space="0" w:color="auto"/>
                <w:bottom w:val="none" w:sz="0" w:space="0" w:color="auto"/>
                <w:right w:val="none" w:sz="0" w:space="0" w:color="auto"/>
              </w:divBdr>
              <w:divsChild>
                <w:div w:id="65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57023">
          <w:marLeft w:val="0"/>
          <w:marRight w:val="240"/>
          <w:marTop w:val="0"/>
          <w:marBottom w:val="0"/>
          <w:divBdr>
            <w:top w:val="none" w:sz="0" w:space="0" w:color="auto"/>
            <w:left w:val="none" w:sz="0" w:space="0" w:color="auto"/>
            <w:bottom w:val="none" w:sz="0" w:space="0" w:color="auto"/>
            <w:right w:val="none" w:sz="0" w:space="0" w:color="auto"/>
          </w:divBdr>
          <w:divsChild>
            <w:div w:id="922295883">
              <w:marLeft w:val="0"/>
              <w:marRight w:val="0"/>
              <w:marTop w:val="0"/>
              <w:marBottom w:val="0"/>
              <w:divBdr>
                <w:top w:val="none" w:sz="0" w:space="0" w:color="auto"/>
                <w:left w:val="none" w:sz="0" w:space="0" w:color="auto"/>
                <w:bottom w:val="none" w:sz="0" w:space="0" w:color="auto"/>
                <w:right w:val="none" w:sz="0" w:space="0" w:color="auto"/>
              </w:divBdr>
              <w:divsChild>
                <w:div w:id="16866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75678">
          <w:marLeft w:val="0"/>
          <w:marRight w:val="0"/>
          <w:marTop w:val="750"/>
          <w:marBottom w:val="0"/>
          <w:divBdr>
            <w:top w:val="none" w:sz="0" w:space="0" w:color="auto"/>
            <w:left w:val="none" w:sz="0" w:space="0" w:color="auto"/>
            <w:bottom w:val="none" w:sz="0" w:space="0" w:color="auto"/>
            <w:right w:val="none" w:sz="0" w:space="0" w:color="auto"/>
          </w:divBdr>
          <w:divsChild>
            <w:div w:id="1661301713">
              <w:marLeft w:val="0"/>
              <w:marRight w:val="0"/>
              <w:marTop w:val="0"/>
              <w:marBottom w:val="0"/>
              <w:divBdr>
                <w:top w:val="none" w:sz="0" w:space="0" w:color="auto"/>
                <w:left w:val="none" w:sz="0" w:space="0" w:color="auto"/>
                <w:bottom w:val="none" w:sz="0" w:space="0" w:color="auto"/>
                <w:right w:val="none" w:sz="0" w:space="0" w:color="auto"/>
              </w:divBdr>
              <w:divsChild>
                <w:div w:id="261643720">
                  <w:marLeft w:val="0"/>
                  <w:marRight w:val="0"/>
                  <w:marTop w:val="0"/>
                  <w:marBottom w:val="0"/>
                  <w:divBdr>
                    <w:top w:val="none" w:sz="0" w:space="0" w:color="auto"/>
                    <w:left w:val="none" w:sz="0" w:space="0" w:color="auto"/>
                    <w:bottom w:val="none" w:sz="0" w:space="0" w:color="auto"/>
                    <w:right w:val="none" w:sz="0" w:space="0" w:color="auto"/>
                  </w:divBdr>
                  <w:divsChild>
                    <w:div w:id="1352995588">
                      <w:marLeft w:val="0"/>
                      <w:marRight w:val="0"/>
                      <w:marTop w:val="0"/>
                      <w:marBottom w:val="0"/>
                      <w:divBdr>
                        <w:top w:val="none" w:sz="0" w:space="0" w:color="auto"/>
                        <w:left w:val="none" w:sz="0" w:space="0" w:color="auto"/>
                        <w:bottom w:val="none" w:sz="0" w:space="0" w:color="auto"/>
                        <w:right w:val="none" w:sz="0" w:space="0" w:color="auto"/>
                      </w:divBdr>
                      <w:divsChild>
                        <w:div w:id="6362301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425372">
      <w:bodyDiv w:val="1"/>
      <w:marLeft w:val="0"/>
      <w:marRight w:val="0"/>
      <w:marTop w:val="0"/>
      <w:marBottom w:val="0"/>
      <w:divBdr>
        <w:top w:val="none" w:sz="0" w:space="0" w:color="auto"/>
        <w:left w:val="none" w:sz="0" w:space="0" w:color="auto"/>
        <w:bottom w:val="none" w:sz="0" w:space="0" w:color="auto"/>
        <w:right w:val="none" w:sz="0" w:space="0" w:color="auto"/>
      </w:divBdr>
    </w:div>
    <w:div w:id="107237943">
      <w:bodyDiv w:val="1"/>
      <w:marLeft w:val="0"/>
      <w:marRight w:val="0"/>
      <w:marTop w:val="0"/>
      <w:marBottom w:val="0"/>
      <w:divBdr>
        <w:top w:val="none" w:sz="0" w:space="0" w:color="auto"/>
        <w:left w:val="none" w:sz="0" w:space="0" w:color="auto"/>
        <w:bottom w:val="none" w:sz="0" w:space="0" w:color="auto"/>
        <w:right w:val="none" w:sz="0" w:space="0" w:color="auto"/>
      </w:divBdr>
    </w:div>
    <w:div w:id="109907227">
      <w:bodyDiv w:val="1"/>
      <w:marLeft w:val="0"/>
      <w:marRight w:val="0"/>
      <w:marTop w:val="0"/>
      <w:marBottom w:val="0"/>
      <w:divBdr>
        <w:top w:val="none" w:sz="0" w:space="0" w:color="auto"/>
        <w:left w:val="none" w:sz="0" w:space="0" w:color="auto"/>
        <w:bottom w:val="none" w:sz="0" w:space="0" w:color="auto"/>
        <w:right w:val="none" w:sz="0" w:space="0" w:color="auto"/>
      </w:divBdr>
    </w:div>
    <w:div w:id="110823840">
      <w:bodyDiv w:val="1"/>
      <w:marLeft w:val="0"/>
      <w:marRight w:val="0"/>
      <w:marTop w:val="0"/>
      <w:marBottom w:val="0"/>
      <w:divBdr>
        <w:top w:val="none" w:sz="0" w:space="0" w:color="auto"/>
        <w:left w:val="none" w:sz="0" w:space="0" w:color="auto"/>
        <w:bottom w:val="none" w:sz="0" w:space="0" w:color="auto"/>
        <w:right w:val="none" w:sz="0" w:space="0" w:color="auto"/>
      </w:divBdr>
      <w:divsChild>
        <w:div w:id="848177977">
          <w:marLeft w:val="0"/>
          <w:marRight w:val="240"/>
          <w:marTop w:val="0"/>
          <w:marBottom w:val="0"/>
          <w:divBdr>
            <w:top w:val="none" w:sz="0" w:space="0" w:color="auto"/>
            <w:left w:val="none" w:sz="0" w:space="0" w:color="auto"/>
            <w:bottom w:val="none" w:sz="0" w:space="0" w:color="auto"/>
            <w:right w:val="none" w:sz="0" w:space="0" w:color="auto"/>
          </w:divBdr>
          <w:divsChild>
            <w:div w:id="1420372572">
              <w:marLeft w:val="0"/>
              <w:marRight w:val="0"/>
              <w:marTop w:val="0"/>
              <w:marBottom w:val="0"/>
              <w:divBdr>
                <w:top w:val="none" w:sz="0" w:space="0" w:color="auto"/>
                <w:left w:val="none" w:sz="0" w:space="0" w:color="auto"/>
                <w:bottom w:val="none" w:sz="0" w:space="0" w:color="auto"/>
                <w:right w:val="none" w:sz="0" w:space="0" w:color="auto"/>
              </w:divBdr>
              <w:divsChild>
                <w:div w:id="16595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1824">
          <w:marLeft w:val="0"/>
          <w:marRight w:val="240"/>
          <w:marTop w:val="0"/>
          <w:marBottom w:val="0"/>
          <w:divBdr>
            <w:top w:val="none" w:sz="0" w:space="0" w:color="auto"/>
            <w:left w:val="none" w:sz="0" w:space="0" w:color="auto"/>
            <w:bottom w:val="none" w:sz="0" w:space="0" w:color="auto"/>
            <w:right w:val="none" w:sz="0" w:space="0" w:color="auto"/>
          </w:divBdr>
          <w:divsChild>
            <w:div w:id="1437674633">
              <w:marLeft w:val="0"/>
              <w:marRight w:val="0"/>
              <w:marTop w:val="0"/>
              <w:marBottom w:val="0"/>
              <w:divBdr>
                <w:top w:val="none" w:sz="0" w:space="0" w:color="auto"/>
                <w:left w:val="none" w:sz="0" w:space="0" w:color="auto"/>
                <w:bottom w:val="none" w:sz="0" w:space="0" w:color="auto"/>
                <w:right w:val="none" w:sz="0" w:space="0" w:color="auto"/>
              </w:divBdr>
              <w:divsChild>
                <w:div w:id="8209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827">
          <w:marLeft w:val="0"/>
          <w:marRight w:val="0"/>
          <w:marTop w:val="750"/>
          <w:marBottom w:val="0"/>
          <w:divBdr>
            <w:top w:val="none" w:sz="0" w:space="0" w:color="auto"/>
            <w:left w:val="none" w:sz="0" w:space="0" w:color="auto"/>
            <w:bottom w:val="none" w:sz="0" w:space="0" w:color="auto"/>
            <w:right w:val="none" w:sz="0" w:space="0" w:color="auto"/>
          </w:divBdr>
          <w:divsChild>
            <w:div w:id="1954707628">
              <w:marLeft w:val="0"/>
              <w:marRight w:val="0"/>
              <w:marTop w:val="0"/>
              <w:marBottom w:val="0"/>
              <w:divBdr>
                <w:top w:val="none" w:sz="0" w:space="0" w:color="auto"/>
                <w:left w:val="none" w:sz="0" w:space="0" w:color="auto"/>
                <w:bottom w:val="none" w:sz="0" w:space="0" w:color="auto"/>
                <w:right w:val="none" w:sz="0" w:space="0" w:color="auto"/>
              </w:divBdr>
              <w:divsChild>
                <w:div w:id="390345911">
                  <w:marLeft w:val="0"/>
                  <w:marRight w:val="0"/>
                  <w:marTop w:val="0"/>
                  <w:marBottom w:val="0"/>
                  <w:divBdr>
                    <w:top w:val="none" w:sz="0" w:space="0" w:color="auto"/>
                    <w:left w:val="none" w:sz="0" w:space="0" w:color="auto"/>
                    <w:bottom w:val="none" w:sz="0" w:space="0" w:color="auto"/>
                    <w:right w:val="none" w:sz="0" w:space="0" w:color="auto"/>
                  </w:divBdr>
                  <w:divsChild>
                    <w:div w:id="18739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43451">
      <w:bodyDiv w:val="1"/>
      <w:marLeft w:val="0"/>
      <w:marRight w:val="0"/>
      <w:marTop w:val="0"/>
      <w:marBottom w:val="0"/>
      <w:divBdr>
        <w:top w:val="none" w:sz="0" w:space="0" w:color="auto"/>
        <w:left w:val="none" w:sz="0" w:space="0" w:color="auto"/>
        <w:bottom w:val="none" w:sz="0" w:space="0" w:color="auto"/>
        <w:right w:val="none" w:sz="0" w:space="0" w:color="auto"/>
      </w:divBdr>
      <w:divsChild>
        <w:div w:id="1035157685">
          <w:marLeft w:val="0"/>
          <w:marRight w:val="240"/>
          <w:marTop w:val="0"/>
          <w:marBottom w:val="0"/>
          <w:divBdr>
            <w:top w:val="none" w:sz="0" w:space="0" w:color="auto"/>
            <w:left w:val="none" w:sz="0" w:space="0" w:color="auto"/>
            <w:bottom w:val="none" w:sz="0" w:space="0" w:color="auto"/>
            <w:right w:val="none" w:sz="0" w:space="0" w:color="auto"/>
          </w:divBdr>
          <w:divsChild>
            <w:div w:id="1531606593">
              <w:marLeft w:val="0"/>
              <w:marRight w:val="0"/>
              <w:marTop w:val="0"/>
              <w:marBottom w:val="0"/>
              <w:divBdr>
                <w:top w:val="none" w:sz="0" w:space="0" w:color="auto"/>
                <w:left w:val="none" w:sz="0" w:space="0" w:color="auto"/>
                <w:bottom w:val="none" w:sz="0" w:space="0" w:color="auto"/>
                <w:right w:val="none" w:sz="0" w:space="0" w:color="auto"/>
              </w:divBdr>
              <w:divsChild>
                <w:div w:id="44388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979">
          <w:marLeft w:val="0"/>
          <w:marRight w:val="240"/>
          <w:marTop w:val="0"/>
          <w:marBottom w:val="0"/>
          <w:divBdr>
            <w:top w:val="none" w:sz="0" w:space="0" w:color="auto"/>
            <w:left w:val="none" w:sz="0" w:space="0" w:color="auto"/>
            <w:bottom w:val="none" w:sz="0" w:space="0" w:color="auto"/>
            <w:right w:val="none" w:sz="0" w:space="0" w:color="auto"/>
          </w:divBdr>
          <w:divsChild>
            <w:div w:id="785467677">
              <w:marLeft w:val="0"/>
              <w:marRight w:val="0"/>
              <w:marTop w:val="0"/>
              <w:marBottom w:val="0"/>
              <w:divBdr>
                <w:top w:val="none" w:sz="0" w:space="0" w:color="auto"/>
                <w:left w:val="none" w:sz="0" w:space="0" w:color="auto"/>
                <w:bottom w:val="none" w:sz="0" w:space="0" w:color="auto"/>
                <w:right w:val="none" w:sz="0" w:space="0" w:color="auto"/>
              </w:divBdr>
              <w:divsChild>
                <w:div w:id="204270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78257">
          <w:marLeft w:val="0"/>
          <w:marRight w:val="0"/>
          <w:marTop w:val="750"/>
          <w:marBottom w:val="0"/>
          <w:divBdr>
            <w:top w:val="none" w:sz="0" w:space="0" w:color="auto"/>
            <w:left w:val="none" w:sz="0" w:space="0" w:color="auto"/>
            <w:bottom w:val="none" w:sz="0" w:space="0" w:color="auto"/>
            <w:right w:val="none" w:sz="0" w:space="0" w:color="auto"/>
          </w:divBdr>
          <w:divsChild>
            <w:div w:id="536284816">
              <w:marLeft w:val="0"/>
              <w:marRight w:val="0"/>
              <w:marTop w:val="0"/>
              <w:marBottom w:val="0"/>
              <w:divBdr>
                <w:top w:val="none" w:sz="0" w:space="0" w:color="auto"/>
                <w:left w:val="none" w:sz="0" w:space="0" w:color="auto"/>
                <w:bottom w:val="none" w:sz="0" w:space="0" w:color="auto"/>
                <w:right w:val="none" w:sz="0" w:space="0" w:color="auto"/>
              </w:divBdr>
              <w:divsChild>
                <w:div w:id="1114790762">
                  <w:marLeft w:val="0"/>
                  <w:marRight w:val="0"/>
                  <w:marTop w:val="0"/>
                  <w:marBottom w:val="0"/>
                  <w:divBdr>
                    <w:top w:val="none" w:sz="0" w:space="0" w:color="auto"/>
                    <w:left w:val="none" w:sz="0" w:space="0" w:color="auto"/>
                    <w:bottom w:val="none" w:sz="0" w:space="0" w:color="auto"/>
                    <w:right w:val="none" w:sz="0" w:space="0" w:color="auto"/>
                  </w:divBdr>
                  <w:divsChild>
                    <w:div w:id="1587033907">
                      <w:marLeft w:val="0"/>
                      <w:marRight w:val="0"/>
                      <w:marTop w:val="0"/>
                      <w:marBottom w:val="0"/>
                      <w:divBdr>
                        <w:top w:val="none" w:sz="0" w:space="0" w:color="auto"/>
                        <w:left w:val="none" w:sz="0" w:space="0" w:color="auto"/>
                        <w:bottom w:val="none" w:sz="0" w:space="0" w:color="auto"/>
                        <w:right w:val="none" w:sz="0" w:space="0" w:color="auto"/>
                      </w:divBdr>
                      <w:divsChild>
                        <w:div w:id="195659575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567021">
      <w:bodyDiv w:val="1"/>
      <w:marLeft w:val="0"/>
      <w:marRight w:val="0"/>
      <w:marTop w:val="0"/>
      <w:marBottom w:val="0"/>
      <w:divBdr>
        <w:top w:val="none" w:sz="0" w:space="0" w:color="auto"/>
        <w:left w:val="none" w:sz="0" w:space="0" w:color="auto"/>
        <w:bottom w:val="none" w:sz="0" w:space="0" w:color="auto"/>
        <w:right w:val="none" w:sz="0" w:space="0" w:color="auto"/>
      </w:divBdr>
      <w:divsChild>
        <w:div w:id="1816094927">
          <w:marLeft w:val="240"/>
          <w:marRight w:val="0"/>
          <w:marTop w:val="240"/>
          <w:marBottom w:val="240"/>
          <w:divBdr>
            <w:top w:val="none" w:sz="0" w:space="0" w:color="auto"/>
            <w:left w:val="none" w:sz="0" w:space="0" w:color="auto"/>
            <w:bottom w:val="none" w:sz="0" w:space="0" w:color="auto"/>
            <w:right w:val="none" w:sz="0" w:space="0" w:color="auto"/>
          </w:divBdr>
        </w:div>
      </w:divsChild>
    </w:div>
    <w:div w:id="119038133">
      <w:bodyDiv w:val="1"/>
      <w:marLeft w:val="0"/>
      <w:marRight w:val="0"/>
      <w:marTop w:val="0"/>
      <w:marBottom w:val="0"/>
      <w:divBdr>
        <w:top w:val="none" w:sz="0" w:space="0" w:color="auto"/>
        <w:left w:val="none" w:sz="0" w:space="0" w:color="auto"/>
        <w:bottom w:val="none" w:sz="0" w:space="0" w:color="auto"/>
        <w:right w:val="none" w:sz="0" w:space="0" w:color="auto"/>
      </w:divBdr>
      <w:divsChild>
        <w:div w:id="1533878166">
          <w:marLeft w:val="0"/>
          <w:marRight w:val="240"/>
          <w:marTop w:val="0"/>
          <w:marBottom w:val="0"/>
          <w:divBdr>
            <w:top w:val="none" w:sz="0" w:space="0" w:color="auto"/>
            <w:left w:val="none" w:sz="0" w:space="0" w:color="auto"/>
            <w:bottom w:val="none" w:sz="0" w:space="0" w:color="auto"/>
            <w:right w:val="none" w:sz="0" w:space="0" w:color="auto"/>
          </w:divBdr>
          <w:divsChild>
            <w:div w:id="1034959204">
              <w:marLeft w:val="0"/>
              <w:marRight w:val="0"/>
              <w:marTop w:val="0"/>
              <w:marBottom w:val="0"/>
              <w:divBdr>
                <w:top w:val="none" w:sz="0" w:space="0" w:color="auto"/>
                <w:left w:val="none" w:sz="0" w:space="0" w:color="auto"/>
                <w:bottom w:val="none" w:sz="0" w:space="0" w:color="auto"/>
                <w:right w:val="none" w:sz="0" w:space="0" w:color="auto"/>
              </w:divBdr>
              <w:divsChild>
                <w:div w:id="18089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7769">
          <w:marLeft w:val="0"/>
          <w:marRight w:val="240"/>
          <w:marTop w:val="0"/>
          <w:marBottom w:val="0"/>
          <w:divBdr>
            <w:top w:val="none" w:sz="0" w:space="0" w:color="auto"/>
            <w:left w:val="none" w:sz="0" w:space="0" w:color="auto"/>
            <w:bottom w:val="none" w:sz="0" w:space="0" w:color="auto"/>
            <w:right w:val="none" w:sz="0" w:space="0" w:color="auto"/>
          </w:divBdr>
          <w:divsChild>
            <w:div w:id="863205325">
              <w:marLeft w:val="0"/>
              <w:marRight w:val="0"/>
              <w:marTop w:val="0"/>
              <w:marBottom w:val="0"/>
              <w:divBdr>
                <w:top w:val="none" w:sz="0" w:space="0" w:color="auto"/>
                <w:left w:val="none" w:sz="0" w:space="0" w:color="auto"/>
                <w:bottom w:val="none" w:sz="0" w:space="0" w:color="auto"/>
                <w:right w:val="none" w:sz="0" w:space="0" w:color="auto"/>
              </w:divBdr>
              <w:divsChild>
                <w:div w:id="10942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3076">
          <w:marLeft w:val="0"/>
          <w:marRight w:val="0"/>
          <w:marTop w:val="750"/>
          <w:marBottom w:val="0"/>
          <w:divBdr>
            <w:top w:val="none" w:sz="0" w:space="0" w:color="auto"/>
            <w:left w:val="none" w:sz="0" w:space="0" w:color="auto"/>
            <w:bottom w:val="none" w:sz="0" w:space="0" w:color="auto"/>
            <w:right w:val="none" w:sz="0" w:space="0" w:color="auto"/>
          </w:divBdr>
          <w:divsChild>
            <w:div w:id="1598907736">
              <w:marLeft w:val="0"/>
              <w:marRight w:val="0"/>
              <w:marTop w:val="0"/>
              <w:marBottom w:val="0"/>
              <w:divBdr>
                <w:top w:val="none" w:sz="0" w:space="0" w:color="auto"/>
                <w:left w:val="none" w:sz="0" w:space="0" w:color="auto"/>
                <w:bottom w:val="none" w:sz="0" w:space="0" w:color="auto"/>
                <w:right w:val="none" w:sz="0" w:space="0" w:color="auto"/>
              </w:divBdr>
              <w:divsChild>
                <w:div w:id="1455321278">
                  <w:marLeft w:val="0"/>
                  <w:marRight w:val="0"/>
                  <w:marTop w:val="0"/>
                  <w:marBottom w:val="0"/>
                  <w:divBdr>
                    <w:top w:val="none" w:sz="0" w:space="0" w:color="auto"/>
                    <w:left w:val="none" w:sz="0" w:space="0" w:color="auto"/>
                    <w:bottom w:val="none" w:sz="0" w:space="0" w:color="auto"/>
                    <w:right w:val="none" w:sz="0" w:space="0" w:color="auto"/>
                  </w:divBdr>
                  <w:divsChild>
                    <w:div w:id="13807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1642">
      <w:bodyDiv w:val="1"/>
      <w:marLeft w:val="0"/>
      <w:marRight w:val="0"/>
      <w:marTop w:val="0"/>
      <w:marBottom w:val="0"/>
      <w:divBdr>
        <w:top w:val="none" w:sz="0" w:space="0" w:color="auto"/>
        <w:left w:val="none" w:sz="0" w:space="0" w:color="auto"/>
        <w:bottom w:val="none" w:sz="0" w:space="0" w:color="auto"/>
        <w:right w:val="none" w:sz="0" w:space="0" w:color="auto"/>
      </w:divBdr>
    </w:div>
    <w:div w:id="127475903">
      <w:bodyDiv w:val="1"/>
      <w:marLeft w:val="0"/>
      <w:marRight w:val="0"/>
      <w:marTop w:val="0"/>
      <w:marBottom w:val="0"/>
      <w:divBdr>
        <w:top w:val="none" w:sz="0" w:space="0" w:color="auto"/>
        <w:left w:val="none" w:sz="0" w:space="0" w:color="auto"/>
        <w:bottom w:val="none" w:sz="0" w:space="0" w:color="auto"/>
        <w:right w:val="none" w:sz="0" w:space="0" w:color="auto"/>
      </w:divBdr>
    </w:div>
    <w:div w:id="136606882">
      <w:bodyDiv w:val="1"/>
      <w:marLeft w:val="0"/>
      <w:marRight w:val="0"/>
      <w:marTop w:val="0"/>
      <w:marBottom w:val="0"/>
      <w:divBdr>
        <w:top w:val="none" w:sz="0" w:space="0" w:color="auto"/>
        <w:left w:val="none" w:sz="0" w:space="0" w:color="auto"/>
        <w:bottom w:val="none" w:sz="0" w:space="0" w:color="auto"/>
        <w:right w:val="none" w:sz="0" w:space="0" w:color="auto"/>
      </w:divBdr>
      <w:divsChild>
        <w:div w:id="310718495">
          <w:marLeft w:val="0"/>
          <w:marRight w:val="240"/>
          <w:marTop w:val="0"/>
          <w:marBottom w:val="0"/>
          <w:divBdr>
            <w:top w:val="none" w:sz="0" w:space="0" w:color="auto"/>
            <w:left w:val="none" w:sz="0" w:space="0" w:color="auto"/>
            <w:bottom w:val="none" w:sz="0" w:space="0" w:color="auto"/>
            <w:right w:val="none" w:sz="0" w:space="0" w:color="auto"/>
          </w:divBdr>
          <w:divsChild>
            <w:div w:id="1543513341">
              <w:marLeft w:val="0"/>
              <w:marRight w:val="0"/>
              <w:marTop w:val="0"/>
              <w:marBottom w:val="0"/>
              <w:divBdr>
                <w:top w:val="none" w:sz="0" w:space="0" w:color="auto"/>
                <w:left w:val="none" w:sz="0" w:space="0" w:color="auto"/>
                <w:bottom w:val="none" w:sz="0" w:space="0" w:color="auto"/>
                <w:right w:val="none" w:sz="0" w:space="0" w:color="auto"/>
              </w:divBdr>
              <w:divsChild>
                <w:div w:id="687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7107">
          <w:marLeft w:val="0"/>
          <w:marRight w:val="240"/>
          <w:marTop w:val="0"/>
          <w:marBottom w:val="0"/>
          <w:divBdr>
            <w:top w:val="none" w:sz="0" w:space="0" w:color="auto"/>
            <w:left w:val="none" w:sz="0" w:space="0" w:color="auto"/>
            <w:bottom w:val="none" w:sz="0" w:space="0" w:color="auto"/>
            <w:right w:val="none" w:sz="0" w:space="0" w:color="auto"/>
          </w:divBdr>
          <w:divsChild>
            <w:div w:id="1315179548">
              <w:marLeft w:val="0"/>
              <w:marRight w:val="0"/>
              <w:marTop w:val="0"/>
              <w:marBottom w:val="0"/>
              <w:divBdr>
                <w:top w:val="none" w:sz="0" w:space="0" w:color="auto"/>
                <w:left w:val="none" w:sz="0" w:space="0" w:color="auto"/>
                <w:bottom w:val="none" w:sz="0" w:space="0" w:color="auto"/>
                <w:right w:val="none" w:sz="0" w:space="0" w:color="auto"/>
              </w:divBdr>
              <w:divsChild>
                <w:div w:id="4794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5186">
          <w:marLeft w:val="0"/>
          <w:marRight w:val="0"/>
          <w:marTop w:val="750"/>
          <w:marBottom w:val="0"/>
          <w:divBdr>
            <w:top w:val="none" w:sz="0" w:space="0" w:color="auto"/>
            <w:left w:val="none" w:sz="0" w:space="0" w:color="auto"/>
            <w:bottom w:val="none" w:sz="0" w:space="0" w:color="auto"/>
            <w:right w:val="none" w:sz="0" w:space="0" w:color="auto"/>
          </w:divBdr>
          <w:divsChild>
            <w:div w:id="1772627752">
              <w:marLeft w:val="0"/>
              <w:marRight w:val="0"/>
              <w:marTop w:val="0"/>
              <w:marBottom w:val="0"/>
              <w:divBdr>
                <w:top w:val="none" w:sz="0" w:space="0" w:color="auto"/>
                <w:left w:val="none" w:sz="0" w:space="0" w:color="auto"/>
                <w:bottom w:val="none" w:sz="0" w:space="0" w:color="auto"/>
                <w:right w:val="none" w:sz="0" w:space="0" w:color="auto"/>
              </w:divBdr>
              <w:divsChild>
                <w:div w:id="1798059398">
                  <w:marLeft w:val="0"/>
                  <w:marRight w:val="0"/>
                  <w:marTop w:val="0"/>
                  <w:marBottom w:val="0"/>
                  <w:divBdr>
                    <w:top w:val="none" w:sz="0" w:space="0" w:color="auto"/>
                    <w:left w:val="none" w:sz="0" w:space="0" w:color="auto"/>
                    <w:bottom w:val="none" w:sz="0" w:space="0" w:color="auto"/>
                    <w:right w:val="none" w:sz="0" w:space="0" w:color="auto"/>
                  </w:divBdr>
                  <w:divsChild>
                    <w:div w:id="110677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63746">
      <w:bodyDiv w:val="1"/>
      <w:marLeft w:val="0"/>
      <w:marRight w:val="0"/>
      <w:marTop w:val="0"/>
      <w:marBottom w:val="0"/>
      <w:divBdr>
        <w:top w:val="none" w:sz="0" w:space="0" w:color="auto"/>
        <w:left w:val="none" w:sz="0" w:space="0" w:color="auto"/>
        <w:bottom w:val="none" w:sz="0" w:space="0" w:color="auto"/>
        <w:right w:val="none" w:sz="0" w:space="0" w:color="auto"/>
      </w:divBdr>
    </w:div>
    <w:div w:id="142426846">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sChild>
        <w:div w:id="227999944">
          <w:marLeft w:val="240"/>
          <w:marRight w:val="0"/>
          <w:marTop w:val="240"/>
          <w:marBottom w:val="240"/>
          <w:divBdr>
            <w:top w:val="none" w:sz="0" w:space="0" w:color="auto"/>
            <w:left w:val="none" w:sz="0" w:space="0" w:color="auto"/>
            <w:bottom w:val="none" w:sz="0" w:space="0" w:color="auto"/>
            <w:right w:val="none" w:sz="0" w:space="0" w:color="auto"/>
          </w:divBdr>
        </w:div>
      </w:divsChild>
    </w:div>
    <w:div w:id="146046894">
      <w:bodyDiv w:val="1"/>
      <w:marLeft w:val="0"/>
      <w:marRight w:val="0"/>
      <w:marTop w:val="0"/>
      <w:marBottom w:val="0"/>
      <w:divBdr>
        <w:top w:val="none" w:sz="0" w:space="0" w:color="auto"/>
        <w:left w:val="none" w:sz="0" w:space="0" w:color="auto"/>
        <w:bottom w:val="none" w:sz="0" w:space="0" w:color="auto"/>
        <w:right w:val="none" w:sz="0" w:space="0" w:color="auto"/>
      </w:divBdr>
      <w:divsChild>
        <w:div w:id="995257176">
          <w:marLeft w:val="0"/>
          <w:marRight w:val="240"/>
          <w:marTop w:val="0"/>
          <w:marBottom w:val="0"/>
          <w:divBdr>
            <w:top w:val="none" w:sz="0" w:space="0" w:color="auto"/>
            <w:left w:val="none" w:sz="0" w:space="0" w:color="auto"/>
            <w:bottom w:val="none" w:sz="0" w:space="0" w:color="auto"/>
            <w:right w:val="none" w:sz="0" w:space="0" w:color="auto"/>
          </w:divBdr>
          <w:divsChild>
            <w:div w:id="398136863">
              <w:marLeft w:val="0"/>
              <w:marRight w:val="0"/>
              <w:marTop w:val="0"/>
              <w:marBottom w:val="0"/>
              <w:divBdr>
                <w:top w:val="none" w:sz="0" w:space="0" w:color="auto"/>
                <w:left w:val="none" w:sz="0" w:space="0" w:color="auto"/>
                <w:bottom w:val="none" w:sz="0" w:space="0" w:color="auto"/>
                <w:right w:val="none" w:sz="0" w:space="0" w:color="auto"/>
              </w:divBdr>
              <w:divsChild>
                <w:div w:id="7178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8449">
          <w:marLeft w:val="0"/>
          <w:marRight w:val="240"/>
          <w:marTop w:val="0"/>
          <w:marBottom w:val="0"/>
          <w:divBdr>
            <w:top w:val="none" w:sz="0" w:space="0" w:color="auto"/>
            <w:left w:val="none" w:sz="0" w:space="0" w:color="auto"/>
            <w:bottom w:val="none" w:sz="0" w:space="0" w:color="auto"/>
            <w:right w:val="none" w:sz="0" w:space="0" w:color="auto"/>
          </w:divBdr>
          <w:divsChild>
            <w:div w:id="569076527">
              <w:marLeft w:val="0"/>
              <w:marRight w:val="0"/>
              <w:marTop w:val="0"/>
              <w:marBottom w:val="0"/>
              <w:divBdr>
                <w:top w:val="none" w:sz="0" w:space="0" w:color="auto"/>
                <w:left w:val="none" w:sz="0" w:space="0" w:color="auto"/>
                <w:bottom w:val="none" w:sz="0" w:space="0" w:color="auto"/>
                <w:right w:val="none" w:sz="0" w:space="0" w:color="auto"/>
              </w:divBdr>
              <w:divsChild>
                <w:div w:id="12151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8465">
          <w:marLeft w:val="0"/>
          <w:marRight w:val="0"/>
          <w:marTop w:val="750"/>
          <w:marBottom w:val="0"/>
          <w:divBdr>
            <w:top w:val="none" w:sz="0" w:space="0" w:color="auto"/>
            <w:left w:val="none" w:sz="0" w:space="0" w:color="auto"/>
            <w:bottom w:val="none" w:sz="0" w:space="0" w:color="auto"/>
            <w:right w:val="none" w:sz="0" w:space="0" w:color="auto"/>
          </w:divBdr>
          <w:divsChild>
            <w:div w:id="1516770855">
              <w:marLeft w:val="0"/>
              <w:marRight w:val="0"/>
              <w:marTop w:val="0"/>
              <w:marBottom w:val="0"/>
              <w:divBdr>
                <w:top w:val="none" w:sz="0" w:space="0" w:color="auto"/>
                <w:left w:val="none" w:sz="0" w:space="0" w:color="auto"/>
                <w:bottom w:val="none" w:sz="0" w:space="0" w:color="auto"/>
                <w:right w:val="none" w:sz="0" w:space="0" w:color="auto"/>
              </w:divBdr>
              <w:divsChild>
                <w:div w:id="234752316">
                  <w:marLeft w:val="0"/>
                  <w:marRight w:val="0"/>
                  <w:marTop w:val="0"/>
                  <w:marBottom w:val="0"/>
                  <w:divBdr>
                    <w:top w:val="none" w:sz="0" w:space="0" w:color="auto"/>
                    <w:left w:val="none" w:sz="0" w:space="0" w:color="auto"/>
                    <w:bottom w:val="none" w:sz="0" w:space="0" w:color="auto"/>
                    <w:right w:val="none" w:sz="0" w:space="0" w:color="auto"/>
                  </w:divBdr>
                  <w:divsChild>
                    <w:div w:id="3452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9289">
      <w:bodyDiv w:val="1"/>
      <w:marLeft w:val="0"/>
      <w:marRight w:val="0"/>
      <w:marTop w:val="0"/>
      <w:marBottom w:val="0"/>
      <w:divBdr>
        <w:top w:val="none" w:sz="0" w:space="0" w:color="auto"/>
        <w:left w:val="none" w:sz="0" w:space="0" w:color="auto"/>
        <w:bottom w:val="none" w:sz="0" w:space="0" w:color="auto"/>
        <w:right w:val="none" w:sz="0" w:space="0" w:color="auto"/>
      </w:divBdr>
      <w:divsChild>
        <w:div w:id="1574464868">
          <w:marLeft w:val="0"/>
          <w:marRight w:val="240"/>
          <w:marTop w:val="0"/>
          <w:marBottom w:val="0"/>
          <w:divBdr>
            <w:top w:val="none" w:sz="0" w:space="0" w:color="auto"/>
            <w:left w:val="none" w:sz="0" w:space="0" w:color="auto"/>
            <w:bottom w:val="none" w:sz="0" w:space="0" w:color="auto"/>
            <w:right w:val="none" w:sz="0" w:space="0" w:color="auto"/>
          </w:divBdr>
          <w:divsChild>
            <w:div w:id="368143880">
              <w:marLeft w:val="0"/>
              <w:marRight w:val="0"/>
              <w:marTop w:val="0"/>
              <w:marBottom w:val="0"/>
              <w:divBdr>
                <w:top w:val="none" w:sz="0" w:space="0" w:color="auto"/>
                <w:left w:val="none" w:sz="0" w:space="0" w:color="auto"/>
                <w:bottom w:val="none" w:sz="0" w:space="0" w:color="auto"/>
                <w:right w:val="none" w:sz="0" w:space="0" w:color="auto"/>
              </w:divBdr>
              <w:divsChild>
                <w:div w:id="3695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74758">
          <w:marLeft w:val="0"/>
          <w:marRight w:val="240"/>
          <w:marTop w:val="0"/>
          <w:marBottom w:val="0"/>
          <w:divBdr>
            <w:top w:val="none" w:sz="0" w:space="0" w:color="auto"/>
            <w:left w:val="none" w:sz="0" w:space="0" w:color="auto"/>
            <w:bottom w:val="none" w:sz="0" w:space="0" w:color="auto"/>
            <w:right w:val="none" w:sz="0" w:space="0" w:color="auto"/>
          </w:divBdr>
          <w:divsChild>
            <w:div w:id="1847477013">
              <w:marLeft w:val="0"/>
              <w:marRight w:val="0"/>
              <w:marTop w:val="0"/>
              <w:marBottom w:val="0"/>
              <w:divBdr>
                <w:top w:val="none" w:sz="0" w:space="0" w:color="auto"/>
                <w:left w:val="none" w:sz="0" w:space="0" w:color="auto"/>
                <w:bottom w:val="none" w:sz="0" w:space="0" w:color="auto"/>
                <w:right w:val="none" w:sz="0" w:space="0" w:color="auto"/>
              </w:divBdr>
              <w:divsChild>
                <w:div w:id="9811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50881">
          <w:marLeft w:val="0"/>
          <w:marRight w:val="0"/>
          <w:marTop w:val="750"/>
          <w:marBottom w:val="0"/>
          <w:divBdr>
            <w:top w:val="none" w:sz="0" w:space="0" w:color="auto"/>
            <w:left w:val="none" w:sz="0" w:space="0" w:color="auto"/>
            <w:bottom w:val="none" w:sz="0" w:space="0" w:color="auto"/>
            <w:right w:val="none" w:sz="0" w:space="0" w:color="auto"/>
          </w:divBdr>
          <w:divsChild>
            <w:div w:id="947200250">
              <w:marLeft w:val="0"/>
              <w:marRight w:val="0"/>
              <w:marTop w:val="0"/>
              <w:marBottom w:val="0"/>
              <w:divBdr>
                <w:top w:val="none" w:sz="0" w:space="0" w:color="auto"/>
                <w:left w:val="none" w:sz="0" w:space="0" w:color="auto"/>
                <w:bottom w:val="none" w:sz="0" w:space="0" w:color="auto"/>
                <w:right w:val="none" w:sz="0" w:space="0" w:color="auto"/>
              </w:divBdr>
              <w:divsChild>
                <w:div w:id="1134060185">
                  <w:marLeft w:val="0"/>
                  <w:marRight w:val="0"/>
                  <w:marTop w:val="0"/>
                  <w:marBottom w:val="0"/>
                  <w:divBdr>
                    <w:top w:val="none" w:sz="0" w:space="0" w:color="auto"/>
                    <w:left w:val="none" w:sz="0" w:space="0" w:color="auto"/>
                    <w:bottom w:val="none" w:sz="0" w:space="0" w:color="auto"/>
                    <w:right w:val="none" w:sz="0" w:space="0" w:color="auto"/>
                  </w:divBdr>
                  <w:divsChild>
                    <w:div w:id="93960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25732">
      <w:bodyDiv w:val="1"/>
      <w:marLeft w:val="0"/>
      <w:marRight w:val="0"/>
      <w:marTop w:val="0"/>
      <w:marBottom w:val="0"/>
      <w:divBdr>
        <w:top w:val="none" w:sz="0" w:space="0" w:color="auto"/>
        <w:left w:val="none" w:sz="0" w:space="0" w:color="auto"/>
        <w:bottom w:val="none" w:sz="0" w:space="0" w:color="auto"/>
        <w:right w:val="none" w:sz="0" w:space="0" w:color="auto"/>
      </w:divBdr>
      <w:divsChild>
        <w:div w:id="2124496886">
          <w:marLeft w:val="0"/>
          <w:marRight w:val="240"/>
          <w:marTop w:val="0"/>
          <w:marBottom w:val="0"/>
          <w:divBdr>
            <w:top w:val="none" w:sz="0" w:space="0" w:color="auto"/>
            <w:left w:val="none" w:sz="0" w:space="0" w:color="auto"/>
            <w:bottom w:val="none" w:sz="0" w:space="0" w:color="auto"/>
            <w:right w:val="none" w:sz="0" w:space="0" w:color="auto"/>
          </w:divBdr>
          <w:divsChild>
            <w:div w:id="1553882362">
              <w:marLeft w:val="0"/>
              <w:marRight w:val="0"/>
              <w:marTop w:val="0"/>
              <w:marBottom w:val="0"/>
              <w:divBdr>
                <w:top w:val="none" w:sz="0" w:space="0" w:color="auto"/>
                <w:left w:val="none" w:sz="0" w:space="0" w:color="auto"/>
                <w:bottom w:val="none" w:sz="0" w:space="0" w:color="auto"/>
                <w:right w:val="none" w:sz="0" w:space="0" w:color="auto"/>
              </w:divBdr>
              <w:divsChild>
                <w:div w:id="52829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3494">
          <w:marLeft w:val="0"/>
          <w:marRight w:val="240"/>
          <w:marTop w:val="0"/>
          <w:marBottom w:val="0"/>
          <w:divBdr>
            <w:top w:val="none" w:sz="0" w:space="0" w:color="auto"/>
            <w:left w:val="none" w:sz="0" w:space="0" w:color="auto"/>
            <w:bottom w:val="none" w:sz="0" w:space="0" w:color="auto"/>
            <w:right w:val="none" w:sz="0" w:space="0" w:color="auto"/>
          </w:divBdr>
          <w:divsChild>
            <w:div w:id="2102753386">
              <w:marLeft w:val="0"/>
              <w:marRight w:val="0"/>
              <w:marTop w:val="0"/>
              <w:marBottom w:val="0"/>
              <w:divBdr>
                <w:top w:val="none" w:sz="0" w:space="0" w:color="auto"/>
                <w:left w:val="none" w:sz="0" w:space="0" w:color="auto"/>
                <w:bottom w:val="none" w:sz="0" w:space="0" w:color="auto"/>
                <w:right w:val="none" w:sz="0" w:space="0" w:color="auto"/>
              </w:divBdr>
              <w:divsChild>
                <w:div w:id="14283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4465">
          <w:marLeft w:val="0"/>
          <w:marRight w:val="0"/>
          <w:marTop w:val="750"/>
          <w:marBottom w:val="0"/>
          <w:divBdr>
            <w:top w:val="none" w:sz="0" w:space="0" w:color="auto"/>
            <w:left w:val="none" w:sz="0" w:space="0" w:color="auto"/>
            <w:bottom w:val="none" w:sz="0" w:space="0" w:color="auto"/>
            <w:right w:val="none" w:sz="0" w:space="0" w:color="auto"/>
          </w:divBdr>
          <w:divsChild>
            <w:div w:id="1257859416">
              <w:marLeft w:val="0"/>
              <w:marRight w:val="0"/>
              <w:marTop w:val="0"/>
              <w:marBottom w:val="0"/>
              <w:divBdr>
                <w:top w:val="none" w:sz="0" w:space="0" w:color="auto"/>
                <w:left w:val="none" w:sz="0" w:space="0" w:color="auto"/>
                <w:bottom w:val="none" w:sz="0" w:space="0" w:color="auto"/>
                <w:right w:val="none" w:sz="0" w:space="0" w:color="auto"/>
              </w:divBdr>
              <w:divsChild>
                <w:div w:id="466895668">
                  <w:marLeft w:val="0"/>
                  <w:marRight w:val="0"/>
                  <w:marTop w:val="0"/>
                  <w:marBottom w:val="0"/>
                  <w:divBdr>
                    <w:top w:val="none" w:sz="0" w:space="0" w:color="auto"/>
                    <w:left w:val="none" w:sz="0" w:space="0" w:color="auto"/>
                    <w:bottom w:val="none" w:sz="0" w:space="0" w:color="auto"/>
                    <w:right w:val="none" w:sz="0" w:space="0" w:color="auto"/>
                  </w:divBdr>
                  <w:divsChild>
                    <w:div w:id="13389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91553">
      <w:bodyDiv w:val="1"/>
      <w:marLeft w:val="0"/>
      <w:marRight w:val="0"/>
      <w:marTop w:val="0"/>
      <w:marBottom w:val="0"/>
      <w:divBdr>
        <w:top w:val="none" w:sz="0" w:space="0" w:color="auto"/>
        <w:left w:val="none" w:sz="0" w:space="0" w:color="auto"/>
        <w:bottom w:val="none" w:sz="0" w:space="0" w:color="auto"/>
        <w:right w:val="none" w:sz="0" w:space="0" w:color="auto"/>
      </w:divBdr>
      <w:divsChild>
        <w:div w:id="317271390">
          <w:marLeft w:val="0"/>
          <w:marRight w:val="240"/>
          <w:marTop w:val="0"/>
          <w:marBottom w:val="0"/>
          <w:divBdr>
            <w:top w:val="none" w:sz="0" w:space="0" w:color="auto"/>
            <w:left w:val="none" w:sz="0" w:space="0" w:color="auto"/>
            <w:bottom w:val="none" w:sz="0" w:space="0" w:color="auto"/>
            <w:right w:val="none" w:sz="0" w:space="0" w:color="auto"/>
          </w:divBdr>
          <w:divsChild>
            <w:div w:id="1820923943">
              <w:marLeft w:val="0"/>
              <w:marRight w:val="0"/>
              <w:marTop w:val="0"/>
              <w:marBottom w:val="0"/>
              <w:divBdr>
                <w:top w:val="none" w:sz="0" w:space="0" w:color="auto"/>
                <w:left w:val="none" w:sz="0" w:space="0" w:color="auto"/>
                <w:bottom w:val="none" w:sz="0" w:space="0" w:color="auto"/>
                <w:right w:val="none" w:sz="0" w:space="0" w:color="auto"/>
              </w:divBdr>
              <w:divsChild>
                <w:div w:id="2544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02356">
          <w:marLeft w:val="0"/>
          <w:marRight w:val="240"/>
          <w:marTop w:val="0"/>
          <w:marBottom w:val="0"/>
          <w:divBdr>
            <w:top w:val="none" w:sz="0" w:space="0" w:color="auto"/>
            <w:left w:val="none" w:sz="0" w:space="0" w:color="auto"/>
            <w:bottom w:val="none" w:sz="0" w:space="0" w:color="auto"/>
            <w:right w:val="none" w:sz="0" w:space="0" w:color="auto"/>
          </w:divBdr>
          <w:divsChild>
            <w:div w:id="1698846632">
              <w:marLeft w:val="0"/>
              <w:marRight w:val="0"/>
              <w:marTop w:val="0"/>
              <w:marBottom w:val="0"/>
              <w:divBdr>
                <w:top w:val="none" w:sz="0" w:space="0" w:color="auto"/>
                <w:left w:val="none" w:sz="0" w:space="0" w:color="auto"/>
                <w:bottom w:val="none" w:sz="0" w:space="0" w:color="auto"/>
                <w:right w:val="none" w:sz="0" w:space="0" w:color="auto"/>
              </w:divBdr>
              <w:divsChild>
                <w:div w:id="2655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2509">
          <w:marLeft w:val="0"/>
          <w:marRight w:val="0"/>
          <w:marTop w:val="750"/>
          <w:marBottom w:val="0"/>
          <w:divBdr>
            <w:top w:val="none" w:sz="0" w:space="0" w:color="auto"/>
            <w:left w:val="none" w:sz="0" w:space="0" w:color="auto"/>
            <w:bottom w:val="none" w:sz="0" w:space="0" w:color="auto"/>
            <w:right w:val="none" w:sz="0" w:space="0" w:color="auto"/>
          </w:divBdr>
          <w:divsChild>
            <w:div w:id="328944101">
              <w:marLeft w:val="0"/>
              <w:marRight w:val="0"/>
              <w:marTop w:val="0"/>
              <w:marBottom w:val="0"/>
              <w:divBdr>
                <w:top w:val="none" w:sz="0" w:space="0" w:color="auto"/>
                <w:left w:val="none" w:sz="0" w:space="0" w:color="auto"/>
                <w:bottom w:val="none" w:sz="0" w:space="0" w:color="auto"/>
                <w:right w:val="none" w:sz="0" w:space="0" w:color="auto"/>
              </w:divBdr>
              <w:divsChild>
                <w:div w:id="354772319">
                  <w:marLeft w:val="0"/>
                  <w:marRight w:val="0"/>
                  <w:marTop w:val="0"/>
                  <w:marBottom w:val="0"/>
                  <w:divBdr>
                    <w:top w:val="none" w:sz="0" w:space="0" w:color="auto"/>
                    <w:left w:val="none" w:sz="0" w:space="0" w:color="auto"/>
                    <w:bottom w:val="none" w:sz="0" w:space="0" w:color="auto"/>
                    <w:right w:val="none" w:sz="0" w:space="0" w:color="auto"/>
                  </w:divBdr>
                  <w:divsChild>
                    <w:div w:id="72811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04369">
      <w:bodyDiv w:val="1"/>
      <w:marLeft w:val="0"/>
      <w:marRight w:val="0"/>
      <w:marTop w:val="0"/>
      <w:marBottom w:val="0"/>
      <w:divBdr>
        <w:top w:val="none" w:sz="0" w:space="0" w:color="auto"/>
        <w:left w:val="none" w:sz="0" w:space="0" w:color="auto"/>
        <w:bottom w:val="none" w:sz="0" w:space="0" w:color="auto"/>
        <w:right w:val="none" w:sz="0" w:space="0" w:color="auto"/>
      </w:divBdr>
    </w:div>
    <w:div w:id="165248501">
      <w:bodyDiv w:val="1"/>
      <w:marLeft w:val="0"/>
      <w:marRight w:val="0"/>
      <w:marTop w:val="0"/>
      <w:marBottom w:val="0"/>
      <w:divBdr>
        <w:top w:val="none" w:sz="0" w:space="0" w:color="auto"/>
        <w:left w:val="none" w:sz="0" w:space="0" w:color="auto"/>
        <w:bottom w:val="none" w:sz="0" w:space="0" w:color="auto"/>
        <w:right w:val="none" w:sz="0" w:space="0" w:color="auto"/>
      </w:divBdr>
    </w:div>
    <w:div w:id="165365910">
      <w:bodyDiv w:val="1"/>
      <w:marLeft w:val="0"/>
      <w:marRight w:val="0"/>
      <w:marTop w:val="0"/>
      <w:marBottom w:val="0"/>
      <w:divBdr>
        <w:top w:val="none" w:sz="0" w:space="0" w:color="auto"/>
        <w:left w:val="none" w:sz="0" w:space="0" w:color="auto"/>
        <w:bottom w:val="none" w:sz="0" w:space="0" w:color="auto"/>
        <w:right w:val="none" w:sz="0" w:space="0" w:color="auto"/>
      </w:divBdr>
      <w:divsChild>
        <w:div w:id="1787583186">
          <w:marLeft w:val="0"/>
          <w:marRight w:val="0"/>
          <w:marTop w:val="0"/>
          <w:marBottom w:val="0"/>
          <w:divBdr>
            <w:top w:val="none" w:sz="0" w:space="0" w:color="auto"/>
            <w:left w:val="none" w:sz="0" w:space="0" w:color="auto"/>
            <w:bottom w:val="none" w:sz="0" w:space="0" w:color="auto"/>
            <w:right w:val="none" w:sz="0" w:space="0" w:color="auto"/>
          </w:divBdr>
        </w:div>
        <w:div w:id="1242064817">
          <w:marLeft w:val="0"/>
          <w:marRight w:val="0"/>
          <w:marTop w:val="0"/>
          <w:marBottom w:val="0"/>
          <w:divBdr>
            <w:top w:val="none" w:sz="0" w:space="0" w:color="auto"/>
            <w:left w:val="none" w:sz="0" w:space="0" w:color="auto"/>
            <w:bottom w:val="none" w:sz="0" w:space="0" w:color="auto"/>
            <w:right w:val="none" w:sz="0" w:space="0" w:color="auto"/>
          </w:divBdr>
        </w:div>
      </w:divsChild>
    </w:div>
    <w:div w:id="175577737">
      <w:bodyDiv w:val="1"/>
      <w:marLeft w:val="0"/>
      <w:marRight w:val="0"/>
      <w:marTop w:val="0"/>
      <w:marBottom w:val="0"/>
      <w:divBdr>
        <w:top w:val="none" w:sz="0" w:space="0" w:color="auto"/>
        <w:left w:val="none" w:sz="0" w:space="0" w:color="auto"/>
        <w:bottom w:val="none" w:sz="0" w:space="0" w:color="auto"/>
        <w:right w:val="none" w:sz="0" w:space="0" w:color="auto"/>
      </w:divBdr>
      <w:divsChild>
        <w:div w:id="1849364646">
          <w:marLeft w:val="0"/>
          <w:marRight w:val="240"/>
          <w:marTop w:val="0"/>
          <w:marBottom w:val="0"/>
          <w:divBdr>
            <w:top w:val="none" w:sz="0" w:space="0" w:color="auto"/>
            <w:left w:val="none" w:sz="0" w:space="0" w:color="auto"/>
            <w:bottom w:val="none" w:sz="0" w:space="0" w:color="auto"/>
            <w:right w:val="none" w:sz="0" w:space="0" w:color="auto"/>
          </w:divBdr>
          <w:divsChild>
            <w:div w:id="23557858">
              <w:marLeft w:val="0"/>
              <w:marRight w:val="0"/>
              <w:marTop w:val="0"/>
              <w:marBottom w:val="0"/>
              <w:divBdr>
                <w:top w:val="none" w:sz="0" w:space="0" w:color="auto"/>
                <w:left w:val="none" w:sz="0" w:space="0" w:color="auto"/>
                <w:bottom w:val="none" w:sz="0" w:space="0" w:color="auto"/>
                <w:right w:val="none" w:sz="0" w:space="0" w:color="auto"/>
              </w:divBdr>
              <w:divsChild>
                <w:div w:id="603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6274">
          <w:marLeft w:val="0"/>
          <w:marRight w:val="240"/>
          <w:marTop w:val="0"/>
          <w:marBottom w:val="0"/>
          <w:divBdr>
            <w:top w:val="none" w:sz="0" w:space="0" w:color="auto"/>
            <w:left w:val="none" w:sz="0" w:space="0" w:color="auto"/>
            <w:bottom w:val="none" w:sz="0" w:space="0" w:color="auto"/>
            <w:right w:val="none" w:sz="0" w:space="0" w:color="auto"/>
          </w:divBdr>
          <w:divsChild>
            <w:div w:id="1636838799">
              <w:marLeft w:val="0"/>
              <w:marRight w:val="0"/>
              <w:marTop w:val="0"/>
              <w:marBottom w:val="0"/>
              <w:divBdr>
                <w:top w:val="none" w:sz="0" w:space="0" w:color="auto"/>
                <w:left w:val="none" w:sz="0" w:space="0" w:color="auto"/>
                <w:bottom w:val="none" w:sz="0" w:space="0" w:color="auto"/>
                <w:right w:val="none" w:sz="0" w:space="0" w:color="auto"/>
              </w:divBdr>
              <w:divsChild>
                <w:div w:id="9718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7942">
          <w:marLeft w:val="0"/>
          <w:marRight w:val="0"/>
          <w:marTop w:val="750"/>
          <w:marBottom w:val="0"/>
          <w:divBdr>
            <w:top w:val="none" w:sz="0" w:space="0" w:color="auto"/>
            <w:left w:val="none" w:sz="0" w:space="0" w:color="auto"/>
            <w:bottom w:val="none" w:sz="0" w:space="0" w:color="auto"/>
            <w:right w:val="none" w:sz="0" w:space="0" w:color="auto"/>
          </w:divBdr>
          <w:divsChild>
            <w:div w:id="1334452839">
              <w:marLeft w:val="0"/>
              <w:marRight w:val="0"/>
              <w:marTop w:val="0"/>
              <w:marBottom w:val="0"/>
              <w:divBdr>
                <w:top w:val="none" w:sz="0" w:space="0" w:color="auto"/>
                <w:left w:val="none" w:sz="0" w:space="0" w:color="auto"/>
                <w:bottom w:val="none" w:sz="0" w:space="0" w:color="auto"/>
                <w:right w:val="none" w:sz="0" w:space="0" w:color="auto"/>
              </w:divBdr>
              <w:divsChild>
                <w:div w:id="361515746">
                  <w:marLeft w:val="0"/>
                  <w:marRight w:val="0"/>
                  <w:marTop w:val="0"/>
                  <w:marBottom w:val="0"/>
                  <w:divBdr>
                    <w:top w:val="none" w:sz="0" w:space="0" w:color="auto"/>
                    <w:left w:val="none" w:sz="0" w:space="0" w:color="auto"/>
                    <w:bottom w:val="none" w:sz="0" w:space="0" w:color="auto"/>
                    <w:right w:val="none" w:sz="0" w:space="0" w:color="auto"/>
                  </w:divBdr>
                  <w:divsChild>
                    <w:div w:id="2157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11474">
      <w:bodyDiv w:val="1"/>
      <w:marLeft w:val="0"/>
      <w:marRight w:val="0"/>
      <w:marTop w:val="0"/>
      <w:marBottom w:val="0"/>
      <w:divBdr>
        <w:top w:val="none" w:sz="0" w:space="0" w:color="auto"/>
        <w:left w:val="none" w:sz="0" w:space="0" w:color="auto"/>
        <w:bottom w:val="none" w:sz="0" w:space="0" w:color="auto"/>
        <w:right w:val="none" w:sz="0" w:space="0" w:color="auto"/>
      </w:divBdr>
    </w:div>
    <w:div w:id="178469678">
      <w:bodyDiv w:val="1"/>
      <w:marLeft w:val="0"/>
      <w:marRight w:val="0"/>
      <w:marTop w:val="0"/>
      <w:marBottom w:val="0"/>
      <w:divBdr>
        <w:top w:val="none" w:sz="0" w:space="0" w:color="auto"/>
        <w:left w:val="none" w:sz="0" w:space="0" w:color="auto"/>
        <w:bottom w:val="none" w:sz="0" w:space="0" w:color="auto"/>
        <w:right w:val="none" w:sz="0" w:space="0" w:color="auto"/>
      </w:divBdr>
      <w:divsChild>
        <w:div w:id="712312018">
          <w:marLeft w:val="0"/>
          <w:marRight w:val="240"/>
          <w:marTop w:val="0"/>
          <w:marBottom w:val="0"/>
          <w:divBdr>
            <w:top w:val="none" w:sz="0" w:space="0" w:color="auto"/>
            <w:left w:val="none" w:sz="0" w:space="0" w:color="auto"/>
            <w:bottom w:val="none" w:sz="0" w:space="0" w:color="auto"/>
            <w:right w:val="none" w:sz="0" w:space="0" w:color="auto"/>
          </w:divBdr>
          <w:divsChild>
            <w:div w:id="1730768514">
              <w:marLeft w:val="0"/>
              <w:marRight w:val="0"/>
              <w:marTop w:val="0"/>
              <w:marBottom w:val="0"/>
              <w:divBdr>
                <w:top w:val="none" w:sz="0" w:space="0" w:color="auto"/>
                <w:left w:val="none" w:sz="0" w:space="0" w:color="auto"/>
                <w:bottom w:val="none" w:sz="0" w:space="0" w:color="auto"/>
                <w:right w:val="none" w:sz="0" w:space="0" w:color="auto"/>
              </w:divBdr>
              <w:divsChild>
                <w:div w:id="188517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8882">
          <w:marLeft w:val="0"/>
          <w:marRight w:val="240"/>
          <w:marTop w:val="0"/>
          <w:marBottom w:val="0"/>
          <w:divBdr>
            <w:top w:val="none" w:sz="0" w:space="0" w:color="auto"/>
            <w:left w:val="none" w:sz="0" w:space="0" w:color="auto"/>
            <w:bottom w:val="none" w:sz="0" w:space="0" w:color="auto"/>
            <w:right w:val="none" w:sz="0" w:space="0" w:color="auto"/>
          </w:divBdr>
          <w:divsChild>
            <w:div w:id="643391996">
              <w:marLeft w:val="0"/>
              <w:marRight w:val="0"/>
              <w:marTop w:val="0"/>
              <w:marBottom w:val="0"/>
              <w:divBdr>
                <w:top w:val="none" w:sz="0" w:space="0" w:color="auto"/>
                <w:left w:val="none" w:sz="0" w:space="0" w:color="auto"/>
                <w:bottom w:val="none" w:sz="0" w:space="0" w:color="auto"/>
                <w:right w:val="none" w:sz="0" w:space="0" w:color="auto"/>
              </w:divBdr>
              <w:divsChild>
                <w:div w:id="20560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2557">
          <w:marLeft w:val="0"/>
          <w:marRight w:val="0"/>
          <w:marTop w:val="750"/>
          <w:marBottom w:val="0"/>
          <w:divBdr>
            <w:top w:val="none" w:sz="0" w:space="0" w:color="auto"/>
            <w:left w:val="none" w:sz="0" w:space="0" w:color="auto"/>
            <w:bottom w:val="none" w:sz="0" w:space="0" w:color="auto"/>
            <w:right w:val="none" w:sz="0" w:space="0" w:color="auto"/>
          </w:divBdr>
          <w:divsChild>
            <w:div w:id="453986330">
              <w:marLeft w:val="0"/>
              <w:marRight w:val="0"/>
              <w:marTop w:val="0"/>
              <w:marBottom w:val="0"/>
              <w:divBdr>
                <w:top w:val="none" w:sz="0" w:space="0" w:color="auto"/>
                <w:left w:val="none" w:sz="0" w:space="0" w:color="auto"/>
                <w:bottom w:val="none" w:sz="0" w:space="0" w:color="auto"/>
                <w:right w:val="none" w:sz="0" w:space="0" w:color="auto"/>
              </w:divBdr>
              <w:divsChild>
                <w:div w:id="1428774008">
                  <w:marLeft w:val="0"/>
                  <w:marRight w:val="0"/>
                  <w:marTop w:val="0"/>
                  <w:marBottom w:val="0"/>
                  <w:divBdr>
                    <w:top w:val="none" w:sz="0" w:space="0" w:color="auto"/>
                    <w:left w:val="none" w:sz="0" w:space="0" w:color="auto"/>
                    <w:bottom w:val="none" w:sz="0" w:space="0" w:color="auto"/>
                    <w:right w:val="none" w:sz="0" w:space="0" w:color="auto"/>
                  </w:divBdr>
                  <w:divsChild>
                    <w:div w:id="9377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45563">
      <w:bodyDiv w:val="1"/>
      <w:marLeft w:val="0"/>
      <w:marRight w:val="0"/>
      <w:marTop w:val="0"/>
      <w:marBottom w:val="0"/>
      <w:divBdr>
        <w:top w:val="none" w:sz="0" w:space="0" w:color="auto"/>
        <w:left w:val="none" w:sz="0" w:space="0" w:color="auto"/>
        <w:bottom w:val="none" w:sz="0" w:space="0" w:color="auto"/>
        <w:right w:val="none" w:sz="0" w:space="0" w:color="auto"/>
      </w:divBdr>
      <w:divsChild>
        <w:div w:id="1761172515">
          <w:marLeft w:val="0"/>
          <w:marRight w:val="240"/>
          <w:marTop w:val="0"/>
          <w:marBottom w:val="0"/>
          <w:divBdr>
            <w:top w:val="none" w:sz="0" w:space="0" w:color="auto"/>
            <w:left w:val="none" w:sz="0" w:space="0" w:color="auto"/>
            <w:bottom w:val="none" w:sz="0" w:space="0" w:color="auto"/>
            <w:right w:val="none" w:sz="0" w:space="0" w:color="auto"/>
          </w:divBdr>
          <w:divsChild>
            <w:div w:id="371465724">
              <w:marLeft w:val="0"/>
              <w:marRight w:val="0"/>
              <w:marTop w:val="0"/>
              <w:marBottom w:val="0"/>
              <w:divBdr>
                <w:top w:val="none" w:sz="0" w:space="0" w:color="auto"/>
                <w:left w:val="none" w:sz="0" w:space="0" w:color="auto"/>
                <w:bottom w:val="none" w:sz="0" w:space="0" w:color="auto"/>
                <w:right w:val="none" w:sz="0" w:space="0" w:color="auto"/>
              </w:divBdr>
              <w:divsChild>
                <w:div w:id="5935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6460">
          <w:marLeft w:val="0"/>
          <w:marRight w:val="240"/>
          <w:marTop w:val="0"/>
          <w:marBottom w:val="0"/>
          <w:divBdr>
            <w:top w:val="none" w:sz="0" w:space="0" w:color="auto"/>
            <w:left w:val="none" w:sz="0" w:space="0" w:color="auto"/>
            <w:bottom w:val="none" w:sz="0" w:space="0" w:color="auto"/>
            <w:right w:val="none" w:sz="0" w:space="0" w:color="auto"/>
          </w:divBdr>
          <w:divsChild>
            <w:div w:id="1774783437">
              <w:marLeft w:val="0"/>
              <w:marRight w:val="0"/>
              <w:marTop w:val="0"/>
              <w:marBottom w:val="0"/>
              <w:divBdr>
                <w:top w:val="none" w:sz="0" w:space="0" w:color="auto"/>
                <w:left w:val="none" w:sz="0" w:space="0" w:color="auto"/>
                <w:bottom w:val="none" w:sz="0" w:space="0" w:color="auto"/>
                <w:right w:val="none" w:sz="0" w:space="0" w:color="auto"/>
              </w:divBdr>
              <w:divsChild>
                <w:div w:id="108012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25479">
          <w:marLeft w:val="0"/>
          <w:marRight w:val="0"/>
          <w:marTop w:val="750"/>
          <w:marBottom w:val="0"/>
          <w:divBdr>
            <w:top w:val="none" w:sz="0" w:space="0" w:color="auto"/>
            <w:left w:val="none" w:sz="0" w:space="0" w:color="auto"/>
            <w:bottom w:val="none" w:sz="0" w:space="0" w:color="auto"/>
            <w:right w:val="none" w:sz="0" w:space="0" w:color="auto"/>
          </w:divBdr>
          <w:divsChild>
            <w:div w:id="300620137">
              <w:marLeft w:val="0"/>
              <w:marRight w:val="0"/>
              <w:marTop w:val="0"/>
              <w:marBottom w:val="0"/>
              <w:divBdr>
                <w:top w:val="none" w:sz="0" w:space="0" w:color="auto"/>
                <w:left w:val="none" w:sz="0" w:space="0" w:color="auto"/>
                <w:bottom w:val="none" w:sz="0" w:space="0" w:color="auto"/>
                <w:right w:val="none" w:sz="0" w:space="0" w:color="auto"/>
              </w:divBdr>
              <w:divsChild>
                <w:div w:id="9916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5073">
      <w:bodyDiv w:val="1"/>
      <w:marLeft w:val="0"/>
      <w:marRight w:val="0"/>
      <w:marTop w:val="0"/>
      <w:marBottom w:val="0"/>
      <w:divBdr>
        <w:top w:val="none" w:sz="0" w:space="0" w:color="auto"/>
        <w:left w:val="none" w:sz="0" w:space="0" w:color="auto"/>
        <w:bottom w:val="none" w:sz="0" w:space="0" w:color="auto"/>
        <w:right w:val="none" w:sz="0" w:space="0" w:color="auto"/>
      </w:divBdr>
      <w:divsChild>
        <w:div w:id="1118524835">
          <w:marLeft w:val="0"/>
          <w:marRight w:val="240"/>
          <w:marTop w:val="0"/>
          <w:marBottom w:val="0"/>
          <w:divBdr>
            <w:top w:val="none" w:sz="0" w:space="0" w:color="auto"/>
            <w:left w:val="none" w:sz="0" w:space="0" w:color="auto"/>
            <w:bottom w:val="none" w:sz="0" w:space="0" w:color="auto"/>
            <w:right w:val="none" w:sz="0" w:space="0" w:color="auto"/>
          </w:divBdr>
          <w:divsChild>
            <w:div w:id="508056794">
              <w:marLeft w:val="0"/>
              <w:marRight w:val="0"/>
              <w:marTop w:val="0"/>
              <w:marBottom w:val="0"/>
              <w:divBdr>
                <w:top w:val="none" w:sz="0" w:space="0" w:color="auto"/>
                <w:left w:val="none" w:sz="0" w:space="0" w:color="auto"/>
                <w:bottom w:val="none" w:sz="0" w:space="0" w:color="auto"/>
                <w:right w:val="none" w:sz="0" w:space="0" w:color="auto"/>
              </w:divBdr>
              <w:divsChild>
                <w:div w:id="2995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205">
          <w:marLeft w:val="0"/>
          <w:marRight w:val="240"/>
          <w:marTop w:val="0"/>
          <w:marBottom w:val="0"/>
          <w:divBdr>
            <w:top w:val="none" w:sz="0" w:space="0" w:color="auto"/>
            <w:left w:val="none" w:sz="0" w:space="0" w:color="auto"/>
            <w:bottom w:val="none" w:sz="0" w:space="0" w:color="auto"/>
            <w:right w:val="none" w:sz="0" w:space="0" w:color="auto"/>
          </w:divBdr>
          <w:divsChild>
            <w:div w:id="474221306">
              <w:marLeft w:val="0"/>
              <w:marRight w:val="0"/>
              <w:marTop w:val="0"/>
              <w:marBottom w:val="0"/>
              <w:divBdr>
                <w:top w:val="none" w:sz="0" w:space="0" w:color="auto"/>
                <w:left w:val="none" w:sz="0" w:space="0" w:color="auto"/>
                <w:bottom w:val="none" w:sz="0" w:space="0" w:color="auto"/>
                <w:right w:val="none" w:sz="0" w:space="0" w:color="auto"/>
              </w:divBdr>
              <w:divsChild>
                <w:div w:id="18194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2152">
          <w:marLeft w:val="0"/>
          <w:marRight w:val="0"/>
          <w:marTop w:val="750"/>
          <w:marBottom w:val="0"/>
          <w:divBdr>
            <w:top w:val="none" w:sz="0" w:space="0" w:color="auto"/>
            <w:left w:val="none" w:sz="0" w:space="0" w:color="auto"/>
            <w:bottom w:val="none" w:sz="0" w:space="0" w:color="auto"/>
            <w:right w:val="none" w:sz="0" w:space="0" w:color="auto"/>
          </w:divBdr>
          <w:divsChild>
            <w:div w:id="1009332452">
              <w:marLeft w:val="0"/>
              <w:marRight w:val="0"/>
              <w:marTop w:val="0"/>
              <w:marBottom w:val="0"/>
              <w:divBdr>
                <w:top w:val="none" w:sz="0" w:space="0" w:color="auto"/>
                <w:left w:val="none" w:sz="0" w:space="0" w:color="auto"/>
                <w:bottom w:val="none" w:sz="0" w:space="0" w:color="auto"/>
                <w:right w:val="none" w:sz="0" w:space="0" w:color="auto"/>
              </w:divBdr>
              <w:divsChild>
                <w:div w:id="2002463211">
                  <w:marLeft w:val="0"/>
                  <w:marRight w:val="0"/>
                  <w:marTop w:val="0"/>
                  <w:marBottom w:val="0"/>
                  <w:divBdr>
                    <w:top w:val="none" w:sz="0" w:space="0" w:color="auto"/>
                    <w:left w:val="none" w:sz="0" w:space="0" w:color="auto"/>
                    <w:bottom w:val="none" w:sz="0" w:space="0" w:color="auto"/>
                    <w:right w:val="none" w:sz="0" w:space="0" w:color="auto"/>
                  </w:divBdr>
                  <w:divsChild>
                    <w:div w:id="15052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9869">
      <w:bodyDiv w:val="1"/>
      <w:marLeft w:val="0"/>
      <w:marRight w:val="0"/>
      <w:marTop w:val="0"/>
      <w:marBottom w:val="0"/>
      <w:divBdr>
        <w:top w:val="none" w:sz="0" w:space="0" w:color="auto"/>
        <w:left w:val="none" w:sz="0" w:space="0" w:color="auto"/>
        <w:bottom w:val="none" w:sz="0" w:space="0" w:color="auto"/>
        <w:right w:val="none" w:sz="0" w:space="0" w:color="auto"/>
      </w:divBdr>
    </w:div>
    <w:div w:id="194735876">
      <w:bodyDiv w:val="1"/>
      <w:marLeft w:val="0"/>
      <w:marRight w:val="0"/>
      <w:marTop w:val="0"/>
      <w:marBottom w:val="0"/>
      <w:divBdr>
        <w:top w:val="none" w:sz="0" w:space="0" w:color="auto"/>
        <w:left w:val="none" w:sz="0" w:space="0" w:color="auto"/>
        <w:bottom w:val="none" w:sz="0" w:space="0" w:color="auto"/>
        <w:right w:val="none" w:sz="0" w:space="0" w:color="auto"/>
      </w:divBdr>
      <w:divsChild>
        <w:div w:id="941454755">
          <w:marLeft w:val="240"/>
          <w:marRight w:val="0"/>
          <w:marTop w:val="240"/>
          <w:marBottom w:val="240"/>
          <w:divBdr>
            <w:top w:val="none" w:sz="0" w:space="0" w:color="auto"/>
            <w:left w:val="none" w:sz="0" w:space="0" w:color="auto"/>
            <w:bottom w:val="none" w:sz="0" w:space="0" w:color="auto"/>
            <w:right w:val="none" w:sz="0" w:space="0" w:color="auto"/>
          </w:divBdr>
        </w:div>
        <w:div w:id="376970118">
          <w:marLeft w:val="240"/>
          <w:marRight w:val="0"/>
          <w:marTop w:val="240"/>
          <w:marBottom w:val="240"/>
          <w:divBdr>
            <w:top w:val="none" w:sz="0" w:space="0" w:color="auto"/>
            <w:left w:val="none" w:sz="0" w:space="0" w:color="auto"/>
            <w:bottom w:val="none" w:sz="0" w:space="0" w:color="auto"/>
            <w:right w:val="none" w:sz="0" w:space="0" w:color="auto"/>
          </w:divBdr>
        </w:div>
        <w:div w:id="1846086737">
          <w:marLeft w:val="240"/>
          <w:marRight w:val="0"/>
          <w:marTop w:val="240"/>
          <w:marBottom w:val="240"/>
          <w:divBdr>
            <w:top w:val="none" w:sz="0" w:space="0" w:color="auto"/>
            <w:left w:val="none" w:sz="0" w:space="0" w:color="auto"/>
            <w:bottom w:val="none" w:sz="0" w:space="0" w:color="auto"/>
            <w:right w:val="none" w:sz="0" w:space="0" w:color="auto"/>
          </w:divBdr>
        </w:div>
      </w:divsChild>
    </w:div>
    <w:div w:id="195386515">
      <w:bodyDiv w:val="1"/>
      <w:marLeft w:val="0"/>
      <w:marRight w:val="0"/>
      <w:marTop w:val="0"/>
      <w:marBottom w:val="0"/>
      <w:divBdr>
        <w:top w:val="none" w:sz="0" w:space="0" w:color="auto"/>
        <w:left w:val="none" w:sz="0" w:space="0" w:color="auto"/>
        <w:bottom w:val="none" w:sz="0" w:space="0" w:color="auto"/>
        <w:right w:val="none" w:sz="0" w:space="0" w:color="auto"/>
      </w:divBdr>
      <w:divsChild>
        <w:div w:id="1262953450">
          <w:marLeft w:val="0"/>
          <w:marRight w:val="0"/>
          <w:marTop w:val="0"/>
          <w:marBottom w:val="0"/>
          <w:divBdr>
            <w:top w:val="single" w:sz="2" w:space="0" w:color="E5E7EB"/>
            <w:left w:val="single" w:sz="2" w:space="0" w:color="E5E7EB"/>
            <w:bottom w:val="single" w:sz="2" w:space="0" w:color="E5E7EB"/>
            <w:right w:val="single" w:sz="2" w:space="0" w:color="E5E7EB"/>
          </w:divBdr>
          <w:divsChild>
            <w:div w:id="822039143">
              <w:marLeft w:val="0"/>
              <w:marRight w:val="0"/>
              <w:marTop w:val="0"/>
              <w:marBottom w:val="0"/>
              <w:divBdr>
                <w:top w:val="single" w:sz="2" w:space="0" w:color="E5E7EB"/>
                <w:left w:val="single" w:sz="2" w:space="0" w:color="E5E7EB"/>
                <w:bottom w:val="single" w:sz="2" w:space="0" w:color="E5E7EB"/>
                <w:right w:val="single" w:sz="2" w:space="0" w:color="E5E7EB"/>
              </w:divBdr>
              <w:divsChild>
                <w:div w:id="835026814">
                  <w:marLeft w:val="0"/>
                  <w:marRight w:val="0"/>
                  <w:marTop w:val="0"/>
                  <w:marBottom w:val="0"/>
                  <w:divBdr>
                    <w:top w:val="single" w:sz="2" w:space="0" w:color="E5E7EB"/>
                    <w:left w:val="single" w:sz="2" w:space="0" w:color="E5E7EB"/>
                    <w:bottom w:val="single" w:sz="2" w:space="0" w:color="E5E7EB"/>
                    <w:right w:val="single" w:sz="2" w:space="0" w:color="E5E7EB"/>
                  </w:divBdr>
                  <w:divsChild>
                    <w:div w:id="635646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2119049">
          <w:marLeft w:val="0"/>
          <w:marRight w:val="0"/>
          <w:marTop w:val="0"/>
          <w:marBottom w:val="0"/>
          <w:divBdr>
            <w:top w:val="single" w:sz="2" w:space="0" w:color="E5E7EB"/>
            <w:left w:val="single" w:sz="2" w:space="0" w:color="E5E7EB"/>
            <w:bottom w:val="single" w:sz="2" w:space="0" w:color="E5E7EB"/>
            <w:right w:val="single" w:sz="2" w:space="0" w:color="E5E7EB"/>
          </w:divBdr>
          <w:divsChild>
            <w:div w:id="932936570">
              <w:marLeft w:val="0"/>
              <w:marRight w:val="0"/>
              <w:marTop w:val="0"/>
              <w:marBottom w:val="0"/>
              <w:divBdr>
                <w:top w:val="single" w:sz="2" w:space="0" w:color="E5E7EB"/>
                <w:left w:val="single" w:sz="2" w:space="0" w:color="E5E7EB"/>
                <w:bottom w:val="single" w:sz="2" w:space="0" w:color="E5E7EB"/>
                <w:right w:val="single" w:sz="2" w:space="0" w:color="E5E7EB"/>
              </w:divBdr>
              <w:divsChild>
                <w:div w:id="473182947">
                  <w:marLeft w:val="0"/>
                  <w:marRight w:val="0"/>
                  <w:marTop w:val="0"/>
                  <w:marBottom w:val="0"/>
                  <w:divBdr>
                    <w:top w:val="single" w:sz="2" w:space="0" w:color="E5E7EB"/>
                    <w:left w:val="single" w:sz="2" w:space="0" w:color="E5E7EB"/>
                    <w:bottom w:val="single" w:sz="2" w:space="0" w:color="E5E7EB"/>
                    <w:right w:val="single" w:sz="2" w:space="0" w:color="E5E7EB"/>
                  </w:divBdr>
                  <w:divsChild>
                    <w:div w:id="1206261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479115">
      <w:bodyDiv w:val="1"/>
      <w:marLeft w:val="0"/>
      <w:marRight w:val="0"/>
      <w:marTop w:val="0"/>
      <w:marBottom w:val="0"/>
      <w:divBdr>
        <w:top w:val="none" w:sz="0" w:space="0" w:color="auto"/>
        <w:left w:val="none" w:sz="0" w:space="0" w:color="auto"/>
        <w:bottom w:val="none" w:sz="0" w:space="0" w:color="auto"/>
        <w:right w:val="none" w:sz="0" w:space="0" w:color="auto"/>
      </w:divBdr>
    </w:div>
    <w:div w:id="201090250">
      <w:bodyDiv w:val="1"/>
      <w:marLeft w:val="0"/>
      <w:marRight w:val="0"/>
      <w:marTop w:val="0"/>
      <w:marBottom w:val="0"/>
      <w:divBdr>
        <w:top w:val="none" w:sz="0" w:space="0" w:color="auto"/>
        <w:left w:val="none" w:sz="0" w:space="0" w:color="auto"/>
        <w:bottom w:val="none" w:sz="0" w:space="0" w:color="auto"/>
        <w:right w:val="none" w:sz="0" w:space="0" w:color="auto"/>
      </w:divBdr>
    </w:div>
    <w:div w:id="201214047">
      <w:bodyDiv w:val="1"/>
      <w:marLeft w:val="0"/>
      <w:marRight w:val="0"/>
      <w:marTop w:val="0"/>
      <w:marBottom w:val="0"/>
      <w:divBdr>
        <w:top w:val="none" w:sz="0" w:space="0" w:color="auto"/>
        <w:left w:val="none" w:sz="0" w:space="0" w:color="auto"/>
        <w:bottom w:val="none" w:sz="0" w:space="0" w:color="auto"/>
        <w:right w:val="none" w:sz="0" w:space="0" w:color="auto"/>
      </w:divBdr>
      <w:divsChild>
        <w:div w:id="1587423995">
          <w:marLeft w:val="0"/>
          <w:marRight w:val="240"/>
          <w:marTop w:val="0"/>
          <w:marBottom w:val="0"/>
          <w:divBdr>
            <w:top w:val="none" w:sz="0" w:space="0" w:color="auto"/>
            <w:left w:val="none" w:sz="0" w:space="0" w:color="auto"/>
            <w:bottom w:val="none" w:sz="0" w:space="0" w:color="auto"/>
            <w:right w:val="none" w:sz="0" w:space="0" w:color="auto"/>
          </w:divBdr>
          <w:divsChild>
            <w:div w:id="1359548870">
              <w:marLeft w:val="0"/>
              <w:marRight w:val="0"/>
              <w:marTop w:val="0"/>
              <w:marBottom w:val="0"/>
              <w:divBdr>
                <w:top w:val="none" w:sz="0" w:space="0" w:color="auto"/>
                <w:left w:val="none" w:sz="0" w:space="0" w:color="auto"/>
                <w:bottom w:val="none" w:sz="0" w:space="0" w:color="auto"/>
                <w:right w:val="none" w:sz="0" w:space="0" w:color="auto"/>
              </w:divBdr>
              <w:divsChild>
                <w:div w:id="184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10361">
          <w:marLeft w:val="0"/>
          <w:marRight w:val="240"/>
          <w:marTop w:val="0"/>
          <w:marBottom w:val="0"/>
          <w:divBdr>
            <w:top w:val="none" w:sz="0" w:space="0" w:color="auto"/>
            <w:left w:val="none" w:sz="0" w:space="0" w:color="auto"/>
            <w:bottom w:val="none" w:sz="0" w:space="0" w:color="auto"/>
            <w:right w:val="none" w:sz="0" w:space="0" w:color="auto"/>
          </w:divBdr>
          <w:divsChild>
            <w:div w:id="284046720">
              <w:marLeft w:val="0"/>
              <w:marRight w:val="0"/>
              <w:marTop w:val="0"/>
              <w:marBottom w:val="0"/>
              <w:divBdr>
                <w:top w:val="none" w:sz="0" w:space="0" w:color="auto"/>
                <w:left w:val="none" w:sz="0" w:space="0" w:color="auto"/>
                <w:bottom w:val="none" w:sz="0" w:space="0" w:color="auto"/>
                <w:right w:val="none" w:sz="0" w:space="0" w:color="auto"/>
              </w:divBdr>
              <w:divsChild>
                <w:div w:id="53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93785">
          <w:marLeft w:val="0"/>
          <w:marRight w:val="0"/>
          <w:marTop w:val="750"/>
          <w:marBottom w:val="0"/>
          <w:divBdr>
            <w:top w:val="none" w:sz="0" w:space="0" w:color="auto"/>
            <w:left w:val="none" w:sz="0" w:space="0" w:color="auto"/>
            <w:bottom w:val="none" w:sz="0" w:space="0" w:color="auto"/>
            <w:right w:val="none" w:sz="0" w:space="0" w:color="auto"/>
          </w:divBdr>
          <w:divsChild>
            <w:div w:id="1458792274">
              <w:marLeft w:val="0"/>
              <w:marRight w:val="0"/>
              <w:marTop w:val="0"/>
              <w:marBottom w:val="0"/>
              <w:divBdr>
                <w:top w:val="none" w:sz="0" w:space="0" w:color="auto"/>
                <w:left w:val="none" w:sz="0" w:space="0" w:color="auto"/>
                <w:bottom w:val="none" w:sz="0" w:space="0" w:color="auto"/>
                <w:right w:val="none" w:sz="0" w:space="0" w:color="auto"/>
              </w:divBdr>
              <w:divsChild>
                <w:div w:id="1551112910">
                  <w:marLeft w:val="0"/>
                  <w:marRight w:val="0"/>
                  <w:marTop w:val="0"/>
                  <w:marBottom w:val="0"/>
                  <w:divBdr>
                    <w:top w:val="none" w:sz="0" w:space="0" w:color="auto"/>
                    <w:left w:val="none" w:sz="0" w:space="0" w:color="auto"/>
                    <w:bottom w:val="none" w:sz="0" w:space="0" w:color="auto"/>
                    <w:right w:val="none" w:sz="0" w:space="0" w:color="auto"/>
                  </w:divBdr>
                  <w:divsChild>
                    <w:div w:id="2816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04725">
      <w:bodyDiv w:val="1"/>
      <w:marLeft w:val="0"/>
      <w:marRight w:val="0"/>
      <w:marTop w:val="0"/>
      <w:marBottom w:val="0"/>
      <w:divBdr>
        <w:top w:val="none" w:sz="0" w:space="0" w:color="auto"/>
        <w:left w:val="none" w:sz="0" w:space="0" w:color="auto"/>
        <w:bottom w:val="none" w:sz="0" w:space="0" w:color="auto"/>
        <w:right w:val="none" w:sz="0" w:space="0" w:color="auto"/>
      </w:divBdr>
      <w:divsChild>
        <w:div w:id="279193278">
          <w:marLeft w:val="0"/>
          <w:marRight w:val="240"/>
          <w:marTop w:val="0"/>
          <w:marBottom w:val="0"/>
          <w:divBdr>
            <w:top w:val="none" w:sz="0" w:space="0" w:color="auto"/>
            <w:left w:val="none" w:sz="0" w:space="0" w:color="auto"/>
            <w:bottom w:val="none" w:sz="0" w:space="0" w:color="auto"/>
            <w:right w:val="none" w:sz="0" w:space="0" w:color="auto"/>
          </w:divBdr>
          <w:divsChild>
            <w:div w:id="1949465562">
              <w:marLeft w:val="0"/>
              <w:marRight w:val="0"/>
              <w:marTop w:val="0"/>
              <w:marBottom w:val="0"/>
              <w:divBdr>
                <w:top w:val="none" w:sz="0" w:space="0" w:color="auto"/>
                <w:left w:val="none" w:sz="0" w:space="0" w:color="auto"/>
                <w:bottom w:val="none" w:sz="0" w:space="0" w:color="auto"/>
                <w:right w:val="none" w:sz="0" w:space="0" w:color="auto"/>
              </w:divBdr>
              <w:divsChild>
                <w:div w:id="4613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2074">
          <w:marLeft w:val="0"/>
          <w:marRight w:val="240"/>
          <w:marTop w:val="0"/>
          <w:marBottom w:val="0"/>
          <w:divBdr>
            <w:top w:val="none" w:sz="0" w:space="0" w:color="auto"/>
            <w:left w:val="none" w:sz="0" w:space="0" w:color="auto"/>
            <w:bottom w:val="none" w:sz="0" w:space="0" w:color="auto"/>
            <w:right w:val="none" w:sz="0" w:space="0" w:color="auto"/>
          </w:divBdr>
          <w:divsChild>
            <w:div w:id="1341080389">
              <w:marLeft w:val="0"/>
              <w:marRight w:val="0"/>
              <w:marTop w:val="0"/>
              <w:marBottom w:val="0"/>
              <w:divBdr>
                <w:top w:val="none" w:sz="0" w:space="0" w:color="auto"/>
                <w:left w:val="none" w:sz="0" w:space="0" w:color="auto"/>
                <w:bottom w:val="none" w:sz="0" w:space="0" w:color="auto"/>
                <w:right w:val="none" w:sz="0" w:space="0" w:color="auto"/>
              </w:divBdr>
              <w:divsChild>
                <w:div w:id="158310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0084">
          <w:marLeft w:val="0"/>
          <w:marRight w:val="0"/>
          <w:marTop w:val="750"/>
          <w:marBottom w:val="0"/>
          <w:divBdr>
            <w:top w:val="none" w:sz="0" w:space="0" w:color="auto"/>
            <w:left w:val="none" w:sz="0" w:space="0" w:color="auto"/>
            <w:bottom w:val="none" w:sz="0" w:space="0" w:color="auto"/>
            <w:right w:val="none" w:sz="0" w:space="0" w:color="auto"/>
          </w:divBdr>
          <w:divsChild>
            <w:div w:id="1486702422">
              <w:marLeft w:val="0"/>
              <w:marRight w:val="0"/>
              <w:marTop w:val="0"/>
              <w:marBottom w:val="0"/>
              <w:divBdr>
                <w:top w:val="none" w:sz="0" w:space="0" w:color="auto"/>
                <w:left w:val="none" w:sz="0" w:space="0" w:color="auto"/>
                <w:bottom w:val="none" w:sz="0" w:space="0" w:color="auto"/>
                <w:right w:val="none" w:sz="0" w:space="0" w:color="auto"/>
              </w:divBdr>
              <w:divsChild>
                <w:div w:id="2036149630">
                  <w:marLeft w:val="0"/>
                  <w:marRight w:val="0"/>
                  <w:marTop w:val="0"/>
                  <w:marBottom w:val="0"/>
                  <w:divBdr>
                    <w:top w:val="none" w:sz="0" w:space="0" w:color="auto"/>
                    <w:left w:val="none" w:sz="0" w:space="0" w:color="auto"/>
                    <w:bottom w:val="none" w:sz="0" w:space="0" w:color="auto"/>
                    <w:right w:val="none" w:sz="0" w:space="0" w:color="auto"/>
                  </w:divBdr>
                  <w:divsChild>
                    <w:div w:id="2062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42446">
      <w:bodyDiv w:val="1"/>
      <w:marLeft w:val="0"/>
      <w:marRight w:val="0"/>
      <w:marTop w:val="0"/>
      <w:marBottom w:val="0"/>
      <w:divBdr>
        <w:top w:val="none" w:sz="0" w:space="0" w:color="auto"/>
        <w:left w:val="none" w:sz="0" w:space="0" w:color="auto"/>
        <w:bottom w:val="none" w:sz="0" w:space="0" w:color="auto"/>
        <w:right w:val="none" w:sz="0" w:space="0" w:color="auto"/>
      </w:divBdr>
    </w:div>
    <w:div w:id="206913591">
      <w:bodyDiv w:val="1"/>
      <w:marLeft w:val="0"/>
      <w:marRight w:val="0"/>
      <w:marTop w:val="0"/>
      <w:marBottom w:val="0"/>
      <w:divBdr>
        <w:top w:val="none" w:sz="0" w:space="0" w:color="auto"/>
        <w:left w:val="none" w:sz="0" w:space="0" w:color="auto"/>
        <w:bottom w:val="none" w:sz="0" w:space="0" w:color="auto"/>
        <w:right w:val="none" w:sz="0" w:space="0" w:color="auto"/>
      </w:divBdr>
      <w:divsChild>
        <w:div w:id="1143886137">
          <w:marLeft w:val="0"/>
          <w:marRight w:val="0"/>
          <w:marTop w:val="0"/>
          <w:marBottom w:val="0"/>
          <w:divBdr>
            <w:top w:val="none" w:sz="0" w:space="0" w:color="auto"/>
            <w:left w:val="none" w:sz="0" w:space="0" w:color="auto"/>
            <w:bottom w:val="none" w:sz="0" w:space="0" w:color="auto"/>
            <w:right w:val="none" w:sz="0" w:space="0" w:color="auto"/>
          </w:divBdr>
        </w:div>
      </w:divsChild>
    </w:div>
    <w:div w:id="210969141">
      <w:bodyDiv w:val="1"/>
      <w:marLeft w:val="0"/>
      <w:marRight w:val="0"/>
      <w:marTop w:val="0"/>
      <w:marBottom w:val="0"/>
      <w:divBdr>
        <w:top w:val="none" w:sz="0" w:space="0" w:color="auto"/>
        <w:left w:val="none" w:sz="0" w:space="0" w:color="auto"/>
        <w:bottom w:val="none" w:sz="0" w:space="0" w:color="auto"/>
        <w:right w:val="none" w:sz="0" w:space="0" w:color="auto"/>
      </w:divBdr>
      <w:divsChild>
        <w:div w:id="440340975">
          <w:marLeft w:val="0"/>
          <w:marRight w:val="240"/>
          <w:marTop w:val="0"/>
          <w:marBottom w:val="0"/>
          <w:divBdr>
            <w:top w:val="none" w:sz="0" w:space="0" w:color="auto"/>
            <w:left w:val="none" w:sz="0" w:space="0" w:color="auto"/>
            <w:bottom w:val="none" w:sz="0" w:space="0" w:color="auto"/>
            <w:right w:val="none" w:sz="0" w:space="0" w:color="auto"/>
          </w:divBdr>
          <w:divsChild>
            <w:div w:id="1929654890">
              <w:marLeft w:val="0"/>
              <w:marRight w:val="0"/>
              <w:marTop w:val="0"/>
              <w:marBottom w:val="0"/>
              <w:divBdr>
                <w:top w:val="none" w:sz="0" w:space="0" w:color="auto"/>
                <w:left w:val="none" w:sz="0" w:space="0" w:color="auto"/>
                <w:bottom w:val="none" w:sz="0" w:space="0" w:color="auto"/>
                <w:right w:val="none" w:sz="0" w:space="0" w:color="auto"/>
              </w:divBdr>
              <w:divsChild>
                <w:div w:id="20334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56495">
          <w:marLeft w:val="0"/>
          <w:marRight w:val="240"/>
          <w:marTop w:val="0"/>
          <w:marBottom w:val="0"/>
          <w:divBdr>
            <w:top w:val="none" w:sz="0" w:space="0" w:color="auto"/>
            <w:left w:val="none" w:sz="0" w:space="0" w:color="auto"/>
            <w:bottom w:val="none" w:sz="0" w:space="0" w:color="auto"/>
            <w:right w:val="none" w:sz="0" w:space="0" w:color="auto"/>
          </w:divBdr>
          <w:divsChild>
            <w:div w:id="1667857155">
              <w:marLeft w:val="0"/>
              <w:marRight w:val="0"/>
              <w:marTop w:val="0"/>
              <w:marBottom w:val="0"/>
              <w:divBdr>
                <w:top w:val="none" w:sz="0" w:space="0" w:color="auto"/>
                <w:left w:val="none" w:sz="0" w:space="0" w:color="auto"/>
                <w:bottom w:val="none" w:sz="0" w:space="0" w:color="auto"/>
                <w:right w:val="none" w:sz="0" w:space="0" w:color="auto"/>
              </w:divBdr>
              <w:divsChild>
                <w:div w:id="346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84963">
          <w:marLeft w:val="0"/>
          <w:marRight w:val="0"/>
          <w:marTop w:val="750"/>
          <w:marBottom w:val="0"/>
          <w:divBdr>
            <w:top w:val="none" w:sz="0" w:space="0" w:color="auto"/>
            <w:left w:val="none" w:sz="0" w:space="0" w:color="auto"/>
            <w:bottom w:val="none" w:sz="0" w:space="0" w:color="auto"/>
            <w:right w:val="none" w:sz="0" w:space="0" w:color="auto"/>
          </w:divBdr>
          <w:divsChild>
            <w:div w:id="2069913474">
              <w:marLeft w:val="0"/>
              <w:marRight w:val="0"/>
              <w:marTop w:val="0"/>
              <w:marBottom w:val="0"/>
              <w:divBdr>
                <w:top w:val="none" w:sz="0" w:space="0" w:color="auto"/>
                <w:left w:val="none" w:sz="0" w:space="0" w:color="auto"/>
                <w:bottom w:val="none" w:sz="0" w:space="0" w:color="auto"/>
                <w:right w:val="none" w:sz="0" w:space="0" w:color="auto"/>
              </w:divBdr>
              <w:divsChild>
                <w:div w:id="298657478">
                  <w:marLeft w:val="0"/>
                  <w:marRight w:val="0"/>
                  <w:marTop w:val="0"/>
                  <w:marBottom w:val="0"/>
                  <w:divBdr>
                    <w:top w:val="none" w:sz="0" w:space="0" w:color="auto"/>
                    <w:left w:val="none" w:sz="0" w:space="0" w:color="auto"/>
                    <w:bottom w:val="none" w:sz="0" w:space="0" w:color="auto"/>
                    <w:right w:val="none" w:sz="0" w:space="0" w:color="auto"/>
                  </w:divBdr>
                  <w:divsChild>
                    <w:div w:id="2937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14172">
      <w:bodyDiv w:val="1"/>
      <w:marLeft w:val="0"/>
      <w:marRight w:val="0"/>
      <w:marTop w:val="0"/>
      <w:marBottom w:val="0"/>
      <w:divBdr>
        <w:top w:val="none" w:sz="0" w:space="0" w:color="auto"/>
        <w:left w:val="none" w:sz="0" w:space="0" w:color="auto"/>
        <w:bottom w:val="none" w:sz="0" w:space="0" w:color="auto"/>
        <w:right w:val="none" w:sz="0" w:space="0" w:color="auto"/>
      </w:divBdr>
      <w:divsChild>
        <w:div w:id="1908952432">
          <w:marLeft w:val="0"/>
          <w:marRight w:val="240"/>
          <w:marTop w:val="0"/>
          <w:marBottom w:val="0"/>
          <w:divBdr>
            <w:top w:val="none" w:sz="0" w:space="0" w:color="auto"/>
            <w:left w:val="none" w:sz="0" w:space="0" w:color="auto"/>
            <w:bottom w:val="none" w:sz="0" w:space="0" w:color="auto"/>
            <w:right w:val="none" w:sz="0" w:space="0" w:color="auto"/>
          </w:divBdr>
          <w:divsChild>
            <w:div w:id="781343346">
              <w:marLeft w:val="0"/>
              <w:marRight w:val="0"/>
              <w:marTop w:val="0"/>
              <w:marBottom w:val="0"/>
              <w:divBdr>
                <w:top w:val="none" w:sz="0" w:space="0" w:color="auto"/>
                <w:left w:val="none" w:sz="0" w:space="0" w:color="auto"/>
                <w:bottom w:val="none" w:sz="0" w:space="0" w:color="auto"/>
                <w:right w:val="none" w:sz="0" w:space="0" w:color="auto"/>
              </w:divBdr>
              <w:divsChild>
                <w:div w:id="16020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40628">
          <w:marLeft w:val="0"/>
          <w:marRight w:val="240"/>
          <w:marTop w:val="0"/>
          <w:marBottom w:val="0"/>
          <w:divBdr>
            <w:top w:val="none" w:sz="0" w:space="0" w:color="auto"/>
            <w:left w:val="none" w:sz="0" w:space="0" w:color="auto"/>
            <w:bottom w:val="none" w:sz="0" w:space="0" w:color="auto"/>
            <w:right w:val="none" w:sz="0" w:space="0" w:color="auto"/>
          </w:divBdr>
          <w:divsChild>
            <w:div w:id="1632050989">
              <w:marLeft w:val="0"/>
              <w:marRight w:val="0"/>
              <w:marTop w:val="0"/>
              <w:marBottom w:val="0"/>
              <w:divBdr>
                <w:top w:val="none" w:sz="0" w:space="0" w:color="auto"/>
                <w:left w:val="none" w:sz="0" w:space="0" w:color="auto"/>
                <w:bottom w:val="none" w:sz="0" w:space="0" w:color="auto"/>
                <w:right w:val="none" w:sz="0" w:space="0" w:color="auto"/>
              </w:divBdr>
              <w:divsChild>
                <w:div w:id="16187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70278">
          <w:marLeft w:val="0"/>
          <w:marRight w:val="0"/>
          <w:marTop w:val="750"/>
          <w:marBottom w:val="0"/>
          <w:divBdr>
            <w:top w:val="none" w:sz="0" w:space="0" w:color="auto"/>
            <w:left w:val="none" w:sz="0" w:space="0" w:color="auto"/>
            <w:bottom w:val="none" w:sz="0" w:space="0" w:color="auto"/>
            <w:right w:val="none" w:sz="0" w:space="0" w:color="auto"/>
          </w:divBdr>
          <w:divsChild>
            <w:div w:id="1429734088">
              <w:marLeft w:val="0"/>
              <w:marRight w:val="0"/>
              <w:marTop w:val="0"/>
              <w:marBottom w:val="0"/>
              <w:divBdr>
                <w:top w:val="none" w:sz="0" w:space="0" w:color="auto"/>
                <w:left w:val="none" w:sz="0" w:space="0" w:color="auto"/>
                <w:bottom w:val="none" w:sz="0" w:space="0" w:color="auto"/>
                <w:right w:val="none" w:sz="0" w:space="0" w:color="auto"/>
              </w:divBdr>
              <w:divsChild>
                <w:div w:id="1769696459">
                  <w:marLeft w:val="0"/>
                  <w:marRight w:val="0"/>
                  <w:marTop w:val="0"/>
                  <w:marBottom w:val="0"/>
                  <w:divBdr>
                    <w:top w:val="none" w:sz="0" w:space="0" w:color="auto"/>
                    <w:left w:val="none" w:sz="0" w:space="0" w:color="auto"/>
                    <w:bottom w:val="none" w:sz="0" w:space="0" w:color="auto"/>
                    <w:right w:val="none" w:sz="0" w:space="0" w:color="auto"/>
                  </w:divBdr>
                  <w:divsChild>
                    <w:div w:id="3993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88240">
      <w:bodyDiv w:val="1"/>
      <w:marLeft w:val="0"/>
      <w:marRight w:val="0"/>
      <w:marTop w:val="0"/>
      <w:marBottom w:val="0"/>
      <w:divBdr>
        <w:top w:val="none" w:sz="0" w:space="0" w:color="auto"/>
        <w:left w:val="none" w:sz="0" w:space="0" w:color="auto"/>
        <w:bottom w:val="none" w:sz="0" w:space="0" w:color="auto"/>
        <w:right w:val="none" w:sz="0" w:space="0" w:color="auto"/>
      </w:divBdr>
      <w:divsChild>
        <w:div w:id="2118480877">
          <w:marLeft w:val="0"/>
          <w:marRight w:val="240"/>
          <w:marTop w:val="0"/>
          <w:marBottom w:val="0"/>
          <w:divBdr>
            <w:top w:val="none" w:sz="0" w:space="0" w:color="auto"/>
            <w:left w:val="none" w:sz="0" w:space="0" w:color="auto"/>
            <w:bottom w:val="none" w:sz="0" w:space="0" w:color="auto"/>
            <w:right w:val="none" w:sz="0" w:space="0" w:color="auto"/>
          </w:divBdr>
          <w:divsChild>
            <w:div w:id="1575579285">
              <w:marLeft w:val="0"/>
              <w:marRight w:val="0"/>
              <w:marTop w:val="0"/>
              <w:marBottom w:val="0"/>
              <w:divBdr>
                <w:top w:val="none" w:sz="0" w:space="0" w:color="auto"/>
                <w:left w:val="none" w:sz="0" w:space="0" w:color="auto"/>
                <w:bottom w:val="none" w:sz="0" w:space="0" w:color="auto"/>
                <w:right w:val="none" w:sz="0" w:space="0" w:color="auto"/>
              </w:divBdr>
              <w:divsChild>
                <w:div w:id="18051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3956">
          <w:marLeft w:val="0"/>
          <w:marRight w:val="240"/>
          <w:marTop w:val="0"/>
          <w:marBottom w:val="0"/>
          <w:divBdr>
            <w:top w:val="none" w:sz="0" w:space="0" w:color="auto"/>
            <w:left w:val="none" w:sz="0" w:space="0" w:color="auto"/>
            <w:bottom w:val="none" w:sz="0" w:space="0" w:color="auto"/>
            <w:right w:val="none" w:sz="0" w:space="0" w:color="auto"/>
          </w:divBdr>
          <w:divsChild>
            <w:div w:id="1202285542">
              <w:marLeft w:val="0"/>
              <w:marRight w:val="0"/>
              <w:marTop w:val="0"/>
              <w:marBottom w:val="0"/>
              <w:divBdr>
                <w:top w:val="none" w:sz="0" w:space="0" w:color="auto"/>
                <w:left w:val="none" w:sz="0" w:space="0" w:color="auto"/>
                <w:bottom w:val="none" w:sz="0" w:space="0" w:color="auto"/>
                <w:right w:val="none" w:sz="0" w:space="0" w:color="auto"/>
              </w:divBdr>
              <w:divsChild>
                <w:div w:id="19417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6235">
          <w:marLeft w:val="0"/>
          <w:marRight w:val="0"/>
          <w:marTop w:val="750"/>
          <w:marBottom w:val="0"/>
          <w:divBdr>
            <w:top w:val="none" w:sz="0" w:space="0" w:color="auto"/>
            <w:left w:val="none" w:sz="0" w:space="0" w:color="auto"/>
            <w:bottom w:val="none" w:sz="0" w:space="0" w:color="auto"/>
            <w:right w:val="none" w:sz="0" w:space="0" w:color="auto"/>
          </w:divBdr>
          <w:divsChild>
            <w:div w:id="1067454875">
              <w:marLeft w:val="0"/>
              <w:marRight w:val="0"/>
              <w:marTop w:val="0"/>
              <w:marBottom w:val="0"/>
              <w:divBdr>
                <w:top w:val="none" w:sz="0" w:space="0" w:color="auto"/>
                <w:left w:val="none" w:sz="0" w:space="0" w:color="auto"/>
                <w:bottom w:val="none" w:sz="0" w:space="0" w:color="auto"/>
                <w:right w:val="none" w:sz="0" w:space="0" w:color="auto"/>
              </w:divBdr>
              <w:divsChild>
                <w:div w:id="631204966">
                  <w:marLeft w:val="0"/>
                  <w:marRight w:val="0"/>
                  <w:marTop w:val="0"/>
                  <w:marBottom w:val="0"/>
                  <w:divBdr>
                    <w:top w:val="none" w:sz="0" w:space="0" w:color="auto"/>
                    <w:left w:val="none" w:sz="0" w:space="0" w:color="auto"/>
                    <w:bottom w:val="none" w:sz="0" w:space="0" w:color="auto"/>
                    <w:right w:val="none" w:sz="0" w:space="0" w:color="auto"/>
                  </w:divBdr>
                  <w:divsChild>
                    <w:div w:id="68185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40156">
      <w:bodyDiv w:val="1"/>
      <w:marLeft w:val="0"/>
      <w:marRight w:val="0"/>
      <w:marTop w:val="0"/>
      <w:marBottom w:val="0"/>
      <w:divBdr>
        <w:top w:val="none" w:sz="0" w:space="0" w:color="auto"/>
        <w:left w:val="none" w:sz="0" w:space="0" w:color="auto"/>
        <w:bottom w:val="none" w:sz="0" w:space="0" w:color="auto"/>
        <w:right w:val="none" w:sz="0" w:space="0" w:color="auto"/>
      </w:divBdr>
    </w:div>
    <w:div w:id="215825467">
      <w:bodyDiv w:val="1"/>
      <w:marLeft w:val="0"/>
      <w:marRight w:val="0"/>
      <w:marTop w:val="0"/>
      <w:marBottom w:val="0"/>
      <w:divBdr>
        <w:top w:val="none" w:sz="0" w:space="0" w:color="auto"/>
        <w:left w:val="none" w:sz="0" w:space="0" w:color="auto"/>
        <w:bottom w:val="none" w:sz="0" w:space="0" w:color="auto"/>
        <w:right w:val="none" w:sz="0" w:space="0" w:color="auto"/>
      </w:divBdr>
    </w:div>
    <w:div w:id="219051924">
      <w:bodyDiv w:val="1"/>
      <w:marLeft w:val="0"/>
      <w:marRight w:val="0"/>
      <w:marTop w:val="0"/>
      <w:marBottom w:val="0"/>
      <w:divBdr>
        <w:top w:val="none" w:sz="0" w:space="0" w:color="auto"/>
        <w:left w:val="none" w:sz="0" w:space="0" w:color="auto"/>
        <w:bottom w:val="none" w:sz="0" w:space="0" w:color="auto"/>
        <w:right w:val="none" w:sz="0" w:space="0" w:color="auto"/>
      </w:divBdr>
      <w:divsChild>
        <w:div w:id="44718405">
          <w:marLeft w:val="0"/>
          <w:marRight w:val="240"/>
          <w:marTop w:val="0"/>
          <w:marBottom w:val="0"/>
          <w:divBdr>
            <w:top w:val="none" w:sz="0" w:space="0" w:color="auto"/>
            <w:left w:val="none" w:sz="0" w:space="0" w:color="auto"/>
            <w:bottom w:val="none" w:sz="0" w:space="0" w:color="auto"/>
            <w:right w:val="none" w:sz="0" w:space="0" w:color="auto"/>
          </w:divBdr>
          <w:divsChild>
            <w:div w:id="1686589712">
              <w:marLeft w:val="0"/>
              <w:marRight w:val="0"/>
              <w:marTop w:val="0"/>
              <w:marBottom w:val="0"/>
              <w:divBdr>
                <w:top w:val="none" w:sz="0" w:space="0" w:color="auto"/>
                <w:left w:val="none" w:sz="0" w:space="0" w:color="auto"/>
                <w:bottom w:val="none" w:sz="0" w:space="0" w:color="auto"/>
                <w:right w:val="none" w:sz="0" w:space="0" w:color="auto"/>
              </w:divBdr>
              <w:divsChild>
                <w:div w:id="6696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72717">
          <w:marLeft w:val="0"/>
          <w:marRight w:val="240"/>
          <w:marTop w:val="0"/>
          <w:marBottom w:val="0"/>
          <w:divBdr>
            <w:top w:val="none" w:sz="0" w:space="0" w:color="auto"/>
            <w:left w:val="none" w:sz="0" w:space="0" w:color="auto"/>
            <w:bottom w:val="none" w:sz="0" w:space="0" w:color="auto"/>
            <w:right w:val="none" w:sz="0" w:space="0" w:color="auto"/>
          </w:divBdr>
          <w:divsChild>
            <w:div w:id="302008691">
              <w:marLeft w:val="0"/>
              <w:marRight w:val="0"/>
              <w:marTop w:val="0"/>
              <w:marBottom w:val="0"/>
              <w:divBdr>
                <w:top w:val="none" w:sz="0" w:space="0" w:color="auto"/>
                <w:left w:val="none" w:sz="0" w:space="0" w:color="auto"/>
                <w:bottom w:val="none" w:sz="0" w:space="0" w:color="auto"/>
                <w:right w:val="none" w:sz="0" w:space="0" w:color="auto"/>
              </w:divBdr>
              <w:divsChild>
                <w:div w:id="149371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06887">
          <w:marLeft w:val="0"/>
          <w:marRight w:val="0"/>
          <w:marTop w:val="750"/>
          <w:marBottom w:val="0"/>
          <w:divBdr>
            <w:top w:val="none" w:sz="0" w:space="0" w:color="auto"/>
            <w:left w:val="none" w:sz="0" w:space="0" w:color="auto"/>
            <w:bottom w:val="none" w:sz="0" w:space="0" w:color="auto"/>
            <w:right w:val="none" w:sz="0" w:space="0" w:color="auto"/>
          </w:divBdr>
          <w:divsChild>
            <w:div w:id="1383821122">
              <w:marLeft w:val="0"/>
              <w:marRight w:val="0"/>
              <w:marTop w:val="0"/>
              <w:marBottom w:val="0"/>
              <w:divBdr>
                <w:top w:val="none" w:sz="0" w:space="0" w:color="auto"/>
                <w:left w:val="none" w:sz="0" w:space="0" w:color="auto"/>
                <w:bottom w:val="none" w:sz="0" w:space="0" w:color="auto"/>
                <w:right w:val="none" w:sz="0" w:space="0" w:color="auto"/>
              </w:divBdr>
              <w:divsChild>
                <w:div w:id="758599411">
                  <w:marLeft w:val="0"/>
                  <w:marRight w:val="0"/>
                  <w:marTop w:val="0"/>
                  <w:marBottom w:val="0"/>
                  <w:divBdr>
                    <w:top w:val="none" w:sz="0" w:space="0" w:color="auto"/>
                    <w:left w:val="none" w:sz="0" w:space="0" w:color="auto"/>
                    <w:bottom w:val="none" w:sz="0" w:space="0" w:color="auto"/>
                    <w:right w:val="none" w:sz="0" w:space="0" w:color="auto"/>
                  </w:divBdr>
                  <w:divsChild>
                    <w:div w:id="130974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795158">
      <w:bodyDiv w:val="1"/>
      <w:marLeft w:val="0"/>
      <w:marRight w:val="0"/>
      <w:marTop w:val="0"/>
      <w:marBottom w:val="0"/>
      <w:divBdr>
        <w:top w:val="none" w:sz="0" w:space="0" w:color="auto"/>
        <w:left w:val="none" w:sz="0" w:space="0" w:color="auto"/>
        <w:bottom w:val="none" w:sz="0" w:space="0" w:color="auto"/>
        <w:right w:val="none" w:sz="0" w:space="0" w:color="auto"/>
      </w:divBdr>
      <w:divsChild>
        <w:div w:id="1264530955">
          <w:marLeft w:val="0"/>
          <w:marRight w:val="240"/>
          <w:marTop w:val="0"/>
          <w:marBottom w:val="0"/>
          <w:divBdr>
            <w:top w:val="none" w:sz="0" w:space="0" w:color="auto"/>
            <w:left w:val="none" w:sz="0" w:space="0" w:color="auto"/>
            <w:bottom w:val="none" w:sz="0" w:space="0" w:color="auto"/>
            <w:right w:val="none" w:sz="0" w:space="0" w:color="auto"/>
          </w:divBdr>
          <w:divsChild>
            <w:div w:id="1159736645">
              <w:marLeft w:val="0"/>
              <w:marRight w:val="0"/>
              <w:marTop w:val="0"/>
              <w:marBottom w:val="0"/>
              <w:divBdr>
                <w:top w:val="none" w:sz="0" w:space="0" w:color="auto"/>
                <w:left w:val="none" w:sz="0" w:space="0" w:color="auto"/>
                <w:bottom w:val="none" w:sz="0" w:space="0" w:color="auto"/>
                <w:right w:val="none" w:sz="0" w:space="0" w:color="auto"/>
              </w:divBdr>
              <w:divsChild>
                <w:div w:id="44277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0580">
          <w:marLeft w:val="0"/>
          <w:marRight w:val="240"/>
          <w:marTop w:val="0"/>
          <w:marBottom w:val="0"/>
          <w:divBdr>
            <w:top w:val="none" w:sz="0" w:space="0" w:color="auto"/>
            <w:left w:val="none" w:sz="0" w:space="0" w:color="auto"/>
            <w:bottom w:val="none" w:sz="0" w:space="0" w:color="auto"/>
            <w:right w:val="none" w:sz="0" w:space="0" w:color="auto"/>
          </w:divBdr>
          <w:divsChild>
            <w:div w:id="258682326">
              <w:marLeft w:val="0"/>
              <w:marRight w:val="0"/>
              <w:marTop w:val="0"/>
              <w:marBottom w:val="0"/>
              <w:divBdr>
                <w:top w:val="none" w:sz="0" w:space="0" w:color="auto"/>
                <w:left w:val="none" w:sz="0" w:space="0" w:color="auto"/>
                <w:bottom w:val="none" w:sz="0" w:space="0" w:color="auto"/>
                <w:right w:val="none" w:sz="0" w:space="0" w:color="auto"/>
              </w:divBdr>
              <w:divsChild>
                <w:div w:id="159894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2422">
          <w:marLeft w:val="0"/>
          <w:marRight w:val="0"/>
          <w:marTop w:val="750"/>
          <w:marBottom w:val="0"/>
          <w:divBdr>
            <w:top w:val="none" w:sz="0" w:space="0" w:color="auto"/>
            <w:left w:val="none" w:sz="0" w:space="0" w:color="auto"/>
            <w:bottom w:val="none" w:sz="0" w:space="0" w:color="auto"/>
            <w:right w:val="none" w:sz="0" w:space="0" w:color="auto"/>
          </w:divBdr>
          <w:divsChild>
            <w:div w:id="774054525">
              <w:marLeft w:val="0"/>
              <w:marRight w:val="0"/>
              <w:marTop w:val="0"/>
              <w:marBottom w:val="0"/>
              <w:divBdr>
                <w:top w:val="none" w:sz="0" w:space="0" w:color="auto"/>
                <w:left w:val="none" w:sz="0" w:space="0" w:color="auto"/>
                <w:bottom w:val="none" w:sz="0" w:space="0" w:color="auto"/>
                <w:right w:val="none" w:sz="0" w:space="0" w:color="auto"/>
              </w:divBdr>
              <w:divsChild>
                <w:div w:id="851188302">
                  <w:marLeft w:val="0"/>
                  <w:marRight w:val="0"/>
                  <w:marTop w:val="0"/>
                  <w:marBottom w:val="0"/>
                  <w:divBdr>
                    <w:top w:val="none" w:sz="0" w:space="0" w:color="auto"/>
                    <w:left w:val="none" w:sz="0" w:space="0" w:color="auto"/>
                    <w:bottom w:val="none" w:sz="0" w:space="0" w:color="auto"/>
                    <w:right w:val="none" w:sz="0" w:space="0" w:color="auto"/>
                  </w:divBdr>
                  <w:divsChild>
                    <w:div w:id="5190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00216">
      <w:bodyDiv w:val="1"/>
      <w:marLeft w:val="0"/>
      <w:marRight w:val="0"/>
      <w:marTop w:val="0"/>
      <w:marBottom w:val="0"/>
      <w:divBdr>
        <w:top w:val="none" w:sz="0" w:space="0" w:color="auto"/>
        <w:left w:val="none" w:sz="0" w:space="0" w:color="auto"/>
        <w:bottom w:val="none" w:sz="0" w:space="0" w:color="auto"/>
        <w:right w:val="none" w:sz="0" w:space="0" w:color="auto"/>
      </w:divBdr>
      <w:divsChild>
        <w:div w:id="2075156020">
          <w:marLeft w:val="0"/>
          <w:marRight w:val="240"/>
          <w:marTop w:val="0"/>
          <w:marBottom w:val="0"/>
          <w:divBdr>
            <w:top w:val="none" w:sz="0" w:space="0" w:color="auto"/>
            <w:left w:val="none" w:sz="0" w:space="0" w:color="auto"/>
            <w:bottom w:val="none" w:sz="0" w:space="0" w:color="auto"/>
            <w:right w:val="none" w:sz="0" w:space="0" w:color="auto"/>
          </w:divBdr>
          <w:divsChild>
            <w:div w:id="307513529">
              <w:marLeft w:val="0"/>
              <w:marRight w:val="0"/>
              <w:marTop w:val="0"/>
              <w:marBottom w:val="0"/>
              <w:divBdr>
                <w:top w:val="none" w:sz="0" w:space="0" w:color="auto"/>
                <w:left w:val="none" w:sz="0" w:space="0" w:color="auto"/>
                <w:bottom w:val="none" w:sz="0" w:space="0" w:color="auto"/>
                <w:right w:val="none" w:sz="0" w:space="0" w:color="auto"/>
              </w:divBdr>
              <w:divsChild>
                <w:div w:id="20290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58889">
          <w:marLeft w:val="0"/>
          <w:marRight w:val="240"/>
          <w:marTop w:val="0"/>
          <w:marBottom w:val="0"/>
          <w:divBdr>
            <w:top w:val="none" w:sz="0" w:space="0" w:color="auto"/>
            <w:left w:val="none" w:sz="0" w:space="0" w:color="auto"/>
            <w:bottom w:val="none" w:sz="0" w:space="0" w:color="auto"/>
            <w:right w:val="none" w:sz="0" w:space="0" w:color="auto"/>
          </w:divBdr>
          <w:divsChild>
            <w:div w:id="1767383499">
              <w:marLeft w:val="0"/>
              <w:marRight w:val="0"/>
              <w:marTop w:val="0"/>
              <w:marBottom w:val="0"/>
              <w:divBdr>
                <w:top w:val="none" w:sz="0" w:space="0" w:color="auto"/>
                <w:left w:val="none" w:sz="0" w:space="0" w:color="auto"/>
                <w:bottom w:val="none" w:sz="0" w:space="0" w:color="auto"/>
                <w:right w:val="none" w:sz="0" w:space="0" w:color="auto"/>
              </w:divBdr>
              <w:divsChild>
                <w:div w:id="3670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42961">
          <w:marLeft w:val="0"/>
          <w:marRight w:val="0"/>
          <w:marTop w:val="750"/>
          <w:marBottom w:val="0"/>
          <w:divBdr>
            <w:top w:val="none" w:sz="0" w:space="0" w:color="auto"/>
            <w:left w:val="none" w:sz="0" w:space="0" w:color="auto"/>
            <w:bottom w:val="none" w:sz="0" w:space="0" w:color="auto"/>
            <w:right w:val="none" w:sz="0" w:space="0" w:color="auto"/>
          </w:divBdr>
          <w:divsChild>
            <w:div w:id="583076979">
              <w:marLeft w:val="0"/>
              <w:marRight w:val="0"/>
              <w:marTop w:val="0"/>
              <w:marBottom w:val="0"/>
              <w:divBdr>
                <w:top w:val="none" w:sz="0" w:space="0" w:color="auto"/>
                <w:left w:val="none" w:sz="0" w:space="0" w:color="auto"/>
                <w:bottom w:val="none" w:sz="0" w:space="0" w:color="auto"/>
                <w:right w:val="none" w:sz="0" w:space="0" w:color="auto"/>
              </w:divBdr>
              <w:divsChild>
                <w:div w:id="29763801">
                  <w:marLeft w:val="0"/>
                  <w:marRight w:val="0"/>
                  <w:marTop w:val="0"/>
                  <w:marBottom w:val="0"/>
                  <w:divBdr>
                    <w:top w:val="none" w:sz="0" w:space="0" w:color="auto"/>
                    <w:left w:val="none" w:sz="0" w:space="0" w:color="auto"/>
                    <w:bottom w:val="none" w:sz="0" w:space="0" w:color="auto"/>
                    <w:right w:val="none" w:sz="0" w:space="0" w:color="auto"/>
                  </w:divBdr>
                  <w:divsChild>
                    <w:div w:id="41381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799564">
      <w:bodyDiv w:val="1"/>
      <w:marLeft w:val="0"/>
      <w:marRight w:val="0"/>
      <w:marTop w:val="0"/>
      <w:marBottom w:val="0"/>
      <w:divBdr>
        <w:top w:val="none" w:sz="0" w:space="0" w:color="auto"/>
        <w:left w:val="none" w:sz="0" w:space="0" w:color="auto"/>
        <w:bottom w:val="none" w:sz="0" w:space="0" w:color="auto"/>
        <w:right w:val="none" w:sz="0" w:space="0" w:color="auto"/>
      </w:divBdr>
      <w:divsChild>
        <w:div w:id="426316299">
          <w:marLeft w:val="0"/>
          <w:marRight w:val="240"/>
          <w:marTop w:val="0"/>
          <w:marBottom w:val="0"/>
          <w:divBdr>
            <w:top w:val="none" w:sz="0" w:space="0" w:color="auto"/>
            <w:left w:val="none" w:sz="0" w:space="0" w:color="auto"/>
            <w:bottom w:val="none" w:sz="0" w:space="0" w:color="auto"/>
            <w:right w:val="none" w:sz="0" w:space="0" w:color="auto"/>
          </w:divBdr>
          <w:divsChild>
            <w:div w:id="1611009983">
              <w:marLeft w:val="0"/>
              <w:marRight w:val="0"/>
              <w:marTop w:val="0"/>
              <w:marBottom w:val="0"/>
              <w:divBdr>
                <w:top w:val="none" w:sz="0" w:space="0" w:color="auto"/>
                <w:left w:val="none" w:sz="0" w:space="0" w:color="auto"/>
                <w:bottom w:val="none" w:sz="0" w:space="0" w:color="auto"/>
                <w:right w:val="none" w:sz="0" w:space="0" w:color="auto"/>
              </w:divBdr>
              <w:divsChild>
                <w:div w:id="1036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5960">
          <w:marLeft w:val="0"/>
          <w:marRight w:val="240"/>
          <w:marTop w:val="0"/>
          <w:marBottom w:val="0"/>
          <w:divBdr>
            <w:top w:val="none" w:sz="0" w:space="0" w:color="auto"/>
            <w:left w:val="none" w:sz="0" w:space="0" w:color="auto"/>
            <w:bottom w:val="none" w:sz="0" w:space="0" w:color="auto"/>
            <w:right w:val="none" w:sz="0" w:space="0" w:color="auto"/>
          </w:divBdr>
          <w:divsChild>
            <w:div w:id="660503008">
              <w:marLeft w:val="0"/>
              <w:marRight w:val="0"/>
              <w:marTop w:val="0"/>
              <w:marBottom w:val="0"/>
              <w:divBdr>
                <w:top w:val="none" w:sz="0" w:space="0" w:color="auto"/>
                <w:left w:val="none" w:sz="0" w:space="0" w:color="auto"/>
                <w:bottom w:val="none" w:sz="0" w:space="0" w:color="auto"/>
                <w:right w:val="none" w:sz="0" w:space="0" w:color="auto"/>
              </w:divBdr>
              <w:divsChild>
                <w:div w:id="11548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58475">
          <w:marLeft w:val="0"/>
          <w:marRight w:val="0"/>
          <w:marTop w:val="750"/>
          <w:marBottom w:val="0"/>
          <w:divBdr>
            <w:top w:val="none" w:sz="0" w:space="0" w:color="auto"/>
            <w:left w:val="none" w:sz="0" w:space="0" w:color="auto"/>
            <w:bottom w:val="none" w:sz="0" w:space="0" w:color="auto"/>
            <w:right w:val="none" w:sz="0" w:space="0" w:color="auto"/>
          </w:divBdr>
          <w:divsChild>
            <w:div w:id="640162135">
              <w:marLeft w:val="0"/>
              <w:marRight w:val="0"/>
              <w:marTop w:val="0"/>
              <w:marBottom w:val="0"/>
              <w:divBdr>
                <w:top w:val="none" w:sz="0" w:space="0" w:color="auto"/>
                <w:left w:val="none" w:sz="0" w:space="0" w:color="auto"/>
                <w:bottom w:val="none" w:sz="0" w:space="0" w:color="auto"/>
                <w:right w:val="none" w:sz="0" w:space="0" w:color="auto"/>
              </w:divBdr>
              <w:divsChild>
                <w:div w:id="778453771">
                  <w:marLeft w:val="0"/>
                  <w:marRight w:val="0"/>
                  <w:marTop w:val="0"/>
                  <w:marBottom w:val="0"/>
                  <w:divBdr>
                    <w:top w:val="none" w:sz="0" w:space="0" w:color="auto"/>
                    <w:left w:val="none" w:sz="0" w:space="0" w:color="auto"/>
                    <w:bottom w:val="none" w:sz="0" w:space="0" w:color="auto"/>
                    <w:right w:val="none" w:sz="0" w:space="0" w:color="auto"/>
                  </w:divBdr>
                  <w:divsChild>
                    <w:div w:id="140927257">
                      <w:marLeft w:val="0"/>
                      <w:marRight w:val="0"/>
                      <w:marTop w:val="0"/>
                      <w:marBottom w:val="0"/>
                      <w:divBdr>
                        <w:top w:val="none" w:sz="0" w:space="0" w:color="auto"/>
                        <w:left w:val="none" w:sz="0" w:space="0" w:color="auto"/>
                        <w:bottom w:val="none" w:sz="0" w:space="0" w:color="auto"/>
                        <w:right w:val="none" w:sz="0" w:space="0" w:color="auto"/>
                      </w:divBdr>
                      <w:divsChild>
                        <w:div w:id="11485482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27424822">
      <w:bodyDiv w:val="1"/>
      <w:marLeft w:val="0"/>
      <w:marRight w:val="0"/>
      <w:marTop w:val="0"/>
      <w:marBottom w:val="0"/>
      <w:divBdr>
        <w:top w:val="none" w:sz="0" w:space="0" w:color="auto"/>
        <w:left w:val="none" w:sz="0" w:space="0" w:color="auto"/>
        <w:bottom w:val="none" w:sz="0" w:space="0" w:color="auto"/>
        <w:right w:val="none" w:sz="0" w:space="0" w:color="auto"/>
      </w:divBdr>
      <w:divsChild>
        <w:div w:id="565528440">
          <w:marLeft w:val="0"/>
          <w:marRight w:val="240"/>
          <w:marTop w:val="0"/>
          <w:marBottom w:val="0"/>
          <w:divBdr>
            <w:top w:val="none" w:sz="0" w:space="0" w:color="auto"/>
            <w:left w:val="none" w:sz="0" w:space="0" w:color="auto"/>
            <w:bottom w:val="none" w:sz="0" w:space="0" w:color="auto"/>
            <w:right w:val="none" w:sz="0" w:space="0" w:color="auto"/>
          </w:divBdr>
          <w:divsChild>
            <w:div w:id="2095544256">
              <w:marLeft w:val="0"/>
              <w:marRight w:val="0"/>
              <w:marTop w:val="0"/>
              <w:marBottom w:val="0"/>
              <w:divBdr>
                <w:top w:val="none" w:sz="0" w:space="0" w:color="auto"/>
                <w:left w:val="none" w:sz="0" w:space="0" w:color="auto"/>
                <w:bottom w:val="none" w:sz="0" w:space="0" w:color="auto"/>
                <w:right w:val="none" w:sz="0" w:space="0" w:color="auto"/>
              </w:divBdr>
              <w:divsChild>
                <w:div w:id="19328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37">
          <w:marLeft w:val="0"/>
          <w:marRight w:val="240"/>
          <w:marTop w:val="0"/>
          <w:marBottom w:val="0"/>
          <w:divBdr>
            <w:top w:val="none" w:sz="0" w:space="0" w:color="auto"/>
            <w:left w:val="none" w:sz="0" w:space="0" w:color="auto"/>
            <w:bottom w:val="none" w:sz="0" w:space="0" w:color="auto"/>
            <w:right w:val="none" w:sz="0" w:space="0" w:color="auto"/>
          </w:divBdr>
          <w:divsChild>
            <w:div w:id="70277765">
              <w:marLeft w:val="0"/>
              <w:marRight w:val="0"/>
              <w:marTop w:val="0"/>
              <w:marBottom w:val="0"/>
              <w:divBdr>
                <w:top w:val="none" w:sz="0" w:space="0" w:color="auto"/>
                <w:left w:val="none" w:sz="0" w:space="0" w:color="auto"/>
                <w:bottom w:val="none" w:sz="0" w:space="0" w:color="auto"/>
                <w:right w:val="none" w:sz="0" w:space="0" w:color="auto"/>
              </w:divBdr>
              <w:divsChild>
                <w:div w:id="144738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7525">
          <w:marLeft w:val="0"/>
          <w:marRight w:val="0"/>
          <w:marTop w:val="750"/>
          <w:marBottom w:val="0"/>
          <w:divBdr>
            <w:top w:val="none" w:sz="0" w:space="0" w:color="auto"/>
            <w:left w:val="none" w:sz="0" w:space="0" w:color="auto"/>
            <w:bottom w:val="none" w:sz="0" w:space="0" w:color="auto"/>
            <w:right w:val="none" w:sz="0" w:space="0" w:color="auto"/>
          </w:divBdr>
          <w:divsChild>
            <w:div w:id="95639057">
              <w:marLeft w:val="0"/>
              <w:marRight w:val="0"/>
              <w:marTop w:val="0"/>
              <w:marBottom w:val="0"/>
              <w:divBdr>
                <w:top w:val="none" w:sz="0" w:space="0" w:color="auto"/>
                <w:left w:val="none" w:sz="0" w:space="0" w:color="auto"/>
                <w:bottom w:val="none" w:sz="0" w:space="0" w:color="auto"/>
                <w:right w:val="none" w:sz="0" w:space="0" w:color="auto"/>
              </w:divBdr>
              <w:divsChild>
                <w:div w:id="82729610">
                  <w:marLeft w:val="0"/>
                  <w:marRight w:val="0"/>
                  <w:marTop w:val="0"/>
                  <w:marBottom w:val="0"/>
                  <w:divBdr>
                    <w:top w:val="none" w:sz="0" w:space="0" w:color="auto"/>
                    <w:left w:val="none" w:sz="0" w:space="0" w:color="auto"/>
                    <w:bottom w:val="none" w:sz="0" w:space="0" w:color="auto"/>
                    <w:right w:val="none" w:sz="0" w:space="0" w:color="auto"/>
                  </w:divBdr>
                  <w:divsChild>
                    <w:div w:id="14364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584318">
      <w:bodyDiv w:val="1"/>
      <w:marLeft w:val="0"/>
      <w:marRight w:val="0"/>
      <w:marTop w:val="0"/>
      <w:marBottom w:val="0"/>
      <w:divBdr>
        <w:top w:val="none" w:sz="0" w:space="0" w:color="auto"/>
        <w:left w:val="none" w:sz="0" w:space="0" w:color="auto"/>
        <w:bottom w:val="none" w:sz="0" w:space="0" w:color="auto"/>
        <w:right w:val="none" w:sz="0" w:space="0" w:color="auto"/>
      </w:divBdr>
      <w:divsChild>
        <w:div w:id="1353343001">
          <w:marLeft w:val="0"/>
          <w:marRight w:val="240"/>
          <w:marTop w:val="0"/>
          <w:marBottom w:val="0"/>
          <w:divBdr>
            <w:top w:val="none" w:sz="0" w:space="0" w:color="auto"/>
            <w:left w:val="none" w:sz="0" w:space="0" w:color="auto"/>
            <w:bottom w:val="none" w:sz="0" w:space="0" w:color="auto"/>
            <w:right w:val="none" w:sz="0" w:space="0" w:color="auto"/>
          </w:divBdr>
          <w:divsChild>
            <w:div w:id="1083797450">
              <w:marLeft w:val="0"/>
              <w:marRight w:val="0"/>
              <w:marTop w:val="0"/>
              <w:marBottom w:val="0"/>
              <w:divBdr>
                <w:top w:val="none" w:sz="0" w:space="0" w:color="auto"/>
                <w:left w:val="none" w:sz="0" w:space="0" w:color="auto"/>
                <w:bottom w:val="none" w:sz="0" w:space="0" w:color="auto"/>
                <w:right w:val="none" w:sz="0" w:space="0" w:color="auto"/>
              </w:divBdr>
              <w:divsChild>
                <w:div w:id="6572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96391">
          <w:marLeft w:val="0"/>
          <w:marRight w:val="240"/>
          <w:marTop w:val="0"/>
          <w:marBottom w:val="0"/>
          <w:divBdr>
            <w:top w:val="none" w:sz="0" w:space="0" w:color="auto"/>
            <w:left w:val="none" w:sz="0" w:space="0" w:color="auto"/>
            <w:bottom w:val="none" w:sz="0" w:space="0" w:color="auto"/>
            <w:right w:val="none" w:sz="0" w:space="0" w:color="auto"/>
          </w:divBdr>
          <w:divsChild>
            <w:div w:id="563419930">
              <w:marLeft w:val="0"/>
              <w:marRight w:val="0"/>
              <w:marTop w:val="0"/>
              <w:marBottom w:val="0"/>
              <w:divBdr>
                <w:top w:val="none" w:sz="0" w:space="0" w:color="auto"/>
                <w:left w:val="none" w:sz="0" w:space="0" w:color="auto"/>
                <w:bottom w:val="none" w:sz="0" w:space="0" w:color="auto"/>
                <w:right w:val="none" w:sz="0" w:space="0" w:color="auto"/>
              </w:divBdr>
              <w:divsChild>
                <w:div w:id="10221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7730">
          <w:marLeft w:val="0"/>
          <w:marRight w:val="0"/>
          <w:marTop w:val="750"/>
          <w:marBottom w:val="0"/>
          <w:divBdr>
            <w:top w:val="none" w:sz="0" w:space="0" w:color="auto"/>
            <w:left w:val="none" w:sz="0" w:space="0" w:color="auto"/>
            <w:bottom w:val="none" w:sz="0" w:space="0" w:color="auto"/>
            <w:right w:val="none" w:sz="0" w:space="0" w:color="auto"/>
          </w:divBdr>
          <w:divsChild>
            <w:div w:id="866600303">
              <w:marLeft w:val="0"/>
              <w:marRight w:val="0"/>
              <w:marTop w:val="0"/>
              <w:marBottom w:val="0"/>
              <w:divBdr>
                <w:top w:val="none" w:sz="0" w:space="0" w:color="auto"/>
                <w:left w:val="none" w:sz="0" w:space="0" w:color="auto"/>
                <w:bottom w:val="none" w:sz="0" w:space="0" w:color="auto"/>
                <w:right w:val="none" w:sz="0" w:space="0" w:color="auto"/>
              </w:divBdr>
              <w:divsChild>
                <w:div w:id="576939033">
                  <w:marLeft w:val="0"/>
                  <w:marRight w:val="0"/>
                  <w:marTop w:val="0"/>
                  <w:marBottom w:val="0"/>
                  <w:divBdr>
                    <w:top w:val="none" w:sz="0" w:space="0" w:color="auto"/>
                    <w:left w:val="none" w:sz="0" w:space="0" w:color="auto"/>
                    <w:bottom w:val="none" w:sz="0" w:space="0" w:color="auto"/>
                    <w:right w:val="none" w:sz="0" w:space="0" w:color="auto"/>
                  </w:divBdr>
                  <w:divsChild>
                    <w:div w:id="131976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825101">
      <w:bodyDiv w:val="1"/>
      <w:marLeft w:val="0"/>
      <w:marRight w:val="0"/>
      <w:marTop w:val="0"/>
      <w:marBottom w:val="0"/>
      <w:divBdr>
        <w:top w:val="none" w:sz="0" w:space="0" w:color="auto"/>
        <w:left w:val="none" w:sz="0" w:space="0" w:color="auto"/>
        <w:bottom w:val="none" w:sz="0" w:space="0" w:color="auto"/>
        <w:right w:val="none" w:sz="0" w:space="0" w:color="auto"/>
      </w:divBdr>
      <w:divsChild>
        <w:div w:id="2111655475">
          <w:marLeft w:val="0"/>
          <w:marRight w:val="240"/>
          <w:marTop w:val="0"/>
          <w:marBottom w:val="0"/>
          <w:divBdr>
            <w:top w:val="none" w:sz="0" w:space="0" w:color="auto"/>
            <w:left w:val="none" w:sz="0" w:space="0" w:color="auto"/>
            <w:bottom w:val="none" w:sz="0" w:space="0" w:color="auto"/>
            <w:right w:val="none" w:sz="0" w:space="0" w:color="auto"/>
          </w:divBdr>
          <w:divsChild>
            <w:div w:id="1846554597">
              <w:marLeft w:val="0"/>
              <w:marRight w:val="0"/>
              <w:marTop w:val="0"/>
              <w:marBottom w:val="0"/>
              <w:divBdr>
                <w:top w:val="none" w:sz="0" w:space="0" w:color="auto"/>
                <w:left w:val="none" w:sz="0" w:space="0" w:color="auto"/>
                <w:bottom w:val="none" w:sz="0" w:space="0" w:color="auto"/>
                <w:right w:val="none" w:sz="0" w:space="0" w:color="auto"/>
              </w:divBdr>
              <w:divsChild>
                <w:div w:id="3524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469">
          <w:marLeft w:val="0"/>
          <w:marRight w:val="240"/>
          <w:marTop w:val="0"/>
          <w:marBottom w:val="0"/>
          <w:divBdr>
            <w:top w:val="none" w:sz="0" w:space="0" w:color="auto"/>
            <w:left w:val="none" w:sz="0" w:space="0" w:color="auto"/>
            <w:bottom w:val="none" w:sz="0" w:space="0" w:color="auto"/>
            <w:right w:val="none" w:sz="0" w:space="0" w:color="auto"/>
          </w:divBdr>
          <w:divsChild>
            <w:div w:id="1727487109">
              <w:marLeft w:val="0"/>
              <w:marRight w:val="0"/>
              <w:marTop w:val="0"/>
              <w:marBottom w:val="0"/>
              <w:divBdr>
                <w:top w:val="none" w:sz="0" w:space="0" w:color="auto"/>
                <w:left w:val="none" w:sz="0" w:space="0" w:color="auto"/>
                <w:bottom w:val="none" w:sz="0" w:space="0" w:color="auto"/>
                <w:right w:val="none" w:sz="0" w:space="0" w:color="auto"/>
              </w:divBdr>
              <w:divsChild>
                <w:div w:id="62955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37532">
          <w:marLeft w:val="0"/>
          <w:marRight w:val="0"/>
          <w:marTop w:val="750"/>
          <w:marBottom w:val="0"/>
          <w:divBdr>
            <w:top w:val="none" w:sz="0" w:space="0" w:color="auto"/>
            <w:left w:val="none" w:sz="0" w:space="0" w:color="auto"/>
            <w:bottom w:val="none" w:sz="0" w:space="0" w:color="auto"/>
            <w:right w:val="none" w:sz="0" w:space="0" w:color="auto"/>
          </w:divBdr>
          <w:divsChild>
            <w:div w:id="745878988">
              <w:marLeft w:val="0"/>
              <w:marRight w:val="0"/>
              <w:marTop w:val="0"/>
              <w:marBottom w:val="0"/>
              <w:divBdr>
                <w:top w:val="none" w:sz="0" w:space="0" w:color="auto"/>
                <w:left w:val="none" w:sz="0" w:space="0" w:color="auto"/>
                <w:bottom w:val="none" w:sz="0" w:space="0" w:color="auto"/>
                <w:right w:val="none" w:sz="0" w:space="0" w:color="auto"/>
              </w:divBdr>
              <w:divsChild>
                <w:div w:id="170533111">
                  <w:marLeft w:val="0"/>
                  <w:marRight w:val="0"/>
                  <w:marTop w:val="0"/>
                  <w:marBottom w:val="0"/>
                  <w:divBdr>
                    <w:top w:val="none" w:sz="0" w:space="0" w:color="auto"/>
                    <w:left w:val="none" w:sz="0" w:space="0" w:color="auto"/>
                    <w:bottom w:val="none" w:sz="0" w:space="0" w:color="auto"/>
                    <w:right w:val="none" w:sz="0" w:space="0" w:color="auto"/>
                  </w:divBdr>
                  <w:divsChild>
                    <w:div w:id="17506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024181">
      <w:bodyDiv w:val="1"/>
      <w:marLeft w:val="0"/>
      <w:marRight w:val="0"/>
      <w:marTop w:val="0"/>
      <w:marBottom w:val="0"/>
      <w:divBdr>
        <w:top w:val="none" w:sz="0" w:space="0" w:color="auto"/>
        <w:left w:val="none" w:sz="0" w:space="0" w:color="auto"/>
        <w:bottom w:val="none" w:sz="0" w:space="0" w:color="auto"/>
        <w:right w:val="none" w:sz="0" w:space="0" w:color="auto"/>
      </w:divBdr>
      <w:divsChild>
        <w:div w:id="63335250">
          <w:marLeft w:val="0"/>
          <w:marRight w:val="240"/>
          <w:marTop w:val="0"/>
          <w:marBottom w:val="0"/>
          <w:divBdr>
            <w:top w:val="none" w:sz="0" w:space="0" w:color="auto"/>
            <w:left w:val="none" w:sz="0" w:space="0" w:color="auto"/>
            <w:bottom w:val="none" w:sz="0" w:space="0" w:color="auto"/>
            <w:right w:val="none" w:sz="0" w:space="0" w:color="auto"/>
          </w:divBdr>
          <w:divsChild>
            <w:div w:id="938832614">
              <w:marLeft w:val="0"/>
              <w:marRight w:val="0"/>
              <w:marTop w:val="0"/>
              <w:marBottom w:val="0"/>
              <w:divBdr>
                <w:top w:val="none" w:sz="0" w:space="0" w:color="auto"/>
                <w:left w:val="none" w:sz="0" w:space="0" w:color="auto"/>
                <w:bottom w:val="none" w:sz="0" w:space="0" w:color="auto"/>
                <w:right w:val="none" w:sz="0" w:space="0" w:color="auto"/>
              </w:divBdr>
              <w:divsChild>
                <w:div w:id="172707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7937">
          <w:marLeft w:val="0"/>
          <w:marRight w:val="240"/>
          <w:marTop w:val="0"/>
          <w:marBottom w:val="0"/>
          <w:divBdr>
            <w:top w:val="none" w:sz="0" w:space="0" w:color="auto"/>
            <w:left w:val="none" w:sz="0" w:space="0" w:color="auto"/>
            <w:bottom w:val="none" w:sz="0" w:space="0" w:color="auto"/>
            <w:right w:val="none" w:sz="0" w:space="0" w:color="auto"/>
          </w:divBdr>
          <w:divsChild>
            <w:div w:id="981230808">
              <w:marLeft w:val="0"/>
              <w:marRight w:val="0"/>
              <w:marTop w:val="0"/>
              <w:marBottom w:val="0"/>
              <w:divBdr>
                <w:top w:val="none" w:sz="0" w:space="0" w:color="auto"/>
                <w:left w:val="none" w:sz="0" w:space="0" w:color="auto"/>
                <w:bottom w:val="none" w:sz="0" w:space="0" w:color="auto"/>
                <w:right w:val="none" w:sz="0" w:space="0" w:color="auto"/>
              </w:divBdr>
              <w:divsChild>
                <w:div w:id="10974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632">
          <w:marLeft w:val="0"/>
          <w:marRight w:val="0"/>
          <w:marTop w:val="750"/>
          <w:marBottom w:val="0"/>
          <w:divBdr>
            <w:top w:val="none" w:sz="0" w:space="0" w:color="auto"/>
            <w:left w:val="none" w:sz="0" w:space="0" w:color="auto"/>
            <w:bottom w:val="none" w:sz="0" w:space="0" w:color="auto"/>
            <w:right w:val="none" w:sz="0" w:space="0" w:color="auto"/>
          </w:divBdr>
          <w:divsChild>
            <w:div w:id="1556355900">
              <w:marLeft w:val="0"/>
              <w:marRight w:val="0"/>
              <w:marTop w:val="0"/>
              <w:marBottom w:val="0"/>
              <w:divBdr>
                <w:top w:val="none" w:sz="0" w:space="0" w:color="auto"/>
                <w:left w:val="none" w:sz="0" w:space="0" w:color="auto"/>
                <w:bottom w:val="none" w:sz="0" w:space="0" w:color="auto"/>
                <w:right w:val="none" w:sz="0" w:space="0" w:color="auto"/>
              </w:divBdr>
              <w:divsChild>
                <w:div w:id="904337018">
                  <w:marLeft w:val="0"/>
                  <w:marRight w:val="0"/>
                  <w:marTop w:val="0"/>
                  <w:marBottom w:val="0"/>
                  <w:divBdr>
                    <w:top w:val="none" w:sz="0" w:space="0" w:color="auto"/>
                    <w:left w:val="none" w:sz="0" w:space="0" w:color="auto"/>
                    <w:bottom w:val="none" w:sz="0" w:space="0" w:color="auto"/>
                    <w:right w:val="none" w:sz="0" w:space="0" w:color="auto"/>
                  </w:divBdr>
                  <w:divsChild>
                    <w:div w:id="18468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542744">
      <w:bodyDiv w:val="1"/>
      <w:marLeft w:val="0"/>
      <w:marRight w:val="0"/>
      <w:marTop w:val="0"/>
      <w:marBottom w:val="0"/>
      <w:divBdr>
        <w:top w:val="none" w:sz="0" w:space="0" w:color="auto"/>
        <w:left w:val="none" w:sz="0" w:space="0" w:color="auto"/>
        <w:bottom w:val="none" w:sz="0" w:space="0" w:color="auto"/>
        <w:right w:val="none" w:sz="0" w:space="0" w:color="auto"/>
      </w:divBdr>
      <w:divsChild>
        <w:div w:id="1634555035">
          <w:marLeft w:val="0"/>
          <w:marRight w:val="240"/>
          <w:marTop w:val="0"/>
          <w:marBottom w:val="0"/>
          <w:divBdr>
            <w:top w:val="none" w:sz="0" w:space="0" w:color="auto"/>
            <w:left w:val="none" w:sz="0" w:space="0" w:color="auto"/>
            <w:bottom w:val="none" w:sz="0" w:space="0" w:color="auto"/>
            <w:right w:val="none" w:sz="0" w:space="0" w:color="auto"/>
          </w:divBdr>
          <w:divsChild>
            <w:div w:id="1010184758">
              <w:marLeft w:val="0"/>
              <w:marRight w:val="0"/>
              <w:marTop w:val="0"/>
              <w:marBottom w:val="0"/>
              <w:divBdr>
                <w:top w:val="none" w:sz="0" w:space="0" w:color="auto"/>
                <w:left w:val="none" w:sz="0" w:space="0" w:color="auto"/>
                <w:bottom w:val="none" w:sz="0" w:space="0" w:color="auto"/>
                <w:right w:val="none" w:sz="0" w:space="0" w:color="auto"/>
              </w:divBdr>
              <w:divsChild>
                <w:div w:id="148828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2006">
          <w:marLeft w:val="0"/>
          <w:marRight w:val="240"/>
          <w:marTop w:val="0"/>
          <w:marBottom w:val="0"/>
          <w:divBdr>
            <w:top w:val="none" w:sz="0" w:space="0" w:color="auto"/>
            <w:left w:val="none" w:sz="0" w:space="0" w:color="auto"/>
            <w:bottom w:val="none" w:sz="0" w:space="0" w:color="auto"/>
            <w:right w:val="none" w:sz="0" w:space="0" w:color="auto"/>
          </w:divBdr>
          <w:divsChild>
            <w:div w:id="1043600872">
              <w:marLeft w:val="0"/>
              <w:marRight w:val="0"/>
              <w:marTop w:val="0"/>
              <w:marBottom w:val="0"/>
              <w:divBdr>
                <w:top w:val="none" w:sz="0" w:space="0" w:color="auto"/>
                <w:left w:val="none" w:sz="0" w:space="0" w:color="auto"/>
                <w:bottom w:val="none" w:sz="0" w:space="0" w:color="auto"/>
                <w:right w:val="none" w:sz="0" w:space="0" w:color="auto"/>
              </w:divBdr>
              <w:divsChild>
                <w:div w:id="14012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99206">
          <w:marLeft w:val="0"/>
          <w:marRight w:val="0"/>
          <w:marTop w:val="750"/>
          <w:marBottom w:val="0"/>
          <w:divBdr>
            <w:top w:val="none" w:sz="0" w:space="0" w:color="auto"/>
            <w:left w:val="none" w:sz="0" w:space="0" w:color="auto"/>
            <w:bottom w:val="none" w:sz="0" w:space="0" w:color="auto"/>
            <w:right w:val="none" w:sz="0" w:space="0" w:color="auto"/>
          </w:divBdr>
          <w:divsChild>
            <w:div w:id="803162286">
              <w:marLeft w:val="0"/>
              <w:marRight w:val="0"/>
              <w:marTop w:val="0"/>
              <w:marBottom w:val="0"/>
              <w:divBdr>
                <w:top w:val="none" w:sz="0" w:space="0" w:color="auto"/>
                <w:left w:val="none" w:sz="0" w:space="0" w:color="auto"/>
                <w:bottom w:val="none" w:sz="0" w:space="0" w:color="auto"/>
                <w:right w:val="none" w:sz="0" w:space="0" w:color="auto"/>
              </w:divBdr>
              <w:divsChild>
                <w:div w:id="1698041605">
                  <w:marLeft w:val="0"/>
                  <w:marRight w:val="0"/>
                  <w:marTop w:val="0"/>
                  <w:marBottom w:val="0"/>
                  <w:divBdr>
                    <w:top w:val="none" w:sz="0" w:space="0" w:color="auto"/>
                    <w:left w:val="none" w:sz="0" w:space="0" w:color="auto"/>
                    <w:bottom w:val="none" w:sz="0" w:space="0" w:color="auto"/>
                    <w:right w:val="none" w:sz="0" w:space="0" w:color="auto"/>
                  </w:divBdr>
                  <w:divsChild>
                    <w:div w:id="73230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41907">
      <w:bodyDiv w:val="1"/>
      <w:marLeft w:val="0"/>
      <w:marRight w:val="0"/>
      <w:marTop w:val="0"/>
      <w:marBottom w:val="0"/>
      <w:divBdr>
        <w:top w:val="none" w:sz="0" w:space="0" w:color="auto"/>
        <w:left w:val="none" w:sz="0" w:space="0" w:color="auto"/>
        <w:bottom w:val="none" w:sz="0" w:space="0" w:color="auto"/>
        <w:right w:val="none" w:sz="0" w:space="0" w:color="auto"/>
      </w:divBdr>
    </w:div>
    <w:div w:id="262305878">
      <w:bodyDiv w:val="1"/>
      <w:marLeft w:val="0"/>
      <w:marRight w:val="0"/>
      <w:marTop w:val="0"/>
      <w:marBottom w:val="0"/>
      <w:divBdr>
        <w:top w:val="none" w:sz="0" w:space="0" w:color="auto"/>
        <w:left w:val="none" w:sz="0" w:space="0" w:color="auto"/>
        <w:bottom w:val="none" w:sz="0" w:space="0" w:color="auto"/>
        <w:right w:val="none" w:sz="0" w:space="0" w:color="auto"/>
      </w:divBdr>
      <w:divsChild>
        <w:div w:id="2024437020">
          <w:marLeft w:val="0"/>
          <w:marRight w:val="240"/>
          <w:marTop w:val="0"/>
          <w:marBottom w:val="0"/>
          <w:divBdr>
            <w:top w:val="none" w:sz="0" w:space="0" w:color="auto"/>
            <w:left w:val="none" w:sz="0" w:space="0" w:color="auto"/>
            <w:bottom w:val="none" w:sz="0" w:space="0" w:color="auto"/>
            <w:right w:val="none" w:sz="0" w:space="0" w:color="auto"/>
          </w:divBdr>
          <w:divsChild>
            <w:div w:id="335226549">
              <w:marLeft w:val="0"/>
              <w:marRight w:val="0"/>
              <w:marTop w:val="0"/>
              <w:marBottom w:val="0"/>
              <w:divBdr>
                <w:top w:val="none" w:sz="0" w:space="0" w:color="auto"/>
                <w:left w:val="none" w:sz="0" w:space="0" w:color="auto"/>
                <w:bottom w:val="none" w:sz="0" w:space="0" w:color="auto"/>
                <w:right w:val="none" w:sz="0" w:space="0" w:color="auto"/>
              </w:divBdr>
              <w:divsChild>
                <w:div w:id="7411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1183">
          <w:marLeft w:val="0"/>
          <w:marRight w:val="240"/>
          <w:marTop w:val="0"/>
          <w:marBottom w:val="0"/>
          <w:divBdr>
            <w:top w:val="none" w:sz="0" w:space="0" w:color="auto"/>
            <w:left w:val="none" w:sz="0" w:space="0" w:color="auto"/>
            <w:bottom w:val="none" w:sz="0" w:space="0" w:color="auto"/>
            <w:right w:val="none" w:sz="0" w:space="0" w:color="auto"/>
          </w:divBdr>
          <w:divsChild>
            <w:div w:id="1337734239">
              <w:marLeft w:val="0"/>
              <w:marRight w:val="0"/>
              <w:marTop w:val="0"/>
              <w:marBottom w:val="0"/>
              <w:divBdr>
                <w:top w:val="none" w:sz="0" w:space="0" w:color="auto"/>
                <w:left w:val="none" w:sz="0" w:space="0" w:color="auto"/>
                <w:bottom w:val="none" w:sz="0" w:space="0" w:color="auto"/>
                <w:right w:val="none" w:sz="0" w:space="0" w:color="auto"/>
              </w:divBdr>
              <w:divsChild>
                <w:div w:id="17451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1680">
          <w:marLeft w:val="0"/>
          <w:marRight w:val="0"/>
          <w:marTop w:val="750"/>
          <w:marBottom w:val="0"/>
          <w:divBdr>
            <w:top w:val="none" w:sz="0" w:space="0" w:color="auto"/>
            <w:left w:val="none" w:sz="0" w:space="0" w:color="auto"/>
            <w:bottom w:val="none" w:sz="0" w:space="0" w:color="auto"/>
            <w:right w:val="none" w:sz="0" w:space="0" w:color="auto"/>
          </w:divBdr>
          <w:divsChild>
            <w:div w:id="1518470813">
              <w:marLeft w:val="0"/>
              <w:marRight w:val="0"/>
              <w:marTop w:val="0"/>
              <w:marBottom w:val="0"/>
              <w:divBdr>
                <w:top w:val="none" w:sz="0" w:space="0" w:color="auto"/>
                <w:left w:val="none" w:sz="0" w:space="0" w:color="auto"/>
                <w:bottom w:val="none" w:sz="0" w:space="0" w:color="auto"/>
                <w:right w:val="none" w:sz="0" w:space="0" w:color="auto"/>
              </w:divBdr>
              <w:divsChild>
                <w:div w:id="17518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458514">
      <w:bodyDiv w:val="1"/>
      <w:marLeft w:val="0"/>
      <w:marRight w:val="0"/>
      <w:marTop w:val="0"/>
      <w:marBottom w:val="0"/>
      <w:divBdr>
        <w:top w:val="none" w:sz="0" w:space="0" w:color="auto"/>
        <w:left w:val="none" w:sz="0" w:space="0" w:color="auto"/>
        <w:bottom w:val="none" w:sz="0" w:space="0" w:color="auto"/>
        <w:right w:val="none" w:sz="0" w:space="0" w:color="auto"/>
      </w:divBdr>
      <w:divsChild>
        <w:div w:id="783617051">
          <w:marLeft w:val="0"/>
          <w:marRight w:val="240"/>
          <w:marTop w:val="0"/>
          <w:marBottom w:val="0"/>
          <w:divBdr>
            <w:top w:val="none" w:sz="0" w:space="0" w:color="auto"/>
            <w:left w:val="none" w:sz="0" w:space="0" w:color="auto"/>
            <w:bottom w:val="none" w:sz="0" w:space="0" w:color="auto"/>
            <w:right w:val="none" w:sz="0" w:space="0" w:color="auto"/>
          </w:divBdr>
          <w:divsChild>
            <w:div w:id="1972007361">
              <w:marLeft w:val="0"/>
              <w:marRight w:val="0"/>
              <w:marTop w:val="0"/>
              <w:marBottom w:val="0"/>
              <w:divBdr>
                <w:top w:val="none" w:sz="0" w:space="0" w:color="auto"/>
                <w:left w:val="none" w:sz="0" w:space="0" w:color="auto"/>
                <w:bottom w:val="none" w:sz="0" w:space="0" w:color="auto"/>
                <w:right w:val="none" w:sz="0" w:space="0" w:color="auto"/>
              </w:divBdr>
              <w:divsChild>
                <w:div w:id="20868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3836">
          <w:marLeft w:val="0"/>
          <w:marRight w:val="240"/>
          <w:marTop w:val="0"/>
          <w:marBottom w:val="0"/>
          <w:divBdr>
            <w:top w:val="none" w:sz="0" w:space="0" w:color="auto"/>
            <w:left w:val="none" w:sz="0" w:space="0" w:color="auto"/>
            <w:bottom w:val="none" w:sz="0" w:space="0" w:color="auto"/>
            <w:right w:val="none" w:sz="0" w:space="0" w:color="auto"/>
          </w:divBdr>
          <w:divsChild>
            <w:div w:id="1717385944">
              <w:marLeft w:val="0"/>
              <w:marRight w:val="0"/>
              <w:marTop w:val="0"/>
              <w:marBottom w:val="0"/>
              <w:divBdr>
                <w:top w:val="none" w:sz="0" w:space="0" w:color="auto"/>
                <w:left w:val="none" w:sz="0" w:space="0" w:color="auto"/>
                <w:bottom w:val="none" w:sz="0" w:space="0" w:color="auto"/>
                <w:right w:val="none" w:sz="0" w:space="0" w:color="auto"/>
              </w:divBdr>
              <w:divsChild>
                <w:div w:id="203241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9376">
          <w:marLeft w:val="0"/>
          <w:marRight w:val="0"/>
          <w:marTop w:val="750"/>
          <w:marBottom w:val="0"/>
          <w:divBdr>
            <w:top w:val="none" w:sz="0" w:space="0" w:color="auto"/>
            <w:left w:val="none" w:sz="0" w:space="0" w:color="auto"/>
            <w:bottom w:val="none" w:sz="0" w:space="0" w:color="auto"/>
            <w:right w:val="none" w:sz="0" w:space="0" w:color="auto"/>
          </w:divBdr>
          <w:divsChild>
            <w:div w:id="1702975017">
              <w:marLeft w:val="0"/>
              <w:marRight w:val="0"/>
              <w:marTop w:val="0"/>
              <w:marBottom w:val="0"/>
              <w:divBdr>
                <w:top w:val="none" w:sz="0" w:space="0" w:color="auto"/>
                <w:left w:val="none" w:sz="0" w:space="0" w:color="auto"/>
                <w:bottom w:val="none" w:sz="0" w:space="0" w:color="auto"/>
                <w:right w:val="none" w:sz="0" w:space="0" w:color="auto"/>
              </w:divBdr>
              <w:divsChild>
                <w:div w:id="3410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3002">
      <w:bodyDiv w:val="1"/>
      <w:marLeft w:val="0"/>
      <w:marRight w:val="0"/>
      <w:marTop w:val="0"/>
      <w:marBottom w:val="0"/>
      <w:divBdr>
        <w:top w:val="none" w:sz="0" w:space="0" w:color="auto"/>
        <w:left w:val="none" w:sz="0" w:space="0" w:color="auto"/>
        <w:bottom w:val="none" w:sz="0" w:space="0" w:color="auto"/>
        <w:right w:val="none" w:sz="0" w:space="0" w:color="auto"/>
      </w:divBdr>
      <w:divsChild>
        <w:div w:id="1783720394">
          <w:marLeft w:val="0"/>
          <w:marRight w:val="240"/>
          <w:marTop w:val="0"/>
          <w:marBottom w:val="0"/>
          <w:divBdr>
            <w:top w:val="none" w:sz="0" w:space="0" w:color="auto"/>
            <w:left w:val="none" w:sz="0" w:space="0" w:color="auto"/>
            <w:bottom w:val="none" w:sz="0" w:space="0" w:color="auto"/>
            <w:right w:val="none" w:sz="0" w:space="0" w:color="auto"/>
          </w:divBdr>
          <w:divsChild>
            <w:div w:id="1063481902">
              <w:marLeft w:val="0"/>
              <w:marRight w:val="0"/>
              <w:marTop w:val="0"/>
              <w:marBottom w:val="0"/>
              <w:divBdr>
                <w:top w:val="none" w:sz="0" w:space="0" w:color="auto"/>
                <w:left w:val="none" w:sz="0" w:space="0" w:color="auto"/>
                <w:bottom w:val="none" w:sz="0" w:space="0" w:color="auto"/>
                <w:right w:val="none" w:sz="0" w:space="0" w:color="auto"/>
              </w:divBdr>
              <w:divsChild>
                <w:div w:id="179498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08">
          <w:marLeft w:val="0"/>
          <w:marRight w:val="240"/>
          <w:marTop w:val="0"/>
          <w:marBottom w:val="0"/>
          <w:divBdr>
            <w:top w:val="none" w:sz="0" w:space="0" w:color="auto"/>
            <w:left w:val="none" w:sz="0" w:space="0" w:color="auto"/>
            <w:bottom w:val="none" w:sz="0" w:space="0" w:color="auto"/>
            <w:right w:val="none" w:sz="0" w:space="0" w:color="auto"/>
          </w:divBdr>
          <w:divsChild>
            <w:div w:id="890842589">
              <w:marLeft w:val="0"/>
              <w:marRight w:val="0"/>
              <w:marTop w:val="0"/>
              <w:marBottom w:val="0"/>
              <w:divBdr>
                <w:top w:val="none" w:sz="0" w:space="0" w:color="auto"/>
                <w:left w:val="none" w:sz="0" w:space="0" w:color="auto"/>
                <w:bottom w:val="none" w:sz="0" w:space="0" w:color="auto"/>
                <w:right w:val="none" w:sz="0" w:space="0" w:color="auto"/>
              </w:divBdr>
              <w:divsChild>
                <w:div w:id="35697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88485">
          <w:marLeft w:val="0"/>
          <w:marRight w:val="0"/>
          <w:marTop w:val="750"/>
          <w:marBottom w:val="0"/>
          <w:divBdr>
            <w:top w:val="none" w:sz="0" w:space="0" w:color="auto"/>
            <w:left w:val="none" w:sz="0" w:space="0" w:color="auto"/>
            <w:bottom w:val="none" w:sz="0" w:space="0" w:color="auto"/>
            <w:right w:val="none" w:sz="0" w:space="0" w:color="auto"/>
          </w:divBdr>
          <w:divsChild>
            <w:div w:id="14036946">
              <w:marLeft w:val="0"/>
              <w:marRight w:val="0"/>
              <w:marTop w:val="0"/>
              <w:marBottom w:val="0"/>
              <w:divBdr>
                <w:top w:val="none" w:sz="0" w:space="0" w:color="auto"/>
                <w:left w:val="none" w:sz="0" w:space="0" w:color="auto"/>
                <w:bottom w:val="none" w:sz="0" w:space="0" w:color="auto"/>
                <w:right w:val="none" w:sz="0" w:space="0" w:color="auto"/>
              </w:divBdr>
              <w:divsChild>
                <w:div w:id="370153831">
                  <w:marLeft w:val="0"/>
                  <w:marRight w:val="0"/>
                  <w:marTop w:val="0"/>
                  <w:marBottom w:val="0"/>
                  <w:divBdr>
                    <w:top w:val="none" w:sz="0" w:space="0" w:color="auto"/>
                    <w:left w:val="none" w:sz="0" w:space="0" w:color="auto"/>
                    <w:bottom w:val="none" w:sz="0" w:space="0" w:color="auto"/>
                    <w:right w:val="none" w:sz="0" w:space="0" w:color="auto"/>
                  </w:divBdr>
                  <w:divsChild>
                    <w:div w:id="10698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931258">
      <w:bodyDiv w:val="1"/>
      <w:marLeft w:val="0"/>
      <w:marRight w:val="0"/>
      <w:marTop w:val="0"/>
      <w:marBottom w:val="0"/>
      <w:divBdr>
        <w:top w:val="none" w:sz="0" w:space="0" w:color="auto"/>
        <w:left w:val="none" w:sz="0" w:space="0" w:color="auto"/>
        <w:bottom w:val="none" w:sz="0" w:space="0" w:color="auto"/>
        <w:right w:val="none" w:sz="0" w:space="0" w:color="auto"/>
      </w:divBdr>
    </w:div>
    <w:div w:id="267129192">
      <w:bodyDiv w:val="1"/>
      <w:marLeft w:val="0"/>
      <w:marRight w:val="0"/>
      <w:marTop w:val="0"/>
      <w:marBottom w:val="0"/>
      <w:divBdr>
        <w:top w:val="none" w:sz="0" w:space="0" w:color="auto"/>
        <w:left w:val="none" w:sz="0" w:space="0" w:color="auto"/>
        <w:bottom w:val="none" w:sz="0" w:space="0" w:color="auto"/>
        <w:right w:val="none" w:sz="0" w:space="0" w:color="auto"/>
      </w:divBdr>
      <w:divsChild>
        <w:div w:id="1822113726">
          <w:marLeft w:val="0"/>
          <w:marRight w:val="240"/>
          <w:marTop w:val="0"/>
          <w:marBottom w:val="0"/>
          <w:divBdr>
            <w:top w:val="none" w:sz="0" w:space="0" w:color="auto"/>
            <w:left w:val="none" w:sz="0" w:space="0" w:color="auto"/>
            <w:bottom w:val="none" w:sz="0" w:space="0" w:color="auto"/>
            <w:right w:val="none" w:sz="0" w:space="0" w:color="auto"/>
          </w:divBdr>
          <w:divsChild>
            <w:div w:id="1339112822">
              <w:marLeft w:val="0"/>
              <w:marRight w:val="0"/>
              <w:marTop w:val="0"/>
              <w:marBottom w:val="0"/>
              <w:divBdr>
                <w:top w:val="none" w:sz="0" w:space="0" w:color="auto"/>
                <w:left w:val="none" w:sz="0" w:space="0" w:color="auto"/>
                <w:bottom w:val="none" w:sz="0" w:space="0" w:color="auto"/>
                <w:right w:val="none" w:sz="0" w:space="0" w:color="auto"/>
              </w:divBdr>
              <w:divsChild>
                <w:div w:id="20486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8708">
          <w:marLeft w:val="0"/>
          <w:marRight w:val="240"/>
          <w:marTop w:val="0"/>
          <w:marBottom w:val="0"/>
          <w:divBdr>
            <w:top w:val="none" w:sz="0" w:space="0" w:color="auto"/>
            <w:left w:val="none" w:sz="0" w:space="0" w:color="auto"/>
            <w:bottom w:val="none" w:sz="0" w:space="0" w:color="auto"/>
            <w:right w:val="none" w:sz="0" w:space="0" w:color="auto"/>
          </w:divBdr>
          <w:divsChild>
            <w:div w:id="920064316">
              <w:marLeft w:val="0"/>
              <w:marRight w:val="0"/>
              <w:marTop w:val="0"/>
              <w:marBottom w:val="0"/>
              <w:divBdr>
                <w:top w:val="none" w:sz="0" w:space="0" w:color="auto"/>
                <w:left w:val="none" w:sz="0" w:space="0" w:color="auto"/>
                <w:bottom w:val="none" w:sz="0" w:space="0" w:color="auto"/>
                <w:right w:val="none" w:sz="0" w:space="0" w:color="auto"/>
              </w:divBdr>
              <w:divsChild>
                <w:div w:id="19877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1731">
          <w:marLeft w:val="0"/>
          <w:marRight w:val="0"/>
          <w:marTop w:val="750"/>
          <w:marBottom w:val="0"/>
          <w:divBdr>
            <w:top w:val="none" w:sz="0" w:space="0" w:color="auto"/>
            <w:left w:val="none" w:sz="0" w:space="0" w:color="auto"/>
            <w:bottom w:val="none" w:sz="0" w:space="0" w:color="auto"/>
            <w:right w:val="none" w:sz="0" w:space="0" w:color="auto"/>
          </w:divBdr>
          <w:divsChild>
            <w:div w:id="1090008593">
              <w:marLeft w:val="0"/>
              <w:marRight w:val="0"/>
              <w:marTop w:val="0"/>
              <w:marBottom w:val="0"/>
              <w:divBdr>
                <w:top w:val="none" w:sz="0" w:space="0" w:color="auto"/>
                <w:left w:val="none" w:sz="0" w:space="0" w:color="auto"/>
                <w:bottom w:val="none" w:sz="0" w:space="0" w:color="auto"/>
                <w:right w:val="none" w:sz="0" w:space="0" w:color="auto"/>
              </w:divBdr>
              <w:divsChild>
                <w:div w:id="19274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94572">
      <w:bodyDiv w:val="1"/>
      <w:marLeft w:val="0"/>
      <w:marRight w:val="0"/>
      <w:marTop w:val="0"/>
      <w:marBottom w:val="0"/>
      <w:divBdr>
        <w:top w:val="none" w:sz="0" w:space="0" w:color="auto"/>
        <w:left w:val="none" w:sz="0" w:space="0" w:color="auto"/>
        <w:bottom w:val="none" w:sz="0" w:space="0" w:color="auto"/>
        <w:right w:val="none" w:sz="0" w:space="0" w:color="auto"/>
      </w:divBdr>
      <w:divsChild>
        <w:div w:id="523907778">
          <w:marLeft w:val="0"/>
          <w:marRight w:val="240"/>
          <w:marTop w:val="0"/>
          <w:marBottom w:val="0"/>
          <w:divBdr>
            <w:top w:val="none" w:sz="0" w:space="0" w:color="auto"/>
            <w:left w:val="none" w:sz="0" w:space="0" w:color="auto"/>
            <w:bottom w:val="none" w:sz="0" w:space="0" w:color="auto"/>
            <w:right w:val="none" w:sz="0" w:space="0" w:color="auto"/>
          </w:divBdr>
          <w:divsChild>
            <w:div w:id="2109539075">
              <w:marLeft w:val="0"/>
              <w:marRight w:val="0"/>
              <w:marTop w:val="0"/>
              <w:marBottom w:val="0"/>
              <w:divBdr>
                <w:top w:val="none" w:sz="0" w:space="0" w:color="auto"/>
                <w:left w:val="none" w:sz="0" w:space="0" w:color="auto"/>
                <w:bottom w:val="none" w:sz="0" w:space="0" w:color="auto"/>
                <w:right w:val="none" w:sz="0" w:space="0" w:color="auto"/>
              </w:divBdr>
              <w:divsChild>
                <w:div w:id="143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93996">
          <w:marLeft w:val="0"/>
          <w:marRight w:val="240"/>
          <w:marTop w:val="0"/>
          <w:marBottom w:val="0"/>
          <w:divBdr>
            <w:top w:val="none" w:sz="0" w:space="0" w:color="auto"/>
            <w:left w:val="none" w:sz="0" w:space="0" w:color="auto"/>
            <w:bottom w:val="none" w:sz="0" w:space="0" w:color="auto"/>
            <w:right w:val="none" w:sz="0" w:space="0" w:color="auto"/>
          </w:divBdr>
          <w:divsChild>
            <w:div w:id="887761581">
              <w:marLeft w:val="0"/>
              <w:marRight w:val="0"/>
              <w:marTop w:val="0"/>
              <w:marBottom w:val="0"/>
              <w:divBdr>
                <w:top w:val="none" w:sz="0" w:space="0" w:color="auto"/>
                <w:left w:val="none" w:sz="0" w:space="0" w:color="auto"/>
                <w:bottom w:val="none" w:sz="0" w:space="0" w:color="auto"/>
                <w:right w:val="none" w:sz="0" w:space="0" w:color="auto"/>
              </w:divBdr>
              <w:divsChild>
                <w:div w:id="10928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7102">
          <w:marLeft w:val="0"/>
          <w:marRight w:val="0"/>
          <w:marTop w:val="750"/>
          <w:marBottom w:val="0"/>
          <w:divBdr>
            <w:top w:val="none" w:sz="0" w:space="0" w:color="auto"/>
            <w:left w:val="none" w:sz="0" w:space="0" w:color="auto"/>
            <w:bottom w:val="none" w:sz="0" w:space="0" w:color="auto"/>
            <w:right w:val="none" w:sz="0" w:space="0" w:color="auto"/>
          </w:divBdr>
          <w:divsChild>
            <w:div w:id="197203165">
              <w:marLeft w:val="0"/>
              <w:marRight w:val="0"/>
              <w:marTop w:val="0"/>
              <w:marBottom w:val="0"/>
              <w:divBdr>
                <w:top w:val="none" w:sz="0" w:space="0" w:color="auto"/>
                <w:left w:val="none" w:sz="0" w:space="0" w:color="auto"/>
                <w:bottom w:val="none" w:sz="0" w:space="0" w:color="auto"/>
                <w:right w:val="none" w:sz="0" w:space="0" w:color="auto"/>
              </w:divBdr>
              <w:divsChild>
                <w:div w:id="1917207981">
                  <w:marLeft w:val="0"/>
                  <w:marRight w:val="0"/>
                  <w:marTop w:val="0"/>
                  <w:marBottom w:val="0"/>
                  <w:divBdr>
                    <w:top w:val="none" w:sz="0" w:space="0" w:color="auto"/>
                    <w:left w:val="none" w:sz="0" w:space="0" w:color="auto"/>
                    <w:bottom w:val="none" w:sz="0" w:space="0" w:color="auto"/>
                    <w:right w:val="none" w:sz="0" w:space="0" w:color="auto"/>
                  </w:divBdr>
                  <w:divsChild>
                    <w:div w:id="133761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246233">
      <w:bodyDiv w:val="1"/>
      <w:marLeft w:val="0"/>
      <w:marRight w:val="0"/>
      <w:marTop w:val="0"/>
      <w:marBottom w:val="0"/>
      <w:divBdr>
        <w:top w:val="none" w:sz="0" w:space="0" w:color="auto"/>
        <w:left w:val="none" w:sz="0" w:space="0" w:color="auto"/>
        <w:bottom w:val="none" w:sz="0" w:space="0" w:color="auto"/>
        <w:right w:val="none" w:sz="0" w:space="0" w:color="auto"/>
      </w:divBdr>
      <w:divsChild>
        <w:div w:id="636881470">
          <w:marLeft w:val="0"/>
          <w:marRight w:val="240"/>
          <w:marTop w:val="0"/>
          <w:marBottom w:val="0"/>
          <w:divBdr>
            <w:top w:val="none" w:sz="0" w:space="0" w:color="auto"/>
            <w:left w:val="none" w:sz="0" w:space="0" w:color="auto"/>
            <w:bottom w:val="none" w:sz="0" w:space="0" w:color="auto"/>
            <w:right w:val="none" w:sz="0" w:space="0" w:color="auto"/>
          </w:divBdr>
          <w:divsChild>
            <w:div w:id="998843679">
              <w:marLeft w:val="0"/>
              <w:marRight w:val="0"/>
              <w:marTop w:val="0"/>
              <w:marBottom w:val="0"/>
              <w:divBdr>
                <w:top w:val="none" w:sz="0" w:space="0" w:color="auto"/>
                <w:left w:val="none" w:sz="0" w:space="0" w:color="auto"/>
                <w:bottom w:val="none" w:sz="0" w:space="0" w:color="auto"/>
                <w:right w:val="none" w:sz="0" w:space="0" w:color="auto"/>
              </w:divBdr>
              <w:divsChild>
                <w:div w:id="197193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6031">
          <w:marLeft w:val="0"/>
          <w:marRight w:val="240"/>
          <w:marTop w:val="0"/>
          <w:marBottom w:val="0"/>
          <w:divBdr>
            <w:top w:val="none" w:sz="0" w:space="0" w:color="auto"/>
            <w:left w:val="none" w:sz="0" w:space="0" w:color="auto"/>
            <w:bottom w:val="none" w:sz="0" w:space="0" w:color="auto"/>
            <w:right w:val="none" w:sz="0" w:space="0" w:color="auto"/>
          </w:divBdr>
          <w:divsChild>
            <w:div w:id="1637837715">
              <w:marLeft w:val="0"/>
              <w:marRight w:val="0"/>
              <w:marTop w:val="0"/>
              <w:marBottom w:val="0"/>
              <w:divBdr>
                <w:top w:val="none" w:sz="0" w:space="0" w:color="auto"/>
                <w:left w:val="none" w:sz="0" w:space="0" w:color="auto"/>
                <w:bottom w:val="none" w:sz="0" w:space="0" w:color="auto"/>
                <w:right w:val="none" w:sz="0" w:space="0" w:color="auto"/>
              </w:divBdr>
              <w:divsChild>
                <w:div w:id="4884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383">
          <w:marLeft w:val="0"/>
          <w:marRight w:val="0"/>
          <w:marTop w:val="750"/>
          <w:marBottom w:val="0"/>
          <w:divBdr>
            <w:top w:val="none" w:sz="0" w:space="0" w:color="auto"/>
            <w:left w:val="none" w:sz="0" w:space="0" w:color="auto"/>
            <w:bottom w:val="none" w:sz="0" w:space="0" w:color="auto"/>
            <w:right w:val="none" w:sz="0" w:space="0" w:color="auto"/>
          </w:divBdr>
          <w:divsChild>
            <w:div w:id="1967813914">
              <w:marLeft w:val="0"/>
              <w:marRight w:val="0"/>
              <w:marTop w:val="0"/>
              <w:marBottom w:val="0"/>
              <w:divBdr>
                <w:top w:val="none" w:sz="0" w:space="0" w:color="auto"/>
                <w:left w:val="none" w:sz="0" w:space="0" w:color="auto"/>
                <w:bottom w:val="none" w:sz="0" w:space="0" w:color="auto"/>
                <w:right w:val="none" w:sz="0" w:space="0" w:color="auto"/>
              </w:divBdr>
              <w:divsChild>
                <w:div w:id="1417937016">
                  <w:marLeft w:val="0"/>
                  <w:marRight w:val="0"/>
                  <w:marTop w:val="0"/>
                  <w:marBottom w:val="0"/>
                  <w:divBdr>
                    <w:top w:val="none" w:sz="0" w:space="0" w:color="auto"/>
                    <w:left w:val="none" w:sz="0" w:space="0" w:color="auto"/>
                    <w:bottom w:val="none" w:sz="0" w:space="0" w:color="auto"/>
                    <w:right w:val="none" w:sz="0" w:space="0" w:color="auto"/>
                  </w:divBdr>
                  <w:divsChild>
                    <w:div w:id="10835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816910">
      <w:bodyDiv w:val="1"/>
      <w:marLeft w:val="0"/>
      <w:marRight w:val="0"/>
      <w:marTop w:val="0"/>
      <w:marBottom w:val="0"/>
      <w:divBdr>
        <w:top w:val="none" w:sz="0" w:space="0" w:color="auto"/>
        <w:left w:val="none" w:sz="0" w:space="0" w:color="auto"/>
        <w:bottom w:val="none" w:sz="0" w:space="0" w:color="auto"/>
        <w:right w:val="none" w:sz="0" w:space="0" w:color="auto"/>
      </w:divBdr>
      <w:divsChild>
        <w:div w:id="342628776">
          <w:marLeft w:val="240"/>
          <w:marRight w:val="0"/>
          <w:marTop w:val="240"/>
          <w:marBottom w:val="240"/>
          <w:divBdr>
            <w:top w:val="none" w:sz="0" w:space="0" w:color="auto"/>
            <w:left w:val="none" w:sz="0" w:space="0" w:color="auto"/>
            <w:bottom w:val="none" w:sz="0" w:space="0" w:color="auto"/>
            <w:right w:val="none" w:sz="0" w:space="0" w:color="auto"/>
          </w:divBdr>
        </w:div>
        <w:div w:id="1353997056">
          <w:marLeft w:val="240"/>
          <w:marRight w:val="0"/>
          <w:marTop w:val="240"/>
          <w:marBottom w:val="240"/>
          <w:divBdr>
            <w:top w:val="none" w:sz="0" w:space="0" w:color="auto"/>
            <w:left w:val="none" w:sz="0" w:space="0" w:color="auto"/>
            <w:bottom w:val="none" w:sz="0" w:space="0" w:color="auto"/>
            <w:right w:val="none" w:sz="0" w:space="0" w:color="auto"/>
          </w:divBdr>
        </w:div>
        <w:div w:id="1083453207">
          <w:marLeft w:val="240"/>
          <w:marRight w:val="0"/>
          <w:marTop w:val="240"/>
          <w:marBottom w:val="240"/>
          <w:divBdr>
            <w:top w:val="none" w:sz="0" w:space="0" w:color="auto"/>
            <w:left w:val="none" w:sz="0" w:space="0" w:color="auto"/>
            <w:bottom w:val="none" w:sz="0" w:space="0" w:color="auto"/>
            <w:right w:val="none" w:sz="0" w:space="0" w:color="auto"/>
          </w:divBdr>
        </w:div>
      </w:divsChild>
    </w:div>
    <w:div w:id="276567223">
      <w:bodyDiv w:val="1"/>
      <w:marLeft w:val="0"/>
      <w:marRight w:val="0"/>
      <w:marTop w:val="0"/>
      <w:marBottom w:val="0"/>
      <w:divBdr>
        <w:top w:val="none" w:sz="0" w:space="0" w:color="auto"/>
        <w:left w:val="none" w:sz="0" w:space="0" w:color="auto"/>
        <w:bottom w:val="none" w:sz="0" w:space="0" w:color="auto"/>
        <w:right w:val="none" w:sz="0" w:space="0" w:color="auto"/>
      </w:divBdr>
    </w:div>
    <w:div w:id="279579613">
      <w:bodyDiv w:val="1"/>
      <w:marLeft w:val="0"/>
      <w:marRight w:val="0"/>
      <w:marTop w:val="0"/>
      <w:marBottom w:val="0"/>
      <w:divBdr>
        <w:top w:val="none" w:sz="0" w:space="0" w:color="auto"/>
        <w:left w:val="none" w:sz="0" w:space="0" w:color="auto"/>
        <w:bottom w:val="none" w:sz="0" w:space="0" w:color="auto"/>
        <w:right w:val="none" w:sz="0" w:space="0" w:color="auto"/>
      </w:divBdr>
      <w:divsChild>
        <w:div w:id="1233080927">
          <w:marLeft w:val="0"/>
          <w:marRight w:val="240"/>
          <w:marTop w:val="0"/>
          <w:marBottom w:val="0"/>
          <w:divBdr>
            <w:top w:val="none" w:sz="0" w:space="0" w:color="auto"/>
            <w:left w:val="none" w:sz="0" w:space="0" w:color="auto"/>
            <w:bottom w:val="none" w:sz="0" w:space="0" w:color="auto"/>
            <w:right w:val="none" w:sz="0" w:space="0" w:color="auto"/>
          </w:divBdr>
          <w:divsChild>
            <w:div w:id="495537269">
              <w:marLeft w:val="0"/>
              <w:marRight w:val="0"/>
              <w:marTop w:val="0"/>
              <w:marBottom w:val="0"/>
              <w:divBdr>
                <w:top w:val="none" w:sz="0" w:space="0" w:color="auto"/>
                <w:left w:val="none" w:sz="0" w:space="0" w:color="auto"/>
                <w:bottom w:val="none" w:sz="0" w:space="0" w:color="auto"/>
                <w:right w:val="none" w:sz="0" w:space="0" w:color="auto"/>
              </w:divBdr>
              <w:divsChild>
                <w:div w:id="15977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70422">
          <w:marLeft w:val="0"/>
          <w:marRight w:val="240"/>
          <w:marTop w:val="0"/>
          <w:marBottom w:val="0"/>
          <w:divBdr>
            <w:top w:val="none" w:sz="0" w:space="0" w:color="auto"/>
            <w:left w:val="none" w:sz="0" w:space="0" w:color="auto"/>
            <w:bottom w:val="none" w:sz="0" w:space="0" w:color="auto"/>
            <w:right w:val="none" w:sz="0" w:space="0" w:color="auto"/>
          </w:divBdr>
          <w:divsChild>
            <w:div w:id="2036034773">
              <w:marLeft w:val="0"/>
              <w:marRight w:val="0"/>
              <w:marTop w:val="0"/>
              <w:marBottom w:val="0"/>
              <w:divBdr>
                <w:top w:val="none" w:sz="0" w:space="0" w:color="auto"/>
                <w:left w:val="none" w:sz="0" w:space="0" w:color="auto"/>
                <w:bottom w:val="none" w:sz="0" w:space="0" w:color="auto"/>
                <w:right w:val="none" w:sz="0" w:space="0" w:color="auto"/>
              </w:divBdr>
              <w:divsChild>
                <w:div w:id="43883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10007">
          <w:marLeft w:val="0"/>
          <w:marRight w:val="0"/>
          <w:marTop w:val="750"/>
          <w:marBottom w:val="0"/>
          <w:divBdr>
            <w:top w:val="none" w:sz="0" w:space="0" w:color="auto"/>
            <w:left w:val="none" w:sz="0" w:space="0" w:color="auto"/>
            <w:bottom w:val="none" w:sz="0" w:space="0" w:color="auto"/>
            <w:right w:val="none" w:sz="0" w:space="0" w:color="auto"/>
          </w:divBdr>
          <w:divsChild>
            <w:div w:id="466779947">
              <w:marLeft w:val="0"/>
              <w:marRight w:val="0"/>
              <w:marTop w:val="0"/>
              <w:marBottom w:val="0"/>
              <w:divBdr>
                <w:top w:val="none" w:sz="0" w:space="0" w:color="auto"/>
                <w:left w:val="none" w:sz="0" w:space="0" w:color="auto"/>
                <w:bottom w:val="none" w:sz="0" w:space="0" w:color="auto"/>
                <w:right w:val="none" w:sz="0" w:space="0" w:color="auto"/>
              </w:divBdr>
              <w:divsChild>
                <w:div w:id="1323508219">
                  <w:marLeft w:val="0"/>
                  <w:marRight w:val="0"/>
                  <w:marTop w:val="0"/>
                  <w:marBottom w:val="0"/>
                  <w:divBdr>
                    <w:top w:val="none" w:sz="0" w:space="0" w:color="auto"/>
                    <w:left w:val="none" w:sz="0" w:space="0" w:color="auto"/>
                    <w:bottom w:val="none" w:sz="0" w:space="0" w:color="auto"/>
                    <w:right w:val="none" w:sz="0" w:space="0" w:color="auto"/>
                  </w:divBdr>
                  <w:divsChild>
                    <w:div w:id="17271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456420">
      <w:bodyDiv w:val="1"/>
      <w:marLeft w:val="0"/>
      <w:marRight w:val="0"/>
      <w:marTop w:val="0"/>
      <w:marBottom w:val="0"/>
      <w:divBdr>
        <w:top w:val="none" w:sz="0" w:space="0" w:color="auto"/>
        <w:left w:val="none" w:sz="0" w:space="0" w:color="auto"/>
        <w:bottom w:val="none" w:sz="0" w:space="0" w:color="auto"/>
        <w:right w:val="none" w:sz="0" w:space="0" w:color="auto"/>
      </w:divBdr>
    </w:div>
    <w:div w:id="285703792">
      <w:bodyDiv w:val="1"/>
      <w:marLeft w:val="0"/>
      <w:marRight w:val="0"/>
      <w:marTop w:val="0"/>
      <w:marBottom w:val="0"/>
      <w:divBdr>
        <w:top w:val="none" w:sz="0" w:space="0" w:color="auto"/>
        <w:left w:val="none" w:sz="0" w:space="0" w:color="auto"/>
        <w:bottom w:val="none" w:sz="0" w:space="0" w:color="auto"/>
        <w:right w:val="none" w:sz="0" w:space="0" w:color="auto"/>
      </w:divBdr>
      <w:divsChild>
        <w:div w:id="1592858343">
          <w:marLeft w:val="240"/>
          <w:marRight w:val="0"/>
          <w:marTop w:val="240"/>
          <w:marBottom w:val="240"/>
          <w:divBdr>
            <w:top w:val="none" w:sz="0" w:space="0" w:color="auto"/>
            <w:left w:val="none" w:sz="0" w:space="0" w:color="auto"/>
            <w:bottom w:val="none" w:sz="0" w:space="0" w:color="auto"/>
            <w:right w:val="none" w:sz="0" w:space="0" w:color="auto"/>
          </w:divBdr>
        </w:div>
        <w:div w:id="1030648305">
          <w:marLeft w:val="240"/>
          <w:marRight w:val="0"/>
          <w:marTop w:val="240"/>
          <w:marBottom w:val="240"/>
          <w:divBdr>
            <w:top w:val="none" w:sz="0" w:space="0" w:color="auto"/>
            <w:left w:val="none" w:sz="0" w:space="0" w:color="auto"/>
            <w:bottom w:val="none" w:sz="0" w:space="0" w:color="auto"/>
            <w:right w:val="none" w:sz="0" w:space="0" w:color="auto"/>
          </w:divBdr>
        </w:div>
        <w:div w:id="1132475669">
          <w:marLeft w:val="240"/>
          <w:marRight w:val="0"/>
          <w:marTop w:val="240"/>
          <w:marBottom w:val="240"/>
          <w:divBdr>
            <w:top w:val="none" w:sz="0" w:space="0" w:color="auto"/>
            <w:left w:val="none" w:sz="0" w:space="0" w:color="auto"/>
            <w:bottom w:val="none" w:sz="0" w:space="0" w:color="auto"/>
            <w:right w:val="none" w:sz="0" w:space="0" w:color="auto"/>
          </w:divBdr>
        </w:div>
      </w:divsChild>
    </w:div>
    <w:div w:id="287857076">
      <w:bodyDiv w:val="1"/>
      <w:marLeft w:val="0"/>
      <w:marRight w:val="0"/>
      <w:marTop w:val="0"/>
      <w:marBottom w:val="0"/>
      <w:divBdr>
        <w:top w:val="none" w:sz="0" w:space="0" w:color="auto"/>
        <w:left w:val="none" w:sz="0" w:space="0" w:color="auto"/>
        <w:bottom w:val="none" w:sz="0" w:space="0" w:color="auto"/>
        <w:right w:val="none" w:sz="0" w:space="0" w:color="auto"/>
      </w:divBdr>
      <w:divsChild>
        <w:div w:id="1280918747">
          <w:marLeft w:val="0"/>
          <w:marRight w:val="240"/>
          <w:marTop w:val="0"/>
          <w:marBottom w:val="0"/>
          <w:divBdr>
            <w:top w:val="none" w:sz="0" w:space="0" w:color="auto"/>
            <w:left w:val="none" w:sz="0" w:space="0" w:color="auto"/>
            <w:bottom w:val="none" w:sz="0" w:space="0" w:color="auto"/>
            <w:right w:val="none" w:sz="0" w:space="0" w:color="auto"/>
          </w:divBdr>
          <w:divsChild>
            <w:div w:id="1494760364">
              <w:marLeft w:val="0"/>
              <w:marRight w:val="0"/>
              <w:marTop w:val="0"/>
              <w:marBottom w:val="0"/>
              <w:divBdr>
                <w:top w:val="none" w:sz="0" w:space="0" w:color="auto"/>
                <w:left w:val="none" w:sz="0" w:space="0" w:color="auto"/>
                <w:bottom w:val="none" w:sz="0" w:space="0" w:color="auto"/>
                <w:right w:val="none" w:sz="0" w:space="0" w:color="auto"/>
              </w:divBdr>
              <w:divsChild>
                <w:div w:id="2867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47521">
          <w:marLeft w:val="0"/>
          <w:marRight w:val="240"/>
          <w:marTop w:val="0"/>
          <w:marBottom w:val="0"/>
          <w:divBdr>
            <w:top w:val="none" w:sz="0" w:space="0" w:color="auto"/>
            <w:left w:val="none" w:sz="0" w:space="0" w:color="auto"/>
            <w:bottom w:val="none" w:sz="0" w:space="0" w:color="auto"/>
            <w:right w:val="none" w:sz="0" w:space="0" w:color="auto"/>
          </w:divBdr>
          <w:divsChild>
            <w:div w:id="1534342510">
              <w:marLeft w:val="0"/>
              <w:marRight w:val="0"/>
              <w:marTop w:val="0"/>
              <w:marBottom w:val="0"/>
              <w:divBdr>
                <w:top w:val="none" w:sz="0" w:space="0" w:color="auto"/>
                <w:left w:val="none" w:sz="0" w:space="0" w:color="auto"/>
                <w:bottom w:val="none" w:sz="0" w:space="0" w:color="auto"/>
                <w:right w:val="none" w:sz="0" w:space="0" w:color="auto"/>
              </w:divBdr>
              <w:divsChild>
                <w:div w:id="3116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65130">
          <w:marLeft w:val="0"/>
          <w:marRight w:val="0"/>
          <w:marTop w:val="750"/>
          <w:marBottom w:val="0"/>
          <w:divBdr>
            <w:top w:val="none" w:sz="0" w:space="0" w:color="auto"/>
            <w:left w:val="none" w:sz="0" w:space="0" w:color="auto"/>
            <w:bottom w:val="none" w:sz="0" w:space="0" w:color="auto"/>
            <w:right w:val="none" w:sz="0" w:space="0" w:color="auto"/>
          </w:divBdr>
          <w:divsChild>
            <w:div w:id="848252237">
              <w:marLeft w:val="0"/>
              <w:marRight w:val="0"/>
              <w:marTop w:val="0"/>
              <w:marBottom w:val="0"/>
              <w:divBdr>
                <w:top w:val="none" w:sz="0" w:space="0" w:color="auto"/>
                <w:left w:val="none" w:sz="0" w:space="0" w:color="auto"/>
                <w:bottom w:val="none" w:sz="0" w:space="0" w:color="auto"/>
                <w:right w:val="none" w:sz="0" w:space="0" w:color="auto"/>
              </w:divBdr>
              <w:divsChild>
                <w:div w:id="457719937">
                  <w:marLeft w:val="0"/>
                  <w:marRight w:val="0"/>
                  <w:marTop w:val="0"/>
                  <w:marBottom w:val="0"/>
                  <w:divBdr>
                    <w:top w:val="none" w:sz="0" w:space="0" w:color="auto"/>
                    <w:left w:val="none" w:sz="0" w:space="0" w:color="auto"/>
                    <w:bottom w:val="none" w:sz="0" w:space="0" w:color="auto"/>
                    <w:right w:val="none" w:sz="0" w:space="0" w:color="auto"/>
                  </w:divBdr>
                  <w:divsChild>
                    <w:div w:id="15142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253733">
      <w:bodyDiv w:val="1"/>
      <w:marLeft w:val="0"/>
      <w:marRight w:val="0"/>
      <w:marTop w:val="0"/>
      <w:marBottom w:val="0"/>
      <w:divBdr>
        <w:top w:val="none" w:sz="0" w:space="0" w:color="auto"/>
        <w:left w:val="none" w:sz="0" w:space="0" w:color="auto"/>
        <w:bottom w:val="none" w:sz="0" w:space="0" w:color="auto"/>
        <w:right w:val="none" w:sz="0" w:space="0" w:color="auto"/>
      </w:divBdr>
    </w:div>
    <w:div w:id="294682029">
      <w:bodyDiv w:val="1"/>
      <w:marLeft w:val="0"/>
      <w:marRight w:val="0"/>
      <w:marTop w:val="0"/>
      <w:marBottom w:val="0"/>
      <w:divBdr>
        <w:top w:val="none" w:sz="0" w:space="0" w:color="auto"/>
        <w:left w:val="none" w:sz="0" w:space="0" w:color="auto"/>
        <w:bottom w:val="none" w:sz="0" w:space="0" w:color="auto"/>
        <w:right w:val="none" w:sz="0" w:space="0" w:color="auto"/>
      </w:divBdr>
      <w:divsChild>
        <w:div w:id="174803790">
          <w:marLeft w:val="240"/>
          <w:marRight w:val="0"/>
          <w:marTop w:val="240"/>
          <w:marBottom w:val="240"/>
          <w:divBdr>
            <w:top w:val="none" w:sz="0" w:space="0" w:color="auto"/>
            <w:left w:val="none" w:sz="0" w:space="0" w:color="auto"/>
            <w:bottom w:val="none" w:sz="0" w:space="0" w:color="auto"/>
            <w:right w:val="none" w:sz="0" w:space="0" w:color="auto"/>
          </w:divBdr>
        </w:div>
      </w:divsChild>
    </w:div>
    <w:div w:id="296617215">
      <w:bodyDiv w:val="1"/>
      <w:marLeft w:val="0"/>
      <w:marRight w:val="0"/>
      <w:marTop w:val="0"/>
      <w:marBottom w:val="0"/>
      <w:divBdr>
        <w:top w:val="none" w:sz="0" w:space="0" w:color="auto"/>
        <w:left w:val="none" w:sz="0" w:space="0" w:color="auto"/>
        <w:bottom w:val="none" w:sz="0" w:space="0" w:color="auto"/>
        <w:right w:val="none" w:sz="0" w:space="0" w:color="auto"/>
      </w:divBdr>
      <w:divsChild>
        <w:div w:id="1004632266">
          <w:marLeft w:val="0"/>
          <w:marRight w:val="0"/>
          <w:marTop w:val="0"/>
          <w:marBottom w:val="0"/>
          <w:divBdr>
            <w:top w:val="none" w:sz="0" w:space="0" w:color="auto"/>
            <w:left w:val="none" w:sz="0" w:space="0" w:color="auto"/>
            <w:bottom w:val="none" w:sz="0" w:space="0" w:color="auto"/>
            <w:right w:val="none" w:sz="0" w:space="0" w:color="auto"/>
          </w:divBdr>
          <w:divsChild>
            <w:div w:id="1593584181">
              <w:marLeft w:val="0"/>
              <w:marRight w:val="0"/>
              <w:marTop w:val="0"/>
              <w:marBottom w:val="0"/>
              <w:divBdr>
                <w:top w:val="none" w:sz="0" w:space="0" w:color="auto"/>
                <w:left w:val="none" w:sz="0" w:space="0" w:color="auto"/>
                <w:bottom w:val="none" w:sz="0" w:space="0" w:color="auto"/>
                <w:right w:val="none" w:sz="0" w:space="0" w:color="auto"/>
              </w:divBdr>
              <w:divsChild>
                <w:div w:id="1756783999">
                  <w:marLeft w:val="0"/>
                  <w:marRight w:val="0"/>
                  <w:marTop w:val="0"/>
                  <w:marBottom w:val="0"/>
                  <w:divBdr>
                    <w:top w:val="none" w:sz="0" w:space="0" w:color="auto"/>
                    <w:left w:val="none" w:sz="0" w:space="0" w:color="auto"/>
                    <w:bottom w:val="none" w:sz="0" w:space="0" w:color="auto"/>
                    <w:right w:val="none" w:sz="0" w:space="0" w:color="auto"/>
                  </w:divBdr>
                  <w:divsChild>
                    <w:div w:id="2004889586">
                      <w:marLeft w:val="0"/>
                      <w:marRight w:val="0"/>
                      <w:marTop w:val="0"/>
                      <w:marBottom w:val="0"/>
                      <w:divBdr>
                        <w:top w:val="none" w:sz="0" w:space="0" w:color="auto"/>
                        <w:left w:val="none" w:sz="0" w:space="0" w:color="auto"/>
                        <w:bottom w:val="none" w:sz="0" w:space="0" w:color="auto"/>
                        <w:right w:val="none" w:sz="0" w:space="0" w:color="auto"/>
                      </w:divBdr>
                      <w:divsChild>
                        <w:div w:id="2114787890">
                          <w:marLeft w:val="0"/>
                          <w:marRight w:val="0"/>
                          <w:marTop w:val="0"/>
                          <w:marBottom w:val="0"/>
                          <w:divBdr>
                            <w:top w:val="none" w:sz="0" w:space="0" w:color="auto"/>
                            <w:left w:val="none" w:sz="0" w:space="0" w:color="auto"/>
                            <w:bottom w:val="none" w:sz="0" w:space="0" w:color="auto"/>
                            <w:right w:val="none" w:sz="0" w:space="0" w:color="auto"/>
                          </w:divBdr>
                          <w:divsChild>
                            <w:div w:id="143477605">
                              <w:marLeft w:val="0"/>
                              <w:marRight w:val="0"/>
                              <w:marTop w:val="0"/>
                              <w:marBottom w:val="0"/>
                              <w:divBdr>
                                <w:top w:val="none" w:sz="0" w:space="0" w:color="auto"/>
                                <w:left w:val="none" w:sz="0" w:space="0" w:color="auto"/>
                                <w:bottom w:val="none" w:sz="0" w:space="0" w:color="auto"/>
                                <w:right w:val="none" w:sz="0" w:space="0" w:color="auto"/>
                              </w:divBdr>
                              <w:divsChild>
                                <w:div w:id="1987204015">
                                  <w:marLeft w:val="0"/>
                                  <w:marRight w:val="0"/>
                                  <w:marTop w:val="0"/>
                                  <w:marBottom w:val="0"/>
                                  <w:divBdr>
                                    <w:top w:val="none" w:sz="0" w:space="0" w:color="auto"/>
                                    <w:left w:val="none" w:sz="0" w:space="0" w:color="auto"/>
                                    <w:bottom w:val="none" w:sz="0" w:space="0" w:color="auto"/>
                                    <w:right w:val="none" w:sz="0" w:space="0" w:color="auto"/>
                                  </w:divBdr>
                                  <w:divsChild>
                                    <w:div w:id="2130125859">
                                      <w:marLeft w:val="0"/>
                                      <w:marRight w:val="0"/>
                                      <w:marTop w:val="0"/>
                                      <w:marBottom w:val="0"/>
                                      <w:divBdr>
                                        <w:top w:val="none" w:sz="0" w:space="0" w:color="auto"/>
                                        <w:left w:val="none" w:sz="0" w:space="0" w:color="auto"/>
                                        <w:bottom w:val="none" w:sz="0" w:space="0" w:color="auto"/>
                                        <w:right w:val="none" w:sz="0" w:space="0" w:color="auto"/>
                                      </w:divBdr>
                                      <w:divsChild>
                                        <w:div w:id="2101902541">
                                          <w:marLeft w:val="0"/>
                                          <w:marRight w:val="0"/>
                                          <w:marTop w:val="0"/>
                                          <w:marBottom w:val="0"/>
                                          <w:divBdr>
                                            <w:top w:val="none" w:sz="0" w:space="0" w:color="auto"/>
                                            <w:left w:val="none" w:sz="0" w:space="0" w:color="auto"/>
                                            <w:bottom w:val="none" w:sz="0" w:space="0" w:color="auto"/>
                                            <w:right w:val="none" w:sz="0" w:space="0" w:color="auto"/>
                                          </w:divBdr>
                                          <w:divsChild>
                                            <w:div w:id="1438528529">
                                              <w:marLeft w:val="0"/>
                                              <w:marRight w:val="0"/>
                                              <w:marTop w:val="0"/>
                                              <w:marBottom w:val="0"/>
                                              <w:divBdr>
                                                <w:top w:val="none" w:sz="0" w:space="0" w:color="auto"/>
                                                <w:left w:val="none" w:sz="0" w:space="0" w:color="auto"/>
                                                <w:bottom w:val="none" w:sz="0" w:space="0" w:color="auto"/>
                                                <w:right w:val="none" w:sz="0" w:space="0" w:color="auto"/>
                                              </w:divBdr>
                                              <w:divsChild>
                                                <w:div w:id="1066034277">
                                                  <w:marLeft w:val="0"/>
                                                  <w:marRight w:val="0"/>
                                                  <w:marTop w:val="0"/>
                                                  <w:marBottom w:val="0"/>
                                                  <w:divBdr>
                                                    <w:top w:val="none" w:sz="0" w:space="0" w:color="auto"/>
                                                    <w:left w:val="none" w:sz="0" w:space="0" w:color="auto"/>
                                                    <w:bottom w:val="none" w:sz="0" w:space="0" w:color="auto"/>
                                                    <w:right w:val="none" w:sz="0" w:space="0" w:color="auto"/>
                                                  </w:divBdr>
                                                  <w:divsChild>
                                                    <w:div w:id="1460801455">
                                                      <w:marLeft w:val="0"/>
                                                      <w:marRight w:val="0"/>
                                                      <w:marTop w:val="0"/>
                                                      <w:marBottom w:val="0"/>
                                                      <w:divBdr>
                                                        <w:top w:val="none" w:sz="0" w:space="0" w:color="auto"/>
                                                        <w:left w:val="none" w:sz="0" w:space="0" w:color="auto"/>
                                                        <w:bottom w:val="none" w:sz="0" w:space="0" w:color="auto"/>
                                                        <w:right w:val="none" w:sz="0" w:space="0" w:color="auto"/>
                                                      </w:divBdr>
                                                      <w:divsChild>
                                                        <w:div w:id="1136869279">
                                                          <w:marLeft w:val="0"/>
                                                          <w:marRight w:val="0"/>
                                                          <w:marTop w:val="0"/>
                                                          <w:marBottom w:val="0"/>
                                                          <w:divBdr>
                                                            <w:top w:val="none" w:sz="0" w:space="0" w:color="auto"/>
                                                            <w:left w:val="none" w:sz="0" w:space="0" w:color="auto"/>
                                                            <w:bottom w:val="none" w:sz="0" w:space="0" w:color="auto"/>
                                                            <w:right w:val="none" w:sz="0" w:space="0" w:color="auto"/>
                                                          </w:divBdr>
                                                          <w:divsChild>
                                                            <w:div w:id="348219878">
                                                              <w:marLeft w:val="0"/>
                                                              <w:marRight w:val="0"/>
                                                              <w:marTop w:val="0"/>
                                                              <w:marBottom w:val="0"/>
                                                              <w:divBdr>
                                                                <w:top w:val="none" w:sz="0" w:space="0" w:color="auto"/>
                                                                <w:left w:val="none" w:sz="0" w:space="0" w:color="auto"/>
                                                                <w:bottom w:val="none" w:sz="0" w:space="0" w:color="auto"/>
                                                                <w:right w:val="none" w:sz="0" w:space="0" w:color="auto"/>
                                                              </w:divBdr>
                                                              <w:divsChild>
                                                                <w:div w:id="2063408017">
                                                                  <w:marLeft w:val="0"/>
                                                                  <w:marRight w:val="0"/>
                                                                  <w:marTop w:val="0"/>
                                                                  <w:marBottom w:val="0"/>
                                                                  <w:divBdr>
                                                                    <w:top w:val="none" w:sz="0" w:space="0" w:color="auto"/>
                                                                    <w:left w:val="none" w:sz="0" w:space="0" w:color="auto"/>
                                                                    <w:bottom w:val="none" w:sz="0" w:space="0" w:color="auto"/>
                                                                    <w:right w:val="none" w:sz="0" w:space="0" w:color="auto"/>
                                                                  </w:divBdr>
                                                                  <w:divsChild>
                                                                    <w:div w:id="13212307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8112258">
                                                              <w:marLeft w:val="0"/>
                                                              <w:marRight w:val="0"/>
                                                              <w:marTop w:val="0"/>
                                                              <w:marBottom w:val="0"/>
                                                              <w:divBdr>
                                                                <w:top w:val="none" w:sz="0" w:space="0" w:color="auto"/>
                                                                <w:left w:val="none" w:sz="0" w:space="0" w:color="auto"/>
                                                                <w:bottom w:val="none" w:sz="0" w:space="0" w:color="auto"/>
                                                                <w:right w:val="none" w:sz="0" w:space="0" w:color="auto"/>
                                                              </w:divBdr>
                                                              <w:divsChild>
                                                                <w:div w:id="888881209">
                                                                  <w:marLeft w:val="0"/>
                                                                  <w:marRight w:val="0"/>
                                                                  <w:marTop w:val="0"/>
                                                                  <w:marBottom w:val="0"/>
                                                                  <w:divBdr>
                                                                    <w:top w:val="none" w:sz="0" w:space="0" w:color="auto"/>
                                                                    <w:left w:val="none" w:sz="0" w:space="0" w:color="auto"/>
                                                                    <w:bottom w:val="none" w:sz="0" w:space="0" w:color="auto"/>
                                                                    <w:right w:val="none" w:sz="0" w:space="0" w:color="auto"/>
                                                                  </w:divBdr>
                                                                  <w:divsChild>
                                                                    <w:div w:id="14637632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34167601">
                                                              <w:marLeft w:val="0"/>
                                                              <w:marRight w:val="0"/>
                                                              <w:marTop w:val="0"/>
                                                              <w:marBottom w:val="0"/>
                                                              <w:divBdr>
                                                                <w:top w:val="none" w:sz="0" w:space="0" w:color="auto"/>
                                                                <w:left w:val="none" w:sz="0" w:space="0" w:color="auto"/>
                                                                <w:bottom w:val="none" w:sz="0" w:space="0" w:color="auto"/>
                                                                <w:right w:val="none" w:sz="0" w:space="0" w:color="auto"/>
                                                              </w:divBdr>
                                                              <w:divsChild>
                                                                <w:div w:id="2092047438">
                                                                  <w:marLeft w:val="0"/>
                                                                  <w:marRight w:val="0"/>
                                                                  <w:marTop w:val="0"/>
                                                                  <w:marBottom w:val="0"/>
                                                                  <w:divBdr>
                                                                    <w:top w:val="none" w:sz="0" w:space="0" w:color="auto"/>
                                                                    <w:left w:val="none" w:sz="0" w:space="0" w:color="auto"/>
                                                                    <w:bottom w:val="none" w:sz="0" w:space="0" w:color="auto"/>
                                                                    <w:right w:val="none" w:sz="0" w:space="0" w:color="auto"/>
                                                                  </w:divBdr>
                                                                  <w:divsChild>
                                                                    <w:div w:id="844973661">
                                                                      <w:marLeft w:val="0"/>
                                                                      <w:marRight w:val="0"/>
                                                                      <w:marTop w:val="0"/>
                                                                      <w:marBottom w:val="0"/>
                                                                      <w:divBdr>
                                                                        <w:top w:val="none" w:sz="0" w:space="0" w:color="auto"/>
                                                                        <w:left w:val="none" w:sz="0" w:space="0" w:color="auto"/>
                                                                        <w:bottom w:val="none" w:sz="0" w:space="0" w:color="auto"/>
                                                                        <w:right w:val="none" w:sz="0" w:space="0" w:color="auto"/>
                                                                      </w:divBdr>
                                                                      <w:divsChild>
                                                                        <w:div w:id="555773904">
                                                                          <w:marLeft w:val="0"/>
                                                                          <w:marRight w:val="0"/>
                                                                          <w:marTop w:val="0"/>
                                                                          <w:marBottom w:val="0"/>
                                                                          <w:divBdr>
                                                                            <w:top w:val="none" w:sz="0" w:space="0" w:color="auto"/>
                                                                            <w:left w:val="none" w:sz="0" w:space="0" w:color="auto"/>
                                                                            <w:bottom w:val="none" w:sz="0" w:space="0" w:color="auto"/>
                                                                            <w:right w:val="none" w:sz="0" w:space="0" w:color="auto"/>
                                                                          </w:divBdr>
                                                                          <w:divsChild>
                                                                            <w:div w:id="1891306664">
                                                                              <w:marLeft w:val="0"/>
                                                                              <w:marRight w:val="0"/>
                                                                              <w:marTop w:val="0"/>
                                                                              <w:marBottom w:val="0"/>
                                                                              <w:divBdr>
                                                                                <w:top w:val="none" w:sz="0" w:space="0" w:color="auto"/>
                                                                                <w:left w:val="none" w:sz="0" w:space="0" w:color="auto"/>
                                                                                <w:bottom w:val="none" w:sz="0" w:space="0" w:color="auto"/>
                                                                                <w:right w:val="none" w:sz="0" w:space="0" w:color="auto"/>
                                                                              </w:divBdr>
                                                                              <w:divsChild>
                                                                                <w:div w:id="1188643605">
                                                                                  <w:marLeft w:val="0"/>
                                                                                  <w:marRight w:val="0"/>
                                                                                  <w:marTop w:val="0"/>
                                                                                  <w:marBottom w:val="0"/>
                                                                                  <w:divBdr>
                                                                                    <w:top w:val="none" w:sz="0" w:space="0" w:color="auto"/>
                                                                                    <w:left w:val="none" w:sz="0" w:space="0" w:color="auto"/>
                                                                                    <w:bottom w:val="none" w:sz="0" w:space="0" w:color="auto"/>
                                                                                    <w:right w:val="none" w:sz="0" w:space="0" w:color="auto"/>
                                                                                  </w:divBdr>
                                                                                </w:div>
                                                                                <w:div w:id="21030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20777">
                                                                      <w:marLeft w:val="0"/>
                                                                      <w:marRight w:val="0"/>
                                                                      <w:marTop w:val="0"/>
                                                                      <w:marBottom w:val="0"/>
                                                                      <w:divBdr>
                                                                        <w:top w:val="none" w:sz="0" w:space="0" w:color="auto"/>
                                                                        <w:left w:val="none" w:sz="0" w:space="0" w:color="auto"/>
                                                                        <w:bottom w:val="none" w:sz="0" w:space="0" w:color="auto"/>
                                                                        <w:right w:val="none" w:sz="0" w:space="0" w:color="auto"/>
                                                                      </w:divBdr>
                                                                      <w:divsChild>
                                                                        <w:div w:id="1559437824">
                                                                          <w:marLeft w:val="0"/>
                                                                          <w:marRight w:val="0"/>
                                                                          <w:marTop w:val="0"/>
                                                                          <w:marBottom w:val="0"/>
                                                                          <w:divBdr>
                                                                            <w:top w:val="none" w:sz="0" w:space="0" w:color="auto"/>
                                                                            <w:left w:val="none" w:sz="0" w:space="0" w:color="auto"/>
                                                                            <w:bottom w:val="none" w:sz="0" w:space="0" w:color="auto"/>
                                                                            <w:right w:val="none" w:sz="0" w:space="0" w:color="auto"/>
                                                                          </w:divBdr>
                                                                          <w:divsChild>
                                                                            <w:div w:id="671373120">
                                                                              <w:marLeft w:val="0"/>
                                                                              <w:marRight w:val="0"/>
                                                                              <w:marTop w:val="0"/>
                                                                              <w:marBottom w:val="0"/>
                                                                              <w:divBdr>
                                                                                <w:top w:val="none" w:sz="0" w:space="0" w:color="auto"/>
                                                                                <w:left w:val="none" w:sz="0" w:space="0" w:color="auto"/>
                                                                                <w:bottom w:val="none" w:sz="0" w:space="0" w:color="auto"/>
                                                                                <w:right w:val="none" w:sz="0" w:space="0" w:color="auto"/>
                                                                              </w:divBdr>
                                                                              <w:divsChild>
                                                                                <w:div w:id="613173276">
                                                                                  <w:marLeft w:val="0"/>
                                                                                  <w:marRight w:val="0"/>
                                                                                  <w:marTop w:val="0"/>
                                                                                  <w:marBottom w:val="0"/>
                                                                                  <w:divBdr>
                                                                                    <w:top w:val="none" w:sz="0" w:space="0" w:color="auto"/>
                                                                                    <w:left w:val="none" w:sz="0" w:space="0" w:color="auto"/>
                                                                                    <w:bottom w:val="none" w:sz="0" w:space="0" w:color="auto"/>
                                                                                    <w:right w:val="none" w:sz="0" w:space="0" w:color="auto"/>
                                                                                  </w:divBdr>
                                                                                </w:div>
                                                                                <w:div w:id="528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345380">
                                                                      <w:marLeft w:val="0"/>
                                                                      <w:marRight w:val="0"/>
                                                                      <w:marTop w:val="0"/>
                                                                      <w:marBottom w:val="0"/>
                                                                      <w:divBdr>
                                                                        <w:top w:val="none" w:sz="0" w:space="0" w:color="auto"/>
                                                                        <w:left w:val="none" w:sz="0" w:space="0" w:color="auto"/>
                                                                        <w:bottom w:val="none" w:sz="0" w:space="0" w:color="auto"/>
                                                                        <w:right w:val="none" w:sz="0" w:space="0" w:color="auto"/>
                                                                      </w:divBdr>
                                                                      <w:divsChild>
                                                                        <w:div w:id="831722789">
                                                                          <w:marLeft w:val="0"/>
                                                                          <w:marRight w:val="0"/>
                                                                          <w:marTop w:val="0"/>
                                                                          <w:marBottom w:val="0"/>
                                                                          <w:divBdr>
                                                                            <w:top w:val="none" w:sz="0" w:space="0" w:color="auto"/>
                                                                            <w:left w:val="none" w:sz="0" w:space="0" w:color="auto"/>
                                                                            <w:bottom w:val="none" w:sz="0" w:space="0" w:color="auto"/>
                                                                            <w:right w:val="none" w:sz="0" w:space="0" w:color="auto"/>
                                                                          </w:divBdr>
                                                                          <w:divsChild>
                                                                            <w:div w:id="511844382">
                                                                              <w:marLeft w:val="0"/>
                                                                              <w:marRight w:val="0"/>
                                                                              <w:marTop w:val="0"/>
                                                                              <w:marBottom w:val="0"/>
                                                                              <w:divBdr>
                                                                                <w:top w:val="none" w:sz="0" w:space="0" w:color="auto"/>
                                                                                <w:left w:val="none" w:sz="0" w:space="0" w:color="auto"/>
                                                                                <w:bottom w:val="none" w:sz="0" w:space="0" w:color="auto"/>
                                                                                <w:right w:val="none" w:sz="0" w:space="0" w:color="auto"/>
                                                                              </w:divBdr>
                                                                              <w:divsChild>
                                                                                <w:div w:id="1739589945">
                                                                                  <w:marLeft w:val="0"/>
                                                                                  <w:marRight w:val="0"/>
                                                                                  <w:marTop w:val="0"/>
                                                                                  <w:marBottom w:val="0"/>
                                                                                  <w:divBdr>
                                                                                    <w:top w:val="none" w:sz="0" w:space="0" w:color="auto"/>
                                                                                    <w:left w:val="none" w:sz="0" w:space="0" w:color="auto"/>
                                                                                    <w:bottom w:val="none" w:sz="0" w:space="0" w:color="auto"/>
                                                                                    <w:right w:val="none" w:sz="0" w:space="0" w:color="auto"/>
                                                                                  </w:divBdr>
                                                                                </w:div>
                                                                                <w:div w:id="17773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389059">
                                                                      <w:marLeft w:val="0"/>
                                                                      <w:marRight w:val="0"/>
                                                                      <w:marTop w:val="0"/>
                                                                      <w:marBottom w:val="0"/>
                                                                      <w:divBdr>
                                                                        <w:top w:val="none" w:sz="0" w:space="0" w:color="auto"/>
                                                                        <w:left w:val="none" w:sz="0" w:space="0" w:color="auto"/>
                                                                        <w:bottom w:val="none" w:sz="0" w:space="0" w:color="auto"/>
                                                                        <w:right w:val="none" w:sz="0" w:space="0" w:color="auto"/>
                                                                      </w:divBdr>
                                                                      <w:divsChild>
                                                                        <w:div w:id="1705984634">
                                                                          <w:marLeft w:val="0"/>
                                                                          <w:marRight w:val="0"/>
                                                                          <w:marTop w:val="0"/>
                                                                          <w:marBottom w:val="0"/>
                                                                          <w:divBdr>
                                                                            <w:top w:val="none" w:sz="0" w:space="0" w:color="auto"/>
                                                                            <w:left w:val="none" w:sz="0" w:space="0" w:color="auto"/>
                                                                            <w:bottom w:val="none" w:sz="0" w:space="0" w:color="auto"/>
                                                                            <w:right w:val="none" w:sz="0" w:space="0" w:color="auto"/>
                                                                          </w:divBdr>
                                                                          <w:divsChild>
                                                                            <w:div w:id="1261328633">
                                                                              <w:marLeft w:val="0"/>
                                                                              <w:marRight w:val="0"/>
                                                                              <w:marTop w:val="0"/>
                                                                              <w:marBottom w:val="0"/>
                                                                              <w:divBdr>
                                                                                <w:top w:val="none" w:sz="0" w:space="0" w:color="auto"/>
                                                                                <w:left w:val="none" w:sz="0" w:space="0" w:color="auto"/>
                                                                                <w:bottom w:val="none" w:sz="0" w:space="0" w:color="auto"/>
                                                                                <w:right w:val="none" w:sz="0" w:space="0" w:color="auto"/>
                                                                              </w:divBdr>
                                                                              <w:divsChild>
                                                                                <w:div w:id="574900651">
                                                                                  <w:marLeft w:val="0"/>
                                                                                  <w:marRight w:val="0"/>
                                                                                  <w:marTop w:val="0"/>
                                                                                  <w:marBottom w:val="0"/>
                                                                                  <w:divBdr>
                                                                                    <w:top w:val="none" w:sz="0" w:space="0" w:color="auto"/>
                                                                                    <w:left w:val="none" w:sz="0" w:space="0" w:color="auto"/>
                                                                                    <w:bottom w:val="none" w:sz="0" w:space="0" w:color="auto"/>
                                                                                    <w:right w:val="none" w:sz="0" w:space="0" w:color="auto"/>
                                                                                  </w:divBdr>
                                                                                </w:div>
                                                                                <w:div w:id="133183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4527">
                                                                      <w:marLeft w:val="0"/>
                                                                      <w:marRight w:val="0"/>
                                                                      <w:marTop w:val="0"/>
                                                                      <w:marBottom w:val="0"/>
                                                                      <w:divBdr>
                                                                        <w:top w:val="none" w:sz="0" w:space="0" w:color="auto"/>
                                                                        <w:left w:val="none" w:sz="0" w:space="0" w:color="auto"/>
                                                                        <w:bottom w:val="none" w:sz="0" w:space="0" w:color="auto"/>
                                                                        <w:right w:val="none" w:sz="0" w:space="0" w:color="auto"/>
                                                                      </w:divBdr>
                                                                      <w:divsChild>
                                                                        <w:div w:id="898587544">
                                                                          <w:marLeft w:val="0"/>
                                                                          <w:marRight w:val="0"/>
                                                                          <w:marTop w:val="0"/>
                                                                          <w:marBottom w:val="0"/>
                                                                          <w:divBdr>
                                                                            <w:top w:val="none" w:sz="0" w:space="0" w:color="auto"/>
                                                                            <w:left w:val="none" w:sz="0" w:space="0" w:color="auto"/>
                                                                            <w:bottom w:val="none" w:sz="0" w:space="0" w:color="auto"/>
                                                                            <w:right w:val="none" w:sz="0" w:space="0" w:color="auto"/>
                                                                          </w:divBdr>
                                                                          <w:divsChild>
                                                                            <w:div w:id="278029187">
                                                                              <w:marLeft w:val="0"/>
                                                                              <w:marRight w:val="0"/>
                                                                              <w:marTop w:val="0"/>
                                                                              <w:marBottom w:val="0"/>
                                                                              <w:divBdr>
                                                                                <w:top w:val="none" w:sz="0" w:space="0" w:color="auto"/>
                                                                                <w:left w:val="none" w:sz="0" w:space="0" w:color="auto"/>
                                                                                <w:bottom w:val="none" w:sz="0" w:space="0" w:color="auto"/>
                                                                                <w:right w:val="none" w:sz="0" w:space="0" w:color="auto"/>
                                                                              </w:divBdr>
                                                                              <w:divsChild>
                                                                                <w:div w:id="705761366">
                                                                                  <w:marLeft w:val="0"/>
                                                                                  <w:marRight w:val="0"/>
                                                                                  <w:marTop w:val="0"/>
                                                                                  <w:marBottom w:val="0"/>
                                                                                  <w:divBdr>
                                                                                    <w:top w:val="none" w:sz="0" w:space="0" w:color="auto"/>
                                                                                    <w:left w:val="none" w:sz="0" w:space="0" w:color="auto"/>
                                                                                    <w:bottom w:val="none" w:sz="0" w:space="0" w:color="auto"/>
                                                                                    <w:right w:val="none" w:sz="0" w:space="0" w:color="auto"/>
                                                                                  </w:divBdr>
                                                                                </w:div>
                                                                                <w:div w:id="98717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03986">
                                                              <w:marLeft w:val="0"/>
                                                              <w:marRight w:val="0"/>
                                                              <w:marTop w:val="0"/>
                                                              <w:marBottom w:val="0"/>
                                                              <w:divBdr>
                                                                <w:top w:val="none" w:sz="0" w:space="0" w:color="auto"/>
                                                                <w:left w:val="none" w:sz="0" w:space="0" w:color="auto"/>
                                                                <w:bottom w:val="none" w:sz="0" w:space="0" w:color="auto"/>
                                                                <w:right w:val="none" w:sz="0" w:space="0" w:color="auto"/>
                                                              </w:divBdr>
                                                              <w:divsChild>
                                                                <w:div w:id="280692446">
                                                                  <w:marLeft w:val="0"/>
                                                                  <w:marRight w:val="0"/>
                                                                  <w:marTop w:val="0"/>
                                                                  <w:marBottom w:val="0"/>
                                                                  <w:divBdr>
                                                                    <w:top w:val="none" w:sz="0" w:space="0" w:color="auto"/>
                                                                    <w:left w:val="none" w:sz="0" w:space="0" w:color="auto"/>
                                                                    <w:bottom w:val="none" w:sz="0" w:space="0" w:color="auto"/>
                                                                    <w:right w:val="none" w:sz="0" w:space="0" w:color="auto"/>
                                                                  </w:divBdr>
                                                                  <w:divsChild>
                                                                    <w:div w:id="131356139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822888312">
                                                  <w:marLeft w:val="0"/>
                                                  <w:marRight w:val="0"/>
                                                  <w:marTop w:val="0"/>
                                                  <w:marBottom w:val="0"/>
                                                  <w:divBdr>
                                                    <w:top w:val="none" w:sz="0" w:space="0" w:color="auto"/>
                                                    <w:left w:val="none" w:sz="0" w:space="0" w:color="auto"/>
                                                    <w:bottom w:val="none" w:sz="0" w:space="0" w:color="auto"/>
                                                    <w:right w:val="none" w:sz="0" w:space="0" w:color="auto"/>
                                                  </w:divBdr>
                                                  <w:divsChild>
                                                    <w:div w:id="2098400445">
                                                      <w:marLeft w:val="0"/>
                                                      <w:marRight w:val="0"/>
                                                      <w:marTop w:val="0"/>
                                                      <w:marBottom w:val="0"/>
                                                      <w:divBdr>
                                                        <w:top w:val="none" w:sz="0" w:space="0" w:color="auto"/>
                                                        <w:left w:val="none" w:sz="0" w:space="0" w:color="auto"/>
                                                        <w:bottom w:val="none" w:sz="0" w:space="0" w:color="auto"/>
                                                        <w:right w:val="none" w:sz="0" w:space="0" w:color="auto"/>
                                                      </w:divBdr>
                                                      <w:divsChild>
                                                        <w:div w:id="739987345">
                                                          <w:marLeft w:val="0"/>
                                                          <w:marRight w:val="0"/>
                                                          <w:marTop w:val="0"/>
                                                          <w:marBottom w:val="0"/>
                                                          <w:divBdr>
                                                            <w:top w:val="none" w:sz="0" w:space="0" w:color="auto"/>
                                                            <w:left w:val="none" w:sz="0" w:space="0" w:color="auto"/>
                                                            <w:bottom w:val="none" w:sz="0" w:space="0" w:color="auto"/>
                                                            <w:right w:val="none" w:sz="0" w:space="0" w:color="auto"/>
                                                          </w:divBdr>
                                                          <w:divsChild>
                                                            <w:div w:id="2139104947">
                                                              <w:marLeft w:val="0"/>
                                                              <w:marRight w:val="0"/>
                                                              <w:marTop w:val="0"/>
                                                              <w:marBottom w:val="0"/>
                                                              <w:divBdr>
                                                                <w:top w:val="none" w:sz="0" w:space="0" w:color="auto"/>
                                                                <w:left w:val="none" w:sz="0" w:space="0" w:color="auto"/>
                                                                <w:bottom w:val="none" w:sz="0" w:space="0" w:color="auto"/>
                                                                <w:right w:val="none" w:sz="0" w:space="0" w:color="auto"/>
                                                              </w:divBdr>
                                                              <w:divsChild>
                                                                <w:div w:id="1954706874">
                                                                  <w:marLeft w:val="0"/>
                                                                  <w:marRight w:val="0"/>
                                                                  <w:marTop w:val="0"/>
                                                                  <w:marBottom w:val="300"/>
                                                                  <w:divBdr>
                                                                    <w:top w:val="none" w:sz="0" w:space="0" w:color="auto"/>
                                                                    <w:left w:val="none" w:sz="0" w:space="0" w:color="auto"/>
                                                                    <w:bottom w:val="none" w:sz="0" w:space="0" w:color="auto"/>
                                                                    <w:right w:val="none" w:sz="0" w:space="0" w:color="auto"/>
                                                                  </w:divBdr>
                                                                  <w:divsChild>
                                                                    <w:div w:id="169804903">
                                                                      <w:marLeft w:val="0"/>
                                                                      <w:marRight w:val="0"/>
                                                                      <w:marTop w:val="0"/>
                                                                      <w:marBottom w:val="0"/>
                                                                      <w:divBdr>
                                                                        <w:top w:val="none" w:sz="0" w:space="0" w:color="auto"/>
                                                                        <w:left w:val="none" w:sz="0" w:space="0" w:color="auto"/>
                                                                        <w:bottom w:val="none" w:sz="0" w:space="0" w:color="auto"/>
                                                                        <w:right w:val="none" w:sz="0" w:space="0" w:color="auto"/>
                                                                      </w:divBdr>
                                                                      <w:divsChild>
                                                                        <w:div w:id="1046104136">
                                                                          <w:marLeft w:val="0"/>
                                                                          <w:marRight w:val="0"/>
                                                                          <w:marTop w:val="0"/>
                                                                          <w:marBottom w:val="0"/>
                                                                          <w:divBdr>
                                                                            <w:top w:val="none" w:sz="0" w:space="0" w:color="auto"/>
                                                                            <w:left w:val="none" w:sz="0" w:space="0" w:color="auto"/>
                                                                            <w:bottom w:val="none" w:sz="0" w:space="0" w:color="auto"/>
                                                                            <w:right w:val="none" w:sz="0" w:space="0" w:color="auto"/>
                                                                          </w:divBdr>
                                                                          <w:divsChild>
                                                                            <w:div w:id="2077125504">
                                                                              <w:marLeft w:val="0"/>
                                                                              <w:marRight w:val="0"/>
                                                                              <w:marTop w:val="0"/>
                                                                              <w:marBottom w:val="0"/>
                                                                              <w:divBdr>
                                                                                <w:top w:val="none" w:sz="0" w:space="0" w:color="auto"/>
                                                                                <w:left w:val="none" w:sz="0" w:space="0" w:color="auto"/>
                                                                                <w:bottom w:val="none" w:sz="0" w:space="0" w:color="auto"/>
                                                                                <w:right w:val="none" w:sz="0" w:space="0" w:color="auto"/>
                                                                              </w:divBdr>
                                                                              <w:divsChild>
                                                                                <w:div w:id="1145389844">
                                                                                  <w:marLeft w:val="0"/>
                                                                                  <w:marRight w:val="0"/>
                                                                                  <w:marTop w:val="0"/>
                                                                                  <w:marBottom w:val="0"/>
                                                                                  <w:divBdr>
                                                                                    <w:top w:val="none" w:sz="0" w:space="0" w:color="auto"/>
                                                                                    <w:left w:val="none" w:sz="0" w:space="0" w:color="auto"/>
                                                                                    <w:bottom w:val="none" w:sz="0" w:space="0" w:color="auto"/>
                                                                                    <w:right w:val="none" w:sz="0" w:space="0" w:color="auto"/>
                                                                                  </w:divBdr>
                                                                                  <w:divsChild>
                                                                                    <w:div w:id="679621013">
                                                                                      <w:marLeft w:val="0"/>
                                                                                      <w:marRight w:val="0"/>
                                                                                      <w:marTop w:val="0"/>
                                                                                      <w:marBottom w:val="0"/>
                                                                                      <w:divBdr>
                                                                                        <w:top w:val="none" w:sz="0" w:space="0" w:color="auto"/>
                                                                                        <w:left w:val="none" w:sz="0" w:space="0" w:color="auto"/>
                                                                                        <w:bottom w:val="none" w:sz="0" w:space="0" w:color="auto"/>
                                                                                        <w:right w:val="none" w:sz="0" w:space="0" w:color="auto"/>
                                                                                      </w:divBdr>
                                                                                      <w:divsChild>
                                                                                        <w:div w:id="621544453">
                                                                                          <w:marLeft w:val="0"/>
                                                                                          <w:marRight w:val="0"/>
                                                                                          <w:marTop w:val="0"/>
                                                                                          <w:marBottom w:val="0"/>
                                                                                          <w:divBdr>
                                                                                            <w:top w:val="none" w:sz="0" w:space="0" w:color="auto"/>
                                                                                            <w:left w:val="none" w:sz="0" w:space="0" w:color="auto"/>
                                                                                            <w:bottom w:val="none" w:sz="0" w:space="0" w:color="auto"/>
                                                                                            <w:right w:val="none" w:sz="0" w:space="0" w:color="auto"/>
                                                                                          </w:divBdr>
                                                                                          <w:divsChild>
                                                                                            <w:div w:id="753016084">
                                                                                              <w:marLeft w:val="0"/>
                                                                                              <w:marRight w:val="0"/>
                                                                                              <w:marTop w:val="0"/>
                                                                                              <w:marBottom w:val="0"/>
                                                                                              <w:divBdr>
                                                                                                <w:top w:val="none" w:sz="0" w:space="0" w:color="auto"/>
                                                                                                <w:left w:val="none" w:sz="0" w:space="0" w:color="auto"/>
                                                                                                <w:bottom w:val="none" w:sz="0" w:space="0" w:color="auto"/>
                                                                                                <w:right w:val="none" w:sz="0" w:space="0" w:color="auto"/>
                                                                                              </w:divBdr>
                                                                                              <w:divsChild>
                                                                                                <w:div w:id="1279995447">
                                                                                                  <w:marLeft w:val="0"/>
                                                                                                  <w:marRight w:val="0"/>
                                                                                                  <w:marTop w:val="0"/>
                                                                                                  <w:marBottom w:val="0"/>
                                                                                                  <w:divBdr>
                                                                                                    <w:top w:val="none" w:sz="0" w:space="0" w:color="auto"/>
                                                                                                    <w:left w:val="none" w:sz="0" w:space="0" w:color="auto"/>
                                                                                                    <w:bottom w:val="none" w:sz="0" w:space="0" w:color="auto"/>
                                                                                                    <w:right w:val="none" w:sz="0" w:space="0" w:color="auto"/>
                                                                                                  </w:divBdr>
                                                                                                  <w:divsChild>
                                                                                                    <w:div w:id="1787580643">
                                                                                                      <w:marLeft w:val="0"/>
                                                                                                      <w:marRight w:val="0"/>
                                                                                                      <w:marTop w:val="0"/>
                                                                                                      <w:marBottom w:val="60"/>
                                                                                                      <w:divBdr>
                                                                                                        <w:top w:val="none" w:sz="0" w:space="0" w:color="auto"/>
                                                                                                        <w:left w:val="none" w:sz="0" w:space="0" w:color="auto"/>
                                                                                                        <w:bottom w:val="none" w:sz="0" w:space="0" w:color="auto"/>
                                                                                                        <w:right w:val="none" w:sz="0" w:space="0" w:color="auto"/>
                                                                                                      </w:divBdr>
                                                                                                    </w:div>
                                                                                                    <w:div w:id="690112919">
                                                                                                      <w:marLeft w:val="0"/>
                                                                                                      <w:marRight w:val="0"/>
                                                                                                      <w:marTop w:val="0"/>
                                                                                                      <w:marBottom w:val="120"/>
                                                                                                      <w:divBdr>
                                                                                                        <w:top w:val="none" w:sz="0" w:space="0" w:color="auto"/>
                                                                                                        <w:left w:val="none" w:sz="0" w:space="0" w:color="auto"/>
                                                                                                        <w:bottom w:val="none" w:sz="0" w:space="0" w:color="auto"/>
                                                                                                        <w:right w:val="none" w:sz="0" w:space="0" w:color="auto"/>
                                                                                                      </w:divBdr>
                                                                                                    </w:div>
                                                                                                    <w:div w:id="409234845">
                                                                                                      <w:marLeft w:val="0"/>
                                                                                                      <w:marRight w:val="0"/>
                                                                                                      <w:marTop w:val="0"/>
                                                                                                      <w:marBottom w:val="0"/>
                                                                                                      <w:divBdr>
                                                                                                        <w:top w:val="none" w:sz="0" w:space="0" w:color="auto"/>
                                                                                                        <w:left w:val="none" w:sz="0" w:space="0" w:color="auto"/>
                                                                                                        <w:bottom w:val="none" w:sz="0" w:space="0" w:color="auto"/>
                                                                                                        <w:right w:val="none" w:sz="0" w:space="0" w:color="auto"/>
                                                                                                      </w:divBdr>
                                                                                                      <w:divsChild>
                                                                                                        <w:div w:id="1206215921">
                                                                                                          <w:marLeft w:val="0"/>
                                                                                                          <w:marRight w:val="0"/>
                                                                                                          <w:marTop w:val="0"/>
                                                                                                          <w:marBottom w:val="0"/>
                                                                                                          <w:divBdr>
                                                                                                            <w:top w:val="none" w:sz="0" w:space="0" w:color="auto"/>
                                                                                                            <w:left w:val="none" w:sz="0" w:space="0" w:color="auto"/>
                                                                                                            <w:bottom w:val="none" w:sz="0" w:space="0" w:color="auto"/>
                                                                                                            <w:right w:val="none" w:sz="0" w:space="0" w:color="auto"/>
                                                                                                          </w:divBdr>
                                                                                                          <w:divsChild>
                                                                                                            <w:div w:id="1795950504">
                                                                                                              <w:marLeft w:val="0"/>
                                                                                                              <w:marRight w:val="0"/>
                                                                                                              <w:marTop w:val="0"/>
                                                                                                              <w:marBottom w:val="0"/>
                                                                                                              <w:divBdr>
                                                                                                                <w:top w:val="none" w:sz="0" w:space="0" w:color="auto"/>
                                                                                                                <w:left w:val="none" w:sz="0" w:space="0" w:color="auto"/>
                                                                                                                <w:bottom w:val="none" w:sz="0" w:space="0" w:color="auto"/>
                                                                                                                <w:right w:val="none" w:sz="0" w:space="0" w:color="auto"/>
                                                                                                              </w:divBdr>
                                                                                                              <w:divsChild>
                                                                                                                <w:div w:id="1838303628">
                                                                                                                  <w:marLeft w:val="0"/>
                                                                                                                  <w:marRight w:val="0"/>
                                                                                                                  <w:marTop w:val="0"/>
                                                                                                                  <w:marBottom w:val="0"/>
                                                                                                                  <w:divBdr>
                                                                                                                    <w:top w:val="none" w:sz="0" w:space="0" w:color="auto"/>
                                                                                                                    <w:left w:val="none" w:sz="0" w:space="0" w:color="auto"/>
                                                                                                                    <w:bottom w:val="none" w:sz="0" w:space="0" w:color="auto"/>
                                                                                                                    <w:right w:val="none" w:sz="0" w:space="0" w:color="auto"/>
                                                                                                                  </w:divBdr>
                                                                                                                  <w:divsChild>
                                                                                                                    <w:div w:id="1725443181">
                                                                                                                      <w:marLeft w:val="0"/>
                                                                                                                      <w:marRight w:val="0"/>
                                                                                                                      <w:marTop w:val="0"/>
                                                                                                                      <w:marBottom w:val="0"/>
                                                                                                                      <w:divBdr>
                                                                                                                        <w:top w:val="none" w:sz="0" w:space="0" w:color="auto"/>
                                                                                                                        <w:left w:val="none" w:sz="0" w:space="0" w:color="auto"/>
                                                                                                                        <w:bottom w:val="none" w:sz="0" w:space="0" w:color="auto"/>
                                                                                                                        <w:right w:val="none" w:sz="0" w:space="0" w:color="auto"/>
                                                                                                                      </w:divBdr>
                                                                                                                      <w:divsChild>
                                                                                                                        <w:div w:id="11218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98121">
                                                                                                                  <w:marLeft w:val="0"/>
                                                                                                                  <w:marRight w:val="0"/>
                                                                                                                  <w:marTop w:val="0"/>
                                                                                                                  <w:marBottom w:val="0"/>
                                                                                                                  <w:divBdr>
                                                                                                                    <w:top w:val="none" w:sz="0" w:space="0" w:color="auto"/>
                                                                                                                    <w:left w:val="none" w:sz="0" w:space="0" w:color="auto"/>
                                                                                                                    <w:bottom w:val="none" w:sz="0" w:space="0" w:color="auto"/>
                                                                                                                    <w:right w:val="none" w:sz="0" w:space="0" w:color="auto"/>
                                                                                                                  </w:divBdr>
                                                                                                                  <w:divsChild>
                                                                                                                    <w:div w:id="8008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89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9804">
                                                                                          <w:marLeft w:val="0"/>
                                                                                          <w:marRight w:val="0"/>
                                                                                          <w:marTop w:val="0"/>
                                                                                          <w:marBottom w:val="0"/>
                                                                                          <w:divBdr>
                                                                                            <w:top w:val="none" w:sz="0" w:space="0" w:color="auto"/>
                                                                                            <w:left w:val="none" w:sz="0" w:space="0" w:color="auto"/>
                                                                                            <w:bottom w:val="none" w:sz="0" w:space="0" w:color="auto"/>
                                                                                            <w:right w:val="none" w:sz="0" w:space="0" w:color="auto"/>
                                                                                          </w:divBdr>
                                                                                          <w:divsChild>
                                                                                            <w:div w:id="1104303187">
                                                                                              <w:marLeft w:val="0"/>
                                                                                              <w:marRight w:val="0"/>
                                                                                              <w:marTop w:val="0"/>
                                                                                              <w:marBottom w:val="60"/>
                                                                                              <w:divBdr>
                                                                                                <w:top w:val="none" w:sz="0" w:space="0" w:color="auto"/>
                                                                                                <w:left w:val="none" w:sz="0" w:space="0" w:color="auto"/>
                                                                                                <w:bottom w:val="none" w:sz="0" w:space="0" w:color="auto"/>
                                                                                                <w:right w:val="none" w:sz="0" w:space="0" w:color="auto"/>
                                                                                              </w:divBdr>
                                                                                            </w:div>
                                                                                            <w:div w:id="379405060">
                                                                                              <w:marLeft w:val="0"/>
                                                                                              <w:marRight w:val="0"/>
                                                                                              <w:marTop w:val="0"/>
                                                                                              <w:marBottom w:val="120"/>
                                                                                              <w:divBdr>
                                                                                                <w:top w:val="none" w:sz="0" w:space="0" w:color="auto"/>
                                                                                                <w:left w:val="none" w:sz="0" w:space="0" w:color="auto"/>
                                                                                                <w:bottom w:val="none" w:sz="0" w:space="0" w:color="auto"/>
                                                                                                <w:right w:val="none" w:sz="0" w:space="0" w:color="auto"/>
                                                                                              </w:divBdr>
                                                                                            </w:div>
                                                                                            <w:div w:id="1971739779">
                                                                                              <w:marLeft w:val="0"/>
                                                                                              <w:marRight w:val="0"/>
                                                                                              <w:marTop w:val="0"/>
                                                                                              <w:marBottom w:val="0"/>
                                                                                              <w:divBdr>
                                                                                                <w:top w:val="none" w:sz="0" w:space="0" w:color="auto"/>
                                                                                                <w:left w:val="none" w:sz="0" w:space="0" w:color="auto"/>
                                                                                                <w:bottom w:val="none" w:sz="0" w:space="0" w:color="auto"/>
                                                                                                <w:right w:val="none" w:sz="0" w:space="0" w:color="auto"/>
                                                                                              </w:divBdr>
                                                                                              <w:divsChild>
                                                                                                <w:div w:id="1342467379">
                                                                                                  <w:marLeft w:val="0"/>
                                                                                                  <w:marRight w:val="0"/>
                                                                                                  <w:marTop w:val="0"/>
                                                                                                  <w:marBottom w:val="0"/>
                                                                                                  <w:divBdr>
                                                                                                    <w:top w:val="none" w:sz="0" w:space="0" w:color="auto"/>
                                                                                                    <w:left w:val="none" w:sz="0" w:space="0" w:color="auto"/>
                                                                                                    <w:bottom w:val="none" w:sz="0" w:space="0" w:color="auto"/>
                                                                                                    <w:right w:val="none" w:sz="0" w:space="0" w:color="auto"/>
                                                                                                  </w:divBdr>
                                                                                                  <w:divsChild>
                                                                                                    <w:div w:id="776755005">
                                                                                                      <w:marLeft w:val="0"/>
                                                                                                      <w:marRight w:val="0"/>
                                                                                                      <w:marTop w:val="0"/>
                                                                                                      <w:marBottom w:val="0"/>
                                                                                                      <w:divBdr>
                                                                                                        <w:top w:val="none" w:sz="0" w:space="0" w:color="auto"/>
                                                                                                        <w:left w:val="none" w:sz="0" w:space="0" w:color="auto"/>
                                                                                                        <w:bottom w:val="none" w:sz="0" w:space="0" w:color="auto"/>
                                                                                                        <w:right w:val="none" w:sz="0" w:space="0" w:color="auto"/>
                                                                                                      </w:divBdr>
                                                                                                      <w:divsChild>
                                                                                                        <w:div w:id="1530484663">
                                                                                                          <w:marLeft w:val="0"/>
                                                                                                          <w:marRight w:val="0"/>
                                                                                                          <w:marTop w:val="0"/>
                                                                                                          <w:marBottom w:val="0"/>
                                                                                                          <w:divBdr>
                                                                                                            <w:top w:val="none" w:sz="0" w:space="0" w:color="auto"/>
                                                                                                            <w:left w:val="none" w:sz="0" w:space="0" w:color="auto"/>
                                                                                                            <w:bottom w:val="none" w:sz="0" w:space="0" w:color="auto"/>
                                                                                                            <w:right w:val="none" w:sz="0" w:space="0" w:color="auto"/>
                                                                                                          </w:divBdr>
                                                                                                          <w:divsChild>
                                                                                                            <w:div w:id="162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424595">
                                                                                          <w:marLeft w:val="0"/>
                                                                                          <w:marRight w:val="0"/>
                                                                                          <w:marTop w:val="0"/>
                                                                                          <w:marBottom w:val="0"/>
                                                                                          <w:divBdr>
                                                                                            <w:top w:val="none" w:sz="0" w:space="0" w:color="auto"/>
                                                                                            <w:left w:val="none" w:sz="0" w:space="0" w:color="auto"/>
                                                                                            <w:bottom w:val="none" w:sz="0" w:space="0" w:color="auto"/>
                                                                                            <w:right w:val="none" w:sz="0" w:space="0" w:color="auto"/>
                                                                                          </w:divBdr>
                                                                                          <w:divsChild>
                                                                                            <w:div w:id="154419026">
                                                                                              <w:marLeft w:val="0"/>
                                                                                              <w:marRight w:val="0"/>
                                                                                              <w:marTop w:val="0"/>
                                                                                              <w:marBottom w:val="0"/>
                                                                                              <w:divBdr>
                                                                                                <w:top w:val="none" w:sz="0" w:space="0" w:color="auto"/>
                                                                                                <w:left w:val="none" w:sz="0" w:space="0" w:color="auto"/>
                                                                                                <w:bottom w:val="none" w:sz="0" w:space="0" w:color="auto"/>
                                                                                                <w:right w:val="none" w:sz="0" w:space="0" w:color="auto"/>
                                                                                              </w:divBdr>
                                                                                              <w:divsChild>
                                                                                                <w:div w:id="811410785">
                                                                                                  <w:marLeft w:val="0"/>
                                                                                                  <w:marRight w:val="0"/>
                                                                                                  <w:marTop w:val="0"/>
                                                                                                  <w:marBottom w:val="0"/>
                                                                                                  <w:divBdr>
                                                                                                    <w:top w:val="none" w:sz="0" w:space="0" w:color="auto"/>
                                                                                                    <w:left w:val="none" w:sz="0" w:space="0" w:color="auto"/>
                                                                                                    <w:bottom w:val="none" w:sz="0" w:space="0" w:color="auto"/>
                                                                                                    <w:right w:val="none" w:sz="0" w:space="0" w:color="auto"/>
                                                                                                  </w:divBdr>
                                                                                                  <w:divsChild>
                                                                                                    <w:div w:id="1257785766">
                                                                                                      <w:marLeft w:val="0"/>
                                                                                                      <w:marRight w:val="0"/>
                                                                                                      <w:marTop w:val="0"/>
                                                                                                      <w:marBottom w:val="60"/>
                                                                                                      <w:divBdr>
                                                                                                        <w:top w:val="none" w:sz="0" w:space="0" w:color="auto"/>
                                                                                                        <w:left w:val="none" w:sz="0" w:space="0" w:color="auto"/>
                                                                                                        <w:bottom w:val="none" w:sz="0" w:space="0" w:color="auto"/>
                                                                                                        <w:right w:val="none" w:sz="0" w:space="0" w:color="auto"/>
                                                                                                      </w:divBdr>
                                                                                                    </w:div>
                                                                                                    <w:div w:id="214851068">
                                                                                                      <w:marLeft w:val="0"/>
                                                                                                      <w:marRight w:val="0"/>
                                                                                                      <w:marTop w:val="0"/>
                                                                                                      <w:marBottom w:val="120"/>
                                                                                                      <w:divBdr>
                                                                                                        <w:top w:val="none" w:sz="0" w:space="0" w:color="auto"/>
                                                                                                        <w:left w:val="none" w:sz="0" w:space="0" w:color="auto"/>
                                                                                                        <w:bottom w:val="none" w:sz="0" w:space="0" w:color="auto"/>
                                                                                                        <w:right w:val="none" w:sz="0" w:space="0" w:color="auto"/>
                                                                                                      </w:divBdr>
                                                                                                    </w:div>
                                                                                                    <w:div w:id="2027713699">
                                                                                                      <w:marLeft w:val="0"/>
                                                                                                      <w:marRight w:val="0"/>
                                                                                                      <w:marTop w:val="0"/>
                                                                                                      <w:marBottom w:val="0"/>
                                                                                                      <w:divBdr>
                                                                                                        <w:top w:val="none" w:sz="0" w:space="0" w:color="auto"/>
                                                                                                        <w:left w:val="none" w:sz="0" w:space="0" w:color="auto"/>
                                                                                                        <w:bottom w:val="none" w:sz="0" w:space="0" w:color="auto"/>
                                                                                                        <w:right w:val="none" w:sz="0" w:space="0" w:color="auto"/>
                                                                                                      </w:divBdr>
                                                                                                      <w:divsChild>
                                                                                                        <w:div w:id="1524249570">
                                                                                                          <w:marLeft w:val="0"/>
                                                                                                          <w:marRight w:val="0"/>
                                                                                                          <w:marTop w:val="0"/>
                                                                                                          <w:marBottom w:val="0"/>
                                                                                                          <w:divBdr>
                                                                                                            <w:top w:val="none" w:sz="0" w:space="0" w:color="auto"/>
                                                                                                            <w:left w:val="none" w:sz="0" w:space="0" w:color="auto"/>
                                                                                                            <w:bottom w:val="none" w:sz="0" w:space="0" w:color="auto"/>
                                                                                                            <w:right w:val="none" w:sz="0" w:space="0" w:color="auto"/>
                                                                                                          </w:divBdr>
                                                                                                          <w:divsChild>
                                                                                                            <w:div w:id="360590762">
                                                                                                              <w:marLeft w:val="0"/>
                                                                                                              <w:marRight w:val="0"/>
                                                                                                              <w:marTop w:val="0"/>
                                                                                                              <w:marBottom w:val="0"/>
                                                                                                              <w:divBdr>
                                                                                                                <w:top w:val="none" w:sz="0" w:space="0" w:color="auto"/>
                                                                                                                <w:left w:val="none" w:sz="0" w:space="0" w:color="auto"/>
                                                                                                                <w:bottom w:val="none" w:sz="0" w:space="0" w:color="auto"/>
                                                                                                                <w:right w:val="none" w:sz="0" w:space="0" w:color="auto"/>
                                                                                                              </w:divBdr>
                                                                                                              <w:divsChild>
                                                                                                                <w:div w:id="141194612">
                                                                                                                  <w:marLeft w:val="0"/>
                                                                                                                  <w:marRight w:val="0"/>
                                                                                                                  <w:marTop w:val="0"/>
                                                                                                                  <w:marBottom w:val="0"/>
                                                                                                                  <w:divBdr>
                                                                                                                    <w:top w:val="none" w:sz="0" w:space="0" w:color="auto"/>
                                                                                                                    <w:left w:val="none" w:sz="0" w:space="0" w:color="auto"/>
                                                                                                                    <w:bottom w:val="none" w:sz="0" w:space="0" w:color="auto"/>
                                                                                                                    <w:right w:val="none" w:sz="0" w:space="0" w:color="auto"/>
                                                                                                                  </w:divBdr>
                                                                                                                  <w:divsChild>
                                                                                                                    <w:div w:id="868879644">
                                                                                                                      <w:marLeft w:val="0"/>
                                                                                                                      <w:marRight w:val="0"/>
                                                                                                                      <w:marTop w:val="0"/>
                                                                                                                      <w:marBottom w:val="0"/>
                                                                                                                      <w:divBdr>
                                                                                                                        <w:top w:val="none" w:sz="0" w:space="0" w:color="auto"/>
                                                                                                                        <w:left w:val="none" w:sz="0" w:space="0" w:color="auto"/>
                                                                                                                        <w:bottom w:val="none" w:sz="0" w:space="0" w:color="auto"/>
                                                                                                                        <w:right w:val="none" w:sz="0" w:space="0" w:color="auto"/>
                                                                                                                      </w:divBdr>
                                                                                                                      <w:divsChild>
                                                                                                                        <w:div w:id="98698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33174">
                                                                                                                  <w:marLeft w:val="0"/>
                                                                                                                  <w:marRight w:val="0"/>
                                                                                                                  <w:marTop w:val="0"/>
                                                                                                                  <w:marBottom w:val="0"/>
                                                                                                                  <w:divBdr>
                                                                                                                    <w:top w:val="none" w:sz="0" w:space="0" w:color="auto"/>
                                                                                                                    <w:left w:val="none" w:sz="0" w:space="0" w:color="auto"/>
                                                                                                                    <w:bottom w:val="none" w:sz="0" w:space="0" w:color="auto"/>
                                                                                                                    <w:right w:val="none" w:sz="0" w:space="0" w:color="auto"/>
                                                                                                                  </w:divBdr>
                                                                                                                  <w:divsChild>
                                                                                                                    <w:div w:id="52587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7178">
                                                                                          <w:marLeft w:val="0"/>
                                                                                          <w:marRight w:val="0"/>
                                                                                          <w:marTop w:val="0"/>
                                                                                          <w:marBottom w:val="0"/>
                                                                                          <w:divBdr>
                                                                                            <w:top w:val="none" w:sz="0" w:space="0" w:color="auto"/>
                                                                                            <w:left w:val="none" w:sz="0" w:space="0" w:color="auto"/>
                                                                                            <w:bottom w:val="none" w:sz="0" w:space="0" w:color="auto"/>
                                                                                            <w:right w:val="none" w:sz="0" w:space="0" w:color="auto"/>
                                                                                          </w:divBdr>
                                                                                          <w:divsChild>
                                                                                            <w:div w:id="121018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0890615">
      <w:bodyDiv w:val="1"/>
      <w:marLeft w:val="0"/>
      <w:marRight w:val="0"/>
      <w:marTop w:val="0"/>
      <w:marBottom w:val="0"/>
      <w:divBdr>
        <w:top w:val="none" w:sz="0" w:space="0" w:color="auto"/>
        <w:left w:val="none" w:sz="0" w:space="0" w:color="auto"/>
        <w:bottom w:val="none" w:sz="0" w:space="0" w:color="auto"/>
        <w:right w:val="none" w:sz="0" w:space="0" w:color="auto"/>
      </w:divBdr>
    </w:div>
    <w:div w:id="300966426">
      <w:bodyDiv w:val="1"/>
      <w:marLeft w:val="0"/>
      <w:marRight w:val="0"/>
      <w:marTop w:val="0"/>
      <w:marBottom w:val="0"/>
      <w:divBdr>
        <w:top w:val="none" w:sz="0" w:space="0" w:color="auto"/>
        <w:left w:val="none" w:sz="0" w:space="0" w:color="auto"/>
        <w:bottom w:val="none" w:sz="0" w:space="0" w:color="auto"/>
        <w:right w:val="none" w:sz="0" w:space="0" w:color="auto"/>
      </w:divBdr>
      <w:divsChild>
        <w:div w:id="820930102">
          <w:marLeft w:val="0"/>
          <w:marRight w:val="240"/>
          <w:marTop w:val="0"/>
          <w:marBottom w:val="0"/>
          <w:divBdr>
            <w:top w:val="none" w:sz="0" w:space="0" w:color="auto"/>
            <w:left w:val="none" w:sz="0" w:space="0" w:color="auto"/>
            <w:bottom w:val="none" w:sz="0" w:space="0" w:color="auto"/>
            <w:right w:val="none" w:sz="0" w:space="0" w:color="auto"/>
          </w:divBdr>
          <w:divsChild>
            <w:div w:id="1364285244">
              <w:marLeft w:val="0"/>
              <w:marRight w:val="0"/>
              <w:marTop w:val="0"/>
              <w:marBottom w:val="0"/>
              <w:divBdr>
                <w:top w:val="none" w:sz="0" w:space="0" w:color="auto"/>
                <w:left w:val="none" w:sz="0" w:space="0" w:color="auto"/>
                <w:bottom w:val="none" w:sz="0" w:space="0" w:color="auto"/>
                <w:right w:val="none" w:sz="0" w:space="0" w:color="auto"/>
              </w:divBdr>
              <w:divsChild>
                <w:div w:id="770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4988">
          <w:marLeft w:val="0"/>
          <w:marRight w:val="240"/>
          <w:marTop w:val="0"/>
          <w:marBottom w:val="0"/>
          <w:divBdr>
            <w:top w:val="none" w:sz="0" w:space="0" w:color="auto"/>
            <w:left w:val="none" w:sz="0" w:space="0" w:color="auto"/>
            <w:bottom w:val="none" w:sz="0" w:space="0" w:color="auto"/>
            <w:right w:val="none" w:sz="0" w:space="0" w:color="auto"/>
          </w:divBdr>
          <w:divsChild>
            <w:div w:id="316152382">
              <w:marLeft w:val="0"/>
              <w:marRight w:val="0"/>
              <w:marTop w:val="0"/>
              <w:marBottom w:val="0"/>
              <w:divBdr>
                <w:top w:val="none" w:sz="0" w:space="0" w:color="auto"/>
                <w:left w:val="none" w:sz="0" w:space="0" w:color="auto"/>
                <w:bottom w:val="none" w:sz="0" w:space="0" w:color="auto"/>
                <w:right w:val="none" w:sz="0" w:space="0" w:color="auto"/>
              </w:divBdr>
              <w:divsChild>
                <w:div w:id="10787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14065">
          <w:marLeft w:val="0"/>
          <w:marRight w:val="0"/>
          <w:marTop w:val="750"/>
          <w:marBottom w:val="0"/>
          <w:divBdr>
            <w:top w:val="none" w:sz="0" w:space="0" w:color="auto"/>
            <w:left w:val="none" w:sz="0" w:space="0" w:color="auto"/>
            <w:bottom w:val="none" w:sz="0" w:space="0" w:color="auto"/>
            <w:right w:val="none" w:sz="0" w:space="0" w:color="auto"/>
          </w:divBdr>
          <w:divsChild>
            <w:div w:id="1982998612">
              <w:marLeft w:val="0"/>
              <w:marRight w:val="0"/>
              <w:marTop w:val="0"/>
              <w:marBottom w:val="0"/>
              <w:divBdr>
                <w:top w:val="none" w:sz="0" w:space="0" w:color="auto"/>
                <w:left w:val="none" w:sz="0" w:space="0" w:color="auto"/>
                <w:bottom w:val="none" w:sz="0" w:space="0" w:color="auto"/>
                <w:right w:val="none" w:sz="0" w:space="0" w:color="auto"/>
              </w:divBdr>
              <w:divsChild>
                <w:div w:id="766969035">
                  <w:marLeft w:val="0"/>
                  <w:marRight w:val="0"/>
                  <w:marTop w:val="0"/>
                  <w:marBottom w:val="0"/>
                  <w:divBdr>
                    <w:top w:val="none" w:sz="0" w:space="0" w:color="auto"/>
                    <w:left w:val="none" w:sz="0" w:space="0" w:color="auto"/>
                    <w:bottom w:val="none" w:sz="0" w:space="0" w:color="auto"/>
                    <w:right w:val="none" w:sz="0" w:space="0" w:color="auto"/>
                  </w:divBdr>
                  <w:divsChild>
                    <w:div w:id="19207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622774">
      <w:bodyDiv w:val="1"/>
      <w:marLeft w:val="0"/>
      <w:marRight w:val="0"/>
      <w:marTop w:val="0"/>
      <w:marBottom w:val="0"/>
      <w:divBdr>
        <w:top w:val="none" w:sz="0" w:space="0" w:color="auto"/>
        <w:left w:val="none" w:sz="0" w:space="0" w:color="auto"/>
        <w:bottom w:val="none" w:sz="0" w:space="0" w:color="auto"/>
        <w:right w:val="none" w:sz="0" w:space="0" w:color="auto"/>
      </w:divBdr>
      <w:divsChild>
        <w:div w:id="523984540">
          <w:marLeft w:val="0"/>
          <w:marRight w:val="0"/>
          <w:marTop w:val="0"/>
          <w:marBottom w:val="0"/>
          <w:divBdr>
            <w:top w:val="none" w:sz="0" w:space="0" w:color="auto"/>
            <w:left w:val="none" w:sz="0" w:space="0" w:color="auto"/>
            <w:bottom w:val="none" w:sz="0" w:space="0" w:color="auto"/>
            <w:right w:val="none" w:sz="0" w:space="0" w:color="auto"/>
          </w:divBdr>
          <w:divsChild>
            <w:div w:id="1112162319">
              <w:marLeft w:val="0"/>
              <w:marRight w:val="0"/>
              <w:marTop w:val="0"/>
              <w:marBottom w:val="0"/>
              <w:divBdr>
                <w:top w:val="none" w:sz="0" w:space="0" w:color="auto"/>
                <w:left w:val="none" w:sz="0" w:space="0" w:color="auto"/>
                <w:bottom w:val="none" w:sz="0" w:space="0" w:color="auto"/>
                <w:right w:val="none" w:sz="0" w:space="0" w:color="auto"/>
              </w:divBdr>
              <w:divsChild>
                <w:div w:id="163737615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5990283">
          <w:marLeft w:val="0"/>
          <w:marRight w:val="0"/>
          <w:marTop w:val="0"/>
          <w:marBottom w:val="0"/>
          <w:divBdr>
            <w:top w:val="none" w:sz="0" w:space="0" w:color="auto"/>
            <w:left w:val="none" w:sz="0" w:space="0" w:color="auto"/>
            <w:bottom w:val="none" w:sz="0" w:space="0" w:color="auto"/>
            <w:right w:val="none" w:sz="0" w:space="0" w:color="auto"/>
          </w:divBdr>
          <w:divsChild>
            <w:div w:id="1594053192">
              <w:marLeft w:val="0"/>
              <w:marRight w:val="0"/>
              <w:marTop w:val="0"/>
              <w:marBottom w:val="0"/>
              <w:divBdr>
                <w:top w:val="none" w:sz="0" w:space="0" w:color="auto"/>
                <w:left w:val="none" w:sz="0" w:space="0" w:color="auto"/>
                <w:bottom w:val="none" w:sz="0" w:space="0" w:color="auto"/>
                <w:right w:val="none" w:sz="0" w:space="0" w:color="auto"/>
              </w:divBdr>
              <w:divsChild>
                <w:div w:id="502817061">
                  <w:marLeft w:val="0"/>
                  <w:marRight w:val="0"/>
                  <w:marTop w:val="0"/>
                  <w:marBottom w:val="0"/>
                  <w:divBdr>
                    <w:top w:val="none" w:sz="0" w:space="0" w:color="auto"/>
                    <w:left w:val="none" w:sz="0" w:space="0" w:color="auto"/>
                    <w:bottom w:val="none" w:sz="0" w:space="0" w:color="auto"/>
                    <w:right w:val="none" w:sz="0" w:space="0" w:color="auto"/>
                  </w:divBdr>
                  <w:divsChild>
                    <w:div w:id="1827623585">
                      <w:marLeft w:val="0"/>
                      <w:marRight w:val="0"/>
                      <w:marTop w:val="0"/>
                      <w:marBottom w:val="0"/>
                      <w:divBdr>
                        <w:top w:val="none" w:sz="0" w:space="0" w:color="auto"/>
                        <w:left w:val="none" w:sz="0" w:space="0" w:color="auto"/>
                        <w:bottom w:val="none" w:sz="0" w:space="0" w:color="auto"/>
                        <w:right w:val="none" w:sz="0" w:space="0" w:color="auto"/>
                      </w:divBdr>
                      <w:divsChild>
                        <w:div w:id="826483647">
                          <w:marLeft w:val="0"/>
                          <w:marRight w:val="0"/>
                          <w:marTop w:val="0"/>
                          <w:marBottom w:val="0"/>
                          <w:divBdr>
                            <w:top w:val="none" w:sz="0" w:space="0" w:color="auto"/>
                            <w:left w:val="none" w:sz="0" w:space="0" w:color="auto"/>
                            <w:bottom w:val="none" w:sz="0" w:space="0" w:color="auto"/>
                            <w:right w:val="none" w:sz="0" w:space="0" w:color="auto"/>
                          </w:divBdr>
                          <w:divsChild>
                            <w:div w:id="69916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059656">
      <w:bodyDiv w:val="1"/>
      <w:marLeft w:val="0"/>
      <w:marRight w:val="0"/>
      <w:marTop w:val="0"/>
      <w:marBottom w:val="0"/>
      <w:divBdr>
        <w:top w:val="none" w:sz="0" w:space="0" w:color="auto"/>
        <w:left w:val="none" w:sz="0" w:space="0" w:color="auto"/>
        <w:bottom w:val="none" w:sz="0" w:space="0" w:color="auto"/>
        <w:right w:val="none" w:sz="0" w:space="0" w:color="auto"/>
      </w:divBdr>
      <w:divsChild>
        <w:div w:id="1662655030">
          <w:marLeft w:val="240"/>
          <w:marRight w:val="0"/>
          <w:marTop w:val="240"/>
          <w:marBottom w:val="240"/>
          <w:divBdr>
            <w:top w:val="none" w:sz="0" w:space="0" w:color="auto"/>
            <w:left w:val="none" w:sz="0" w:space="0" w:color="auto"/>
            <w:bottom w:val="none" w:sz="0" w:space="0" w:color="auto"/>
            <w:right w:val="none" w:sz="0" w:space="0" w:color="auto"/>
          </w:divBdr>
        </w:div>
      </w:divsChild>
    </w:div>
    <w:div w:id="316886513">
      <w:bodyDiv w:val="1"/>
      <w:marLeft w:val="0"/>
      <w:marRight w:val="0"/>
      <w:marTop w:val="0"/>
      <w:marBottom w:val="0"/>
      <w:divBdr>
        <w:top w:val="none" w:sz="0" w:space="0" w:color="auto"/>
        <w:left w:val="none" w:sz="0" w:space="0" w:color="auto"/>
        <w:bottom w:val="none" w:sz="0" w:space="0" w:color="auto"/>
        <w:right w:val="none" w:sz="0" w:space="0" w:color="auto"/>
      </w:divBdr>
    </w:div>
    <w:div w:id="319117673">
      <w:bodyDiv w:val="1"/>
      <w:marLeft w:val="0"/>
      <w:marRight w:val="0"/>
      <w:marTop w:val="0"/>
      <w:marBottom w:val="0"/>
      <w:divBdr>
        <w:top w:val="none" w:sz="0" w:space="0" w:color="auto"/>
        <w:left w:val="none" w:sz="0" w:space="0" w:color="auto"/>
        <w:bottom w:val="none" w:sz="0" w:space="0" w:color="auto"/>
        <w:right w:val="none" w:sz="0" w:space="0" w:color="auto"/>
      </w:divBdr>
      <w:divsChild>
        <w:div w:id="1812137172">
          <w:marLeft w:val="0"/>
          <w:marRight w:val="240"/>
          <w:marTop w:val="0"/>
          <w:marBottom w:val="0"/>
          <w:divBdr>
            <w:top w:val="none" w:sz="0" w:space="0" w:color="auto"/>
            <w:left w:val="none" w:sz="0" w:space="0" w:color="auto"/>
            <w:bottom w:val="none" w:sz="0" w:space="0" w:color="auto"/>
            <w:right w:val="none" w:sz="0" w:space="0" w:color="auto"/>
          </w:divBdr>
          <w:divsChild>
            <w:div w:id="1847212999">
              <w:marLeft w:val="0"/>
              <w:marRight w:val="0"/>
              <w:marTop w:val="0"/>
              <w:marBottom w:val="0"/>
              <w:divBdr>
                <w:top w:val="none" w:sz="0" w:space="0" w:color="auto"/>
                <w:left w:val="none" w:sz="0" w:space="0" w:color="auto"/>
                <w:bottom w:val="none" w:sz="0" w:space="0" w:color="auto"/>
                <w:right w:val="none" w:sz="0" w:space="0" w:color="auto"/>
              </w:divBdr>
              <w:divsChild>
                <w:div w:id="123797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487">
          <w:marLeft w:val="0"/>
          <w:marRight w:val="240"/>
          <w:marTop w:val="0"/>
          <w:marBottom w:val="0"/>
          <w:divBdr>
            <w:top w:val="none" w:sz="0" w:space="0" w:color="auto"/>
            <w:left w:val="none" w:sz="0" w:space="0" w:color="auto"/>
            <w:bottom w:val="none" w:sz="0" w:space="0" w:color="auto"/>
            <w:right w:val="none" w:sz="0" w:space="0" w:color="auto"/>
          </w:divBdr>
          <w:divsChild>
            <w:div w:id="343358302">
              <w:marLeft w:val="0"/>
              <w:marRight w:val="0"/>
              <w:marTop w:val="0"/>
              <w:marBottom w:val="0"/>
              <w:divBdr>
                <w:top w:val="none" w:sz="0" w:space="0" w:color="auto"/>
                <w:left w:val="none" w:sz="0" w:space="0" w:color="auto"/>
                <w:bottom w:val="none" w:sz="0" w:space="0" w:color="auto"/>
                <w:right w:val="none" w:sz="0" w:space="0" w:color="auto"/>
              </w:divBdr>
              <w:divsChild>
                <w:div w:id="14137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7362">
          <w:marLeft w:val="0"/>
          <w:marRight w:val="0"/>
          <w:marTop w:val="750"/>
          <w:marBottom w:val="0"/>
          <w:divBdr>
            <w:top w:val="none" w:sz="0" w:space="0" w:color="auto"/>
            <w:left w:val="none" w:sz="0" w:space="0" w:color="auto"/>
            <w:bottom w:val="none" w:sz="0" w:space="0" w:color="auto"/>
            <w:right w:val="none" w:sz="0" w:space="0" w:color="auto"/>
          </w:divBdr>
          <w:divsChild>
            <w:div w:id="976106233">
              <w:marLeft w:val="0"/>
              <w:marRight w:val="0"/>
              <w:marTop w:val="0"/>
              <w:marBottom w:val="0"/>
              <w:divBdr>
                <w:top w:val="none" w:sz="0" w:space="0" w:color="auto"/>
                <w:left w:val="none" w:sz="0" w:space="0" w:color="auto"/>
                <w:bottom w:val="none" w:sz="0" w:space="0" w:color="auto"/>
                <w:right w:val="none" w:sz="0" w:space="0" w:color="auto"/>
              </w:divBdr>
              <w:divsChild>
                <w:div w:id="1728607155">
                  <w:marLeft w:val="0"/>
                  <w:marRight w:val="0"/>
                  <w:marTop w:val="0"/>
                  <w:marBottom w:val="0"/>
                  <w:divBdr>
                    <w:top w:val="none" w:sz="0" w:space="0" w:color="auto"/>
                    <w:left w:val="none" w:sz="0" w:space="0" w:color="auto"/>
                    <w:bottom w:val="none" w:sz="0" w:space="0" w:color="auto"/>
                    <w:right w:val="none" w:sz="0" w:space="0" w:color="auto"/>
                  </w:divBdr>
                  <w:divsChild>
                    <w:div w:id="9762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5915">
      <w:bodyDiv w:val="1"/>
      <w:marLeft w:val="0"/>
      <w:marRight w:val="0"/>
      <w:marTop w:val="0"/>
      <w:marBottom w:val="0"/>
      <w:divBdr>
        <w:top w:val="none" w:sz="0" w:space="0" w:color="auto"/>
        <w:left w:val="none" w:sz="0" w:space="0" w:color="auto"/>
        <w:bottom w:val="none" w:sz="0" w:space="0" w:color="auto"/>
        <w:right w:val="none" w:sz="0" w:space="0" w:color="auto"/>
      </w:divBdr>
    </w:div>
    <w:div w:id="322515860">
      <w:bodyDiv w:val="1"/>
      <w:marLeft w:val="0"/>
      <w:marRight w:val="0"/>
      <w:marTop w:val="0"/>
      <w:marBottom w:val="0"/>
      <w:divBdr>
        <w:top w:val="none" w:sz="0" w:space="0" w:color="auto"/>
        <w:left w:val="none" w:sz="0" w:space="0" w:color="auto"/>
        <w:bottom w:val="none" w:sz="0" w:space="0" w:color="auto"/>
        <w:right w:val="none" w:sz="0" w:space="0" w:color="auto"/>
      </w:divBdr>
      <w:divsChild>
        <w:div w:id="462314949">
          <w:marLeft w:val="0"/>
          <w:marRight w:val="240"/>
          <w:marTop w:val="0"/>
          <w:marBottom w:val="0"/>
          <w:divBdr>
            <w:top w:val="none" w:sz="0" w:space="0" w:color="auto"/>
            <w:left w:val="none" w:sz="0" w:space="0" w:color="auto"/>
            <w:bottom w:val="none" w:sz="0" w:space="0" w:color="auto"/>
            <w:right w:val="none" w:sz="0" w:space="0" w:color="auto"/>
          </w:divBdr>
          <w:divsChild>
            <w:div w:id="473644404">
              <w:marLeft w:val="0"/>
              <w:marRight w:val="0"/>
              <w:marTop w:val="0"/>
              <w:marBottom w:val="0"/>
              <w:divBdr>
                <w:top w:val="none" w:sz="0" w:space="0" w:color="auto"/>
                <w:left w:val="none" w:sz="0" w:space="0" w:color="auto"/>
                <w:bottom w:val="none" w:sz="0" w:space="0" w:color="auto"/>
                <w:right w:val="none" w:sz="0" w:space="0" w:color="auto"/>
              </w:divBdr>
              <w:divsChild>
                <w:div w:id="14789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2455">
          <w:marLeft w:val="0"/>
          <w:marRight w:val="240"/>
          <w:marTop w:val="0"/>
          <w:marBottom w:val="0"/>
          <w:divBdr>
            <w:top w:val="none" w:sz="0" w:space="0" w:color="auto"/>
            <w:left w:val="none" w:sz="0" w:space="0" w:color="auto"/>
            <w:bottom w:val="none" w:sz="0" w:space="0" w:color="auto"/>
            <w:right w:val="none" w:sz="0" w:space="0" w:color="auto"/>
          </w:divBdr>
          <w:divsChild>
            <w:div w:id="1735619253">
              <w:marLeft w:val="0"/>
              <w:marRight w:val="0"/>
              <w:marTop w:val="0"/>
              <w:marBottom w:val="0"/>
              <w:divBdr>
                <w:top w:val="none" w:sz="0" w:space="0" w:color="auto"/>
                <w:left w:val="none" w:sz="0" w:space="0" w:color="auto"/>
                <w:bottom w:val="none" w:sz="0" w:space="0" w:color="auto"/>
                <w:right w:val="none" w:sz="0" w:space="0" w:color="auto"/>
              </w:divBdr>
              <w:divsChild>
                <w:div w:id="16995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2131">
          <w:marLeft w:val="0"/>
          <w:marRight w:val="0"/>
          <w:marTop w:val="750"/>
          <w:marBottom w:val="0"/>
          <w:divBdr>
            <w:top w:val="none" w:sz="0" w:space="0" w:color="auto"/>
            <w:left w:val="none" w:sz="0" w:space="0" w:color="auto"/>
            <w:bottom w:val="none" w:sz="0" w:space="0" w:color="auto"/>
            <w:right w:val="none" w:sz="0" w:space="0" w:color="auto"/>
          </w:divBdr>
          <w:divsChild>
            <w:div w:id="60301038">
              <w:marLeft w:val="0"/>
              <w:marRight w:val="0"/>
              <w:marTop w:val="0"/>
              <w:marBottom w:val="0"/>
              <w:divBdr>
                <w:top w:val="none" w:sz="0" w:space="0" w:color="auto"/>
                <w:left w:val="none" w:sz="0" w:space="0" w:color="auto"/>
                <w:bottom w:val="none" w:sz="0" w:space="0" w:color="auto"/>
                <w:right w:val="none" w:sz="0" w:space="0" w:color="auto"/>
              </w:divBdr>
              <w:divsChild>
                <w:div w:id="1254163006">
                  <w:marLeft w:val="0"/>
                  <w:marRight w:val="0"/>
                  <w:marTop w:val="0"/>
                  <w:marBottom w:val="0"/>
                  <w:divBdr>
                    <w:top w:val="none" w:sz="0" w:space="0" w:color="auto"/>
                    <w:left w:val="none" w:sz="0" w:space="0" w:color="auto"/>
                    <w:bottom w:val="none" w:sz="0" w:space="0" w:color="auto"/>
                    <w:right w:val="none" w:sz="0" w:space="0" w:color="auto"/>
                  </w:divBdr>
                  <w:divsChild>
                    <w:div w:id="13804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701245">
      <w:bodyDiv w:val="1"/>
      <w:marLeft w:val="0"/>
      <w:marRight w:val="0"/>
      <w:marTop w:val="0"/>
      <w:marBottom w:val="0"/>
      <w:divBdr>
        <w:top w:val="none" w:sz="0" w:space="0" w:color="auto"/>
        <w:left w:val="none" w:sz="0" w:space="0" w:color="auto"/>
        <w:bottom w:val="none" w:sz="0" w:space="0" w:color="auto"/>
        <w:right w:val="none" w:sz="0" w:space="0" w:color="auto"/>
      </w:divBdr>
    </w:div>
    <w:div w:id="324017072">
      <w:bodyDiv w:val="1"/>
      <w:marLeft w:val="0"/>
      <w:marRight w:val="0"/>
      <w:marTop w:val="0"/>
      <w:marBottom w:val="0"/>
      <w:divBdr>
        <w:top w:val="none" w:sz="0" w:space="0" w:color="auto"/>
        <w:left w:val="none" w:sz="0" w:space="0" w:color="auto"/>
        <w:bottom w:val="none" w:sz="0" w:space="0" w:color="auto"/>
        <w:right w:val="none" w:sz="0" w:space="0" w:color="auto"/>
      </w:divBdr>
    </w:div>
    <w:div w:id="324285997">
      <w:bodyDiv w:val="1"/>
      <w:marLeft w:val="0"/>
      <w:marRight w:val="0"/>
      <w:marTop w:val="0"/>
      <w:marBottom w:val="0"/>
      <w:divBdr>
        <w:top w:val="none" w:sz="0" w:space="0" w:color="auto"/>
        <w:left w:val="none" w:sz="0" w:space="0" w:color="auto"/>
        <w:bottom w:val="none" w:sz="0" w:space="0" w:color="auto"/>
        <w:right w:val="none" w:sz="0" w:space="0" w:color="auto"/>
      </w:divBdr>
    </w:div>
    <w:div w:id="325323656">
      <w:bodyDiv w:val="1"/>
      <w:marLeft w:val="0"/>
      <w:marRight w:val="0"/>
      <w:marTop w:val="0"/>
      <w:marBottom w:val="0"/>
      <w:divBdr>
        <w:top w:val="none" w:sz="0" w:space="0" w:color="auto"/>
        <w:left w:val="none" w:sz="0" w:space="0" w:color="auto"/>
        <w:bottom w:val="none" w:sz="0" w:space="0" w:color="auto"/>
        <w:right w:val="none" w:sz="0" w:space="0" w:color="auto"/>
      </w:divBdr>
      <w:divsChild>
        <w:div w:id="703755511">
          <w:marLeft w:val="0"/>
          <w:marRight w:val="240"/>
          <w:marTop w:val="0"/>
          <w:marBottom w:val="0"/>
          <w:divBdr>
            <w:top w:val="none" w:sz="0" w:space="0" w:color="auto"/>
            <w:left w:val="none" w:sz="0" w:space="0" w:color="auto"/>
            <w:bottom w:val="none" w:sz="0" w:space="0" w:color="auto"/>
            <w:right w:val="none" w:sz="0" w:space="0" w:color="auto"/>
          </w:divBdr>
          <w:divsChild>
            <w:div w:id="862788998">
              <w:marLeft w:val="0"/>
              <w:marRight w:val="0"/>
              <w:marTop w:val="0"/>
              <w:marBottom w:val="0"/>
              <w:divBdr>
                <w:top w:val="none" w:sz="0" w:space="0" w:color="auto"/>
                <w:left w:val="none" w:sz="0" w:space="0" w:color="auto"/>
                <w:bottom w:val="none" w:sz="0" w:space="0" w:color="auto"/>
                <w:right w:val="none" w:sz="0" w:space="0" w:color="auto"/>
              </w:divBdr>
              <w:divsChild>
                <w:div w:id="5300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0804">
          <w:marLeft w:val="0"/>
          <w:marRight w:val="240"/>
          <w:marTop w:val="0"/>
          <w:marBottom w:val="0"/>
          <w:divBdr>
            <w:top w:val="none" w:sz="0" w:space="0" w:color="auto"/>
            <w:left w:val="none" w:sz="0" w:space="0" w:color="auto"/>
            <w:bottom w:val="none" w:sz="0" w:space="0" w:color="auto"/>
            <w:right w:val="none" w:sz="0" w:space="0" w:color="auto"/>
          </w:divBdr>
          <w:divsChild>
            <w:div w:id="1813012351">
              <w:marLeft w:val="0"/>
              <w:marRight w:val="0"/>
              <w:marTop w:val="0"/>
              <w:marBottom w:val="0"/>
              <w:divBdr>
                <w:top w:val="none" w:sz="0" w:space="0" w:color="auto"/>
                <w:left w:val="none" w:sz="0" w:space="0" w:color="auto"/>
                <w:bottom w:val="none" w:sz="0" w:space="0" w:color="auto"/>
                <w:right w:val="none" w:sz="0" w:space="0" w:color="auto"/>
              </w:divBdr>
              <w:divsChild>
                <w:div w:id="12333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9858">
          <w:marLeft w:val="0"/>
          <w:marRight w:val="0"/>
          <w:marTop w:val="750"/>
          <w:marBottom w:val="0"/>
          <w:divBdr>
            <w:top w:val="none" w:sz="0" w:space="0" w:color="auto"/>
            <w:left w:val="none" w:sz="0" w:space="0" w:color="auto"/>
            <w:bottom w:val="none" w:sz="0" w:space="0" w:color="auto"/>
            <w:right w:val="none" w:sz="0" w:space="0" w:color="auto"/>
          </w:divBdr>
          <w:divsChild>
            <w:div w:id="152919297">
              <w:marLeft w:val="0"/>
              <w:marRight w:val="0"/>
              <w:marTop w:val="0"/>
              <w:marBottom w:val="0"/>
              <w:divBdr>
                <w:top w:val="none" w:sz="0" w:space="0" w:color="auto"/>
                <w:left w:val="none" w:sz="0" w:space="0" w:color="auto"/>
                <w:bottom w:val="none" w:sz="0" w:space="0" w:color="auto"/>
                <w:right w:val="none" w:sz="0" w:space="0" w:color="auto"/>
              </w:divBdr>
              <w:divsChild>
                <w:div w:id="2050446586">
                  <w:marLeft w:val="0"/>
                  <w:marRight w:val="0"/>
                  <w:marTop w:val="0"/>
                  <w:marBottom w:val="0"/>
                  <w:divBdr>
                    <w:top w:val="none" w:sz="0" w:space="0" w:color="auto"/>
                    <w:left w:val="none" w:sz="0" w:space="0" w:color="auto"/>
                    <w:bottom w:val="none" w:sz="0" w:space="0" w:color="auto"/>
                    <w:right w:val="none" w:sz="0" w:space="0" w:color="auto"/>
                  </w:divBdr>
                  <w:divsChild>
                    <w:div w:id="47507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08238">
      <w:bodyDiv w:val="1"/>
      <w:marLeft w:val="0"/>
      <w:marRight w:val="0"/>
      <w:marTop w:val="0"/>
      <w:marBottom w:val="0"/>
      <w:divBdr>
        <w:top w:val="none" w:sz="0" w:space="0" w:color="auto"/>
        <w:left w:val="none" w:sz="0" w:space="0" w:color="auto"/>
        <w:bottom w:val="none" w:sz="0" w:space="0" w:color="auto"/>
        <w:right w:val="none" w:sz="0" w:space="0" w:color="auto"/>
      </w:divBdr>
      <w:divsChild>
        <w:div w:id="2035031986">
          <w:marLeft w:val="0"/>
          <w:marRight w:val="240"/>
          <w:marTop w:val="0"/>
          <w:marBottom w:val="0"/>
          <w:divBdr>
            <w:top w:val="none" w:sz="0" w:space="0" w:color="auto"/>
            <w:left w:val="none" w:sz="0" w:space="0" w:color="auto"/>
            <w:bottom w:val="none" w:sz="0" w:space="0" w:color="auto"/>
            <w:right w:val="none" w:sz="0" w:space="0" w:color="auto"/>
          </w:divBdr>
          <w:divsChild>
            <w:div w:id="1585215259">
              <w:marLeft w:val="0"/>
              <w:marRight w:val="0"/>
              <w:marTop w:val="0"/>
              <w:marBottom w:val="0"/>
              <w:divBdr>
                <w:top w:val="none" w:sz="0" w:space="0" w:color="auto"/>
                <w:left w:val="none" w:sz="0" w:space="0" w:color="auto"/>
                <w:bottom w:val="none" w:sz="0" w:space="0" w:color="auto"/>
                <w:right w:val="none" w:sz="0" w:space="0" w:color="auto"/>
              </w:divBdr>
              <w:divsChild>
                <w:div w:id="10426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7843">
          <w:marLeft w:val="0"/>
          <w:marRight w:val="240"/>
          <w:marTop w:val="0"/>
          <w:marBottom w:val="0"/>
          <w:divBdr>
            <w:top w:val="none" w:sz="0" w:space="0" w:color="auto"/>
            <w:left w:val="none" w:sz="0" w:space="0" w:color="auto"/>
            <w:bottom w:val="none" w:sz="0" w:space="0" w:color="auto"/>
            <w:right w:val="none" w:sz="0" w:space="0" w:color="auto"/>
          </w:divBdr>
          <w:divsChild>
            <w:div w:id="1585842373">
              <w:marLeft w:val="0"/>
              <w:marRight w:val="0"/>
              <w:marTop w:val="0"/>
              <w:marBottom w:val="0"/>
              <w:divBdr>
                <w:top w:val="none" w:sz="0" w:space="0" w:color="auto"/>
                <w:left w:val="none" w:sz="0" w:space="0" w:color="auto"/>
                <w:bottom w:val="none" w:sz="0" w:space="0" w:color="auto"/>
                <w:right w:val="none" w:sz="0" w:space="0" w:color="auto"/>
              </w:divBdr>
              <w:divsChild>
                <w:div w:id="20278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3245">
          <w:marLeft w:val="0"/>
          <w:marRight w:val="0"/>
          <w:marTop w:val="750"/>
          <w:marBottom w:val="0"/>
          <w:divBdr>
            <w:top w:val="none" w:sz="0" w:space="0" w:color="auto"/>
            <w:left w:val="none" w:sz="0" w:space="0" w:color="auto"/>
            <w:bottom w:val="none" w:sz="0" w:space="0" w:color="auto"/>
            <w:right w:val="none" w:sz="0" w:space="0" w:color="auto"/>
          </w:divBdr>
          <w:divsChild>
            <w:div w:id="1521041615">
              <w:marLeft w:val="0"/>
              <w:marRight w:val="0"/>
              <w:marTop w:val="0"/>
              <w:marBottom w:val="0"/>
              <w:divBdr>
                <w:top w:val="none" w:sz="0" w:space="0" w:color="auto"/>
                <w:left w:val="none" w:sz="0" w:space="0" w:color="auto"/>
                <w:bottom w:val="none" w:sz="0" w:space="0" w:color="auto"/>
                <w:right w:val="none" w:sz="0" w:space="0" w:color="auto"/>
              </w:divBdr>
              <w:divsChild>
                <w:div w:id="145167227">
                  <w:marLeft w:val="0"/>
                  <w:marRight w:val="0"/>
                  <w:marTop w:val="0"/>
                  <w:marBottom w:val="0"/>
                  <w:divBdr>
                    <w:top w:val="none" w:sz="0" w:space="0" w:color="auto"/>
                    <w:left w:val="none" w:sz="0" w:space="0" w:color="auto"/>
                    <w:bottom w:val="none" w:sz="0" w:space="0" w:color="auto"/>
                    <w:right w:val="none" w:sz="0" w:space="0" w:color="auto"/>
                  </w:divBdr>
                  <w:divsChild>
                    <w:div w:id="19317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215504">
      <w:bodyDiv w:val="1"/>
      <w:marLeft w:val="0"/>
      <w:marRight w:val="0"/>
      <w:marTop w:val="0"/>
      <w:marBottom w:val="0"/>
      <w:divBdr>
        <w:top w:val="none" w:sz="0" w:space="0" w:color="auto"/>
        <w:left w:val="none" w:sz="0" w:space="0" w:color="auto"/>
        <w:bottom w:val="none" w:sz="0" w:space="0" w:color="auto"/>
        <w:right w:val="none" w:sz="0" w:space="0" w:color="auto"/>
      </w:divBdr>
      <w:divsChild>
        <w:div w:id="113060096">
          <w:marLeft w:val="240"/>
          <w:marRight w:val="0"/>
          <w:marTop w:val="240"/>
          <w:marBottom w:val="240"/>
          <w:divBdr>
            <w:top w:val="none" w:sz="0" w:space="0" w:color="auto"/>
            <w:left w:val="none" w:sz="0" w:space="0" w:color="auto"/>
            <w:bottom w:val="none" w:sz="0" w:space="0" w:color="auto"/>
            <w:right w:val="none" w:sz="0" w:space="0" w:color="auto"/>
          </w:divBdr>
        </w:div>
        <w:div w:id="2067680729">
          <w:marLeft w:val="240"/>
          <w:marRight w:val="0"/>
          <w:marTop w:val="240"/>
          <w:marBottom w:val="240"/>
          <w:divBdr>
            <w:top w:val="none" w:sz="0" w:space="0" w:color="auto"/>
            <w:left w:val="none" w:sz="0" w:space="0" w:color="auto"/>
            <w:bottom w:val="none" w:sz="0" w:space="0" w:color="auto"/>
            <w:right w:val="none" w:sz="0" w:space="0" w:color="auto"/>
          </w:divBdr>
        </w:div>
      </w:divsChild>
    </w:div>
    <w:div w:id="332949488">
      <w:bodyDiv w:val="1"/>
      <w:marLeft w:val="0"/>
      <w:marRight w:val="0"/>
      <w:marTop w:val="0"/>
      <w:marBottom w:val="0"/>
      <w:divBdr>
        <w:top w:val="none" w:sz="0" w:space="0" w:color="auto"/>
        <w:left w:val="none" w:sz="0" w:space="0" w:color="auto"/>
        <w:bottom w:val="none" w:sz="0" w:space="0" w:color="auto"/>
        <w:right w:val="none" w:sz="0" w:space="0" w:color="auto"/>
      </w:divBdr>
    </w:div>
    <w:div w:id="333263962">
      <w:bodyDiv w:val="1"/>
      <w:marLeft w:val="0"/>
      <w:marRight w:val="0"/>
      <w:marTop w:val="0"/>
      <w:marBottom w:val="0"/>
      <w:divBdr>
        <w:top w:val="none" w:sz="0" w:space="0" w:color="auto"/>
        <w:left w:val="none" w:sz="0" w:space="0" w:color="auto"/>
        <w:bottom w:val="none" w:sz="0" w:space="0" w:color="auto"/>
        <w:right w:val="none" w:sz="0" w:space="0" w:color="auto"/>
      </w:divBdr>
      <w:divsChild>
        <w:div w:id="761146659">
          <w:marLeft w:val="0"/>
          <w:marRight w:val="240"/>
          <w:marTop w:val="0"/>
          <w:marBottom w:val="0"/>
          <w:divBdr>
            <w:top w:val="none" w:sz="0" w:space="0" w:color="auto"/>
            <w:left w:val="none" w:sz="0" w:space="0" w:color="auto"/>
            <w:bottom w:val="none" w:sz="0" w:space="0" w:color="auto"/>
            <w:right w:val="none" w:sz="0" w:space="0" w:color="auto"/>
          </w:divBdr>
          <w:divsChild>
            <w:div w:id="111166853">
              <w:marLeft w:val="0"/>
              <w:marRight w:val="0"/>
              <w:marTop w:val="0"/>
              <w:marBottom w:val="0"/>
              <w:divBdr>
                <w:top w:val="none" w:sz="0" w:space="0" w:color="auto"/>
                <w:left w:val="none" w:sz="0" w:space="0" w:color="auto"/>
                <w:bottom w:val="none" w:sz="0" w:space="0" w:color="auto"/>
                <w:right w:val="none" w:sz="0" w:space="0" w:color="auto"/>
              </w:divBdr>
              <w:divsChild>
                <w:div w:id="16544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82410">
          <w:marLeft w:val="0"/>
          <w:marRight w:val="240"/>
          <w:marTop w:val="0"/>
          <w:marBottom w:val="0"/>
          <w:divBdr>
            <w:top w:val="none" w:sz="0" w:space="0" w:color="auto"/>
            <w:left w:val="none" w:sz="0" w:space="0" w:color="auto"/>
            <w:bottom w:val="none" w:sz="0" w:space="0" w:color="auto"/>
            <w:right w:val="none" w:sz="0" w:space="0" w:color="auto"/>
          </w:divBdr>
          <w:divsChild>
            <w:div w:id="1583098134">
              <w:marLeft w:val="0"/>
              <w:marRight w:val="0"/>
              <w:marTop w:val="0"/>
              <w:marBottom w:val="0"/>
              <w:divBdr>
                <w:top w:val="none" w:sz="0" w:space="0" w:color="auto"/>
                <w:left w:val="none" w:sz="0" w:space="0" w:color="auto"/>
                <w:bottom w:val="none" w:sz="0" w:space="0" w:color="auto"/>
                <w:right w:val="none" w:sz="0" w:space="0" w:color="auto"/>
              </w:divBdr>
              <w:divsChild>
                <w:div w:id="9641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0398">
          <w:marLeft w:val="0"/>
          <w:marRight w:val="0"/>
          <w:marTop w:val="750"/>
          <w:marBottom w:val="0"/>
          <w:divBdr>
            <w:top w:val="none" w:sz="0" w:space="0" w:color="auto"/>
            <w:left w:val="none" w:sz="0" w:space="0" w:color="auto"/>
            <w:bottom w:val="none" w:sz="0" w:space="0" w:color="auto"/>
            <w:right w:val="none" w:sz="0" w:space="0" w:color="auto"/>
          </w:divBdr>
          <w:divsChild>
            <w:div w:id="585117083">
              <w:marLeft w:val="0"/>
              <w:marRight w:val="0"/>
              <w:marTop w:val="0"/>
              <w:marBottom w:val="0"/>
              <w:divBdr>
                <w:top w:val="none" w:sz="0" w:space="0" w:color="auto"/>
                <w:left w:val="none" w:sz="0" w:space="0" w:color="auto"/>
                <w:bottom w:val="none" w:sz="0" w:space="0" w:color="auto"/>
                <w:right w:val="none" w:sz="0" w:space="0" w:color="auto"/>
              </w:divBdr>
              <w:divsChild>
                <w:div w:id="610280905">
                  <w:marLeft w:val="0"/>
                  <w:marRight w:val="0"/>
                  <w:marTop w:val="0"/>
                  <w:marBottom w:val="0"/>
                  <w:divBdr>
                    <w:top w:val="none" w:sz="0" w:space="0" w:color="auto"/>
                    <w:left w:val="none" w:sz="0" w:space="0" w:color="auto"/>
                    <w:bottom w:val="none" w:sz="0" w:space="0" w:color="auto"/>
                    <w:right w:val="none" w:sz="0" w:space="0" w:color="auto"/>
                  </w:divBdr>
                  <w:divsChild>
                    <w:div w:id="17809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570500">
      <w:bodyDiv w:val="1"/>
      <w:marLeft w:val="0"/>
      <w:marRight w:val="0"/>
      <w:marTop w:val="0"/>
      <w:marBottom w:val="0"/>
      <w:divBdr>
        <w:top w:val="none" w:sz="0" w:space="0" w:color="auto"/>
        <w:left w:val="none" w:sz="0" w:space="0" w:color="auto"/>
        <w:bottom w:val="none" w:sz="0" w:space="0" w:color="auto"/>
        <w:right w:val="none" w:sz="0" w:space="0" w:color="auto"/>
      </w:divBdr>
    </w:div>
    <w:div w:id="336736082">
      <w:bodyDiv w:val="1"/>
      <w:marLeft w:val="0"/>
      <w:marRight w:val="0"/>
      <w:marTop w:val="0"/>
      <w:marBottom w:val="0"/>
      <w:divBdr>
        <w:top w:val="none" w:sz="0" w:space="0" w:color="auto"/>
        <w:left w:val="none" w:sz="0" w:space="0" w:color="auto"/>
        <w:bottom w:val="none" w:sz="0" w:space="0" w:color="auto"/>
        <w:right w:val="none" w:sz="0" w:space="0" w:color="auto"/>
      </w:divBdr>
      <w:divsChild>
        <w:div w:id="1081103178">
          <w:marLeft w:val="0"/>
          <w:marRight w:val="240"/>
          <w:marTop w:val="0"/>
          <w:marBottom w:val="0"/>
          <w:divBdr>
            <w:top w:val="none" w:sz="0" w:space="0" w:color="auto"/>
            <w:left w:val="none" w:sz="0" w:space="0" w:color="auto"/>
            <w:bottom w:val="none" w:sz="0" w:space="0" w:color="auto"/>
            <w:right w:val="none" w:sz="0" w:space="0" w:color="auto"/>
          </w:divBdr>
          <w:divsChild>
            <w:div w:id="53630200">
              <w:marLeft w:val="0"/>
              <w:marRight w:val="0"/>
              <w:marTop w:val="0"/>
              <w:marBottom w:val="0"/>
              <w:divBdr>
                <w:top w:val="none" w:sz="0" w:space="0" w:color="auto"/>
                <w:left w:val="none" w:sz="0" w:space="0" w:color="auto"/>
                <w:bottom w:val="none" w:sz="0" w:space="0" w:color="auto"/>
                <w:right w:val="none" w:sz="0" w:space="0" w:color="auto"/>
              </w:divBdr>
              <w:divsChild>
                <w:div w:id="18766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48735">
          <w:marLeft w:val="0"/>
          <w:marRight w:val="240"/>
          <w:marTop w:val="0"/>
          <w:marBottom w:val="0"/>
          <w:divBdr>
            <w:top w:val="none" w:sz="0" w:space="0" w:color="auto"/>
            <w:left w:val="none" w:sz="0" w:space="0" w:color="auto"/>
            <w:bottom w:val="none" w:sz="0" w:space="0" w:color="auto"/>
            <w:right w:val="none" w:sz="0" w:space="0" w:color="auto"/>
          </w:divBdr>
          <w:divsChild>
            <w:div w:id="207491385">
              <w:marLeft w:val="0"/>
              <w:marRight w:val="0"/>
              <w:marTop w:val="0"/>
              <w:marBottom w:val="0"/>
              <w:divBdr>
                <w:top w:val="none" w:sz="0" w:space="0" w:color="auto"/>
                <w:left w:val="none" w:sz="0" w:space="0" w:color="auto"/>
                <w:bottom w:val="none" w:sz="0" w:space="0" w:color="auto"/>
                <w:right w:val="none" w:sz="0" w:space="0" w:color="auto"/>
              </w:divBdr>
              <w:divsChild>
                <w:div w:id="15286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7620">
          <w:marLeft w:val="0"/>
          <w:marRight w:val="0"/>
          <w:marTop w:val="750"/>
          <w:marBottom w:val="0"/>
          <w:divBdr>
            <w:top w:val="none" w:sz="0" w:space="0" w:color="auto"/>
            <w:left w:val="none" w:sz="0" w:space="0" w:color="auto"/>
            <w:bottom w:val="none" w:sz="0" w:space="0" w:color="auto"/>
            <w:right w:val="none" w:sz="0" w:space="0" w:color="auto"/>
          </w:divBdr>
          <w:divsChild>
            <w:div w:id="1190993415">
              <w:marLeft w:val="0"/>
              <w:marRight w:val="0"/>
              <w:marTop w:val="0"/>
              <w:marBottom w:val="0"/>
              <w:divBdr>
                <w:top w:val="none" w:sz="0" w:space="0" w:color="auto"/>
                <w:left w:val="none" w:sz="0" w:space="0" w:color="auto"/>
                <w:bottom w:val="none" w:sz="0" w:space="0" w:color="auto"/>
                <w:right w:val="none" w:sz="0" w:space="0" w:color="auto"/>
              </w:divBdr>
              <w:divsChild>
                <w:div w:id="1739785922">
                  <w:marLeft w:val="0"/>
                  <w:marRight w:val="0"/>
                  <w:marTop w:val="0"/>
                  <w:marBottom w:val="0"/>
                  <w:divBdr>
                    <w:top w:val="none" w:sz="0" w:space="0" w:color="auto"/>
                    <w:left w:val="none" w:sz="0" w:space="0" w:color="auto"/>
                    <w:bottom w:val="none" w:sz="0" w:space="0" w:color="auto"/>
                    <w:right w:val="none" w:sz="0" w:space="0" w:color="auto"/>
                  </w:divBdr>
                  <w:divsChild>
                    <w:div w:id="413555040">
                      <w:marLeft w:val="0"/>
                      <w:marRight w:val="0"/>
                      <w:marTop w:val="0"/>
                      <w:marBottom w:val="0"/>
                      <w:divBdr>
                        <w:top w:val="none" w:sz="0" w:space="0" w:color="auto"/>
                        <w:left w:val="none" w:sz="0" w:space="0" w:color="auto"/>
                        <w:bottom w:val="none" w:sz="0" w:space="0" w:color="auto"/>
                        <w:right w:val="none" w:sz="0" w:space="0" w:color="auto"/>
                      </w:divBdr>
                      <w:divsChild>
                        <w:div w:id="187022308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7343506">
      <w:bodyDiv w:val="1"/>
      <w:marLeft w:val="0"/>
      <w:marRight w:val="0"/>
      <w:marTop w:val="0"/>
      <w:marBottom w:val="0"/>
      <w:divBdr>
        <w:top w:val="none" w:sz="0" w:space="0" w:color="auto"/>
        <w:left w:val="none" w:sz="0" w:space="0" w:color="auto"/>
        <w:bottom w:val="none" w:sz="0" w:space="0" w:color="auto"/>
        <w:right w:val="none" w:sz="0" w:space="0" w:color="auto"/>
      </w:divBdr>
    </w:div>
    <w:div w:id="338626278">
      <w:bodyDiv w:val="1"/>
      <w:marLeft w:val="0"/>
      <w:marRight w:val="0"/>
      <w:marTop w:val="0"/>
      <w:marBottom w:val="0"/>
      <w:divBdr>
        <w:top w:val="none" w:sz="0" w:space="0" w:color="auto"/>
        <w:left w:val="none" w:sz="0" w:space="0" w:color="auto"/>
        <w:bottom w:val="none" w:sz="0" w:space="0" w:color="auto"/>
        <w:right w:val="none" w:sz="0" w:space="0" w:color="auto"/>
      </w:divBdr>
      <w:divsChild>
        <w:div w:id="1694259230">
          <w:marLeft w:val="0"/>
          <w:marRight w:val="240"/>
          <w:marTop w:val="0"/>
          <w:marBottom w:val="0"/>
          <w:divBdr>
            <w:top w:val="none" w:sz="0" w:space="0" w:color="auto"/>
            <w:left w:val="none" w:sz="0" w:space="0" w:color="auto"/>
            <w:bottom w:val="none" w:sz="0" w:space="0" w:color="auto"/>
            <w:right w:val="none" w:sz="0" w:space="0" w:color="auto"/>
          </w:divBdr>
          <w:divsChild>
            <w:div w:id="624897106">
              <w:marLeft w:val="0"/>
              <w:marRight w:val="0"/>
              <w:marTop w:val="0"/>
              <w:marBottom w:val="0"/>
              <w:divBdr>
                <w:top w:val="none" w:sz="0" w:space="0" w:color="auto"/>
                <w:left w:val="none" w:sz="0" w:space="0" w:color="auto"/>
                <w:bottom w:val="none" w:sz="0" w:space="0" w:color="auto"/>
                <w:right w:val="none" w:sz="0" w:space="0" w:color="auto"/>
              </w:divBdr>
              <w:divsChild>
                <w:div w:id="2174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18374">
          <w:marLeft w:val="0"/>
          <w:marRight w:val="240"/>
          <w:marTop w:val="0"/>
          <w:marBottom w:val="0"/>
          <w:divBdr>
            <w:top w:val="none" w:sz="0" w:space="0" w:color="auto"/>
            <w:left w:val="none" w:sz="0" w:space="0" w:color="auto"/>
            <w:bottom w:val="none" w:sz="0" w:space="0" w:color="auto"/>
            <w:right w:val="none" w:sz="0" w:space="0" w:color="auto"/>
          </w:divBdr>
          <w:divsChild>
            <w:div w:id="221142943">
              <w:marLeft w:val="0"/>
              <w:marRight w:val="0"/>
              <w:marTop w:val="0"/>
              <w:marBottom w:val="0"/>
              <w:divBdr>
                <w:top w:val="none" w:sz="0" w:space="0" w:color="auto"/>
                <w:left w:val="none" w:sz="0" w:space="0" w:color="auto"/>
                <w:bottom w:val="none" w:sz="0" w:space="0" w:color="auto"/>
                <w:right w:val="none" w:sz="0" w:space="0" w:color="auto"/>
              </w:divBdr>
              <w:divsChild>
                <w:div w:id="71539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83776">
          <w:marLeft w:val="0"/>
          <w:marRight w:val="0"/>
          <w:marTop w:val="750"/>
          <w:marBottom w:val="0"/>
          <w:divBdr>
            <w:top w:val="none" w:sz="0" w:space="0" w:color="auto"/>
            <w:left w:val="none" w:sz="0" w:space="0" w:color="auto"/>
            <w:bottom w:val="none" w:sz="0" w:space="0" w:color="auto"/>
            <w:right w:val="none" w:sz="0" w:space="0" w:color="auto"/>
          </w:divBdr>
          <w:divsChild>
            <w:div w:id="366686778">
              <w:marLeft w:val="0"/>
              <w:marRight w:val="0"/>
              <w:marTop w:val="0"/>
              <w:marBottom w:val="0"/>
              <w:divBdr>
                <w:top w:val="none" w:sz="0" w:space="0" w:color="auto"/>
                <w:left w:val="none" w:sz="0" w:space="0" w:color="auto"/>
                <w:bottom w:val="none" w:sz="0" w:space="0" w:color="auto"/>
                <w:right w:val="none" w:sz="0" w:space="0" w:color="auto"/>
              </w:divBdr>
              <w:divsChild>
                <w:div w:id="1423183340">
                  <w:marLeft w:val="0"/>
                  <w:marRight w:val="0"/>
                  <w:marTop w:val="0"/>
                  <w:marBottom w:val="0"/>
                  <w:divBdr>
                    <w:top w:val="none" w:sz="0" w:space="0" w:color="auto"/>
                    <w:left w:val="none" w:sz="0" w:space="0" w:color="auto"/>
                    <w:bottom w:val="none" w:sz="0" w:space="0" w:color="auto"/>
                    <w:right w:val="none" w:sz="0" w:space="0" w:color="auto"/>
                  </w:divBdr>
                  <w:divsChild>
                    <w:div w:id="140856664">
                      <w:marLeft w:val="0"/>
                      <w:marRight w:val="0"/>
                      <w:marTop w:val="0"/>
                      <w:marBottom w:val="0"/>
                      <w:divBdr>
                        <w:top w:val="none" w:sz="0" w:space="0" w:color="auto"/>
                        <w:left w:val="none" w:sz="0" w:space="0" w:color="auto"/>
                        <w:bottom w:val="none" w:sz="0" w:space="0" w:color="auto"/>
                        <w:right w:val="none" w:sz="0" w:space="0" w:color="auto"/>
                      </w:divBdr>
                      <w:divsChild>
                        <w:div w:id="13604686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9702795">
      <w:bodyDiv w:val="1"/>
      <w:marLeft w:val="0"/>
      <w:marRight w:val="0"/>
      <w:marTop w:val="0"/>
      <w:marBottom w:val="0"/>
      <w:divBdr>
        <w:top w:val="none" w:sz="0" w:space="0" w:color="auto"/>
        <w:left w:val="none" w:sz="0" w:space="0" w:color="auto"/>
        <w:bottom w:val="none" w:sz="0" w:space="0" w:color="auto"/>
        <w:right w:val="none" w:sz="0" w:space="0" w:color="auto"/>
      </w:divBdr>
      <w:divsChild>
        <w:div w:id="1320960930">
          <w:marLeft w:val="0"/>
          <w:marRight w:val="240"/>
          <w:marTop w:val="0"/>
          <w:marBottom w:val="0"/>
          <w:divBdr>
            <w:top w:val="none" w:sz="0" w:space="0" w:color="auto"/>
            <w:left w:val="none" w:sz="0" w:space="0" w:color="auto"/>
            <w:bottom w:val="none" w:sz="0" w:space="0" w:color="auto"/>
            <w:right w:val="none" w:sz="0" w:space="0" w:color="auto"/>
          </w:divBdr>
          <w:divsChild>
            <w:div w:id="435830156">
              <w:marLeft w:val="0"/>
              <w:marRight w:val="0"/>
              <w:marTop w:val="0"/>
              <w:marBottom w:val="0"/>
              <w:divBdr>
                <w:top w:val="none" w:sz="0" w:space="0" w:color="auto"/>
                <w:left w:val="none" w:sz="0" w:space="0" w:color="auto"/>
                <w:bottom w:val="none" w:sz="0" w:space="0" w:color="auto"/>
                <w:right w:val="none" w:sz="0" w:space="0" w:color="auto"/>
              </w:divBdr>
              <w:divsChild>
                <w:div w:id="115390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50684">
          <w:marLeft w:val="0"/>
          <w:marRight w:val="240"/>
          <w:marTop w:val="0"/>
          <w:marBottom w:val="0"/>
          <w:divBdr>
            <w:top w:val="none" w:sz="0" w:space="0" w:color="auto"/>
            <w:left w:val="none" w:sz="0" w:space="0" w:color="auto"/>
            <w:bottom w:val="none" w:sz="0" w:space="0" w:color="auto"/>
            <w:right w:val="none" w:sz="0" w:space="0" w:color="auto"/>
          </w:divBdr>
          <w:divsChild>
            <w:div w:id="1942950599">
              <w:marLeft w:val="0"/>
              <w:marRight w:val="0"/>
              <w:marTop w:val="0"/>
              <w:marBottom w:val="0"/>
              <w:divBdr>
                <w:top w:val="none" w:sz="0" w:space="0" w:color="auto"/>
                <w:left w:val="none" w:sz="0" w:space="0" w:color="auto"/>
                <w:bottom w:val="none" w:sz="0" w:space="0" w:color="auto"/>
                <w:right w:val="none" w:sz="0" w:space="0" w:color="auto"/>
              </w:divBdr>
              <w:divsChild>
                <w:div w:id="95999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91423">
          <w:marLeft w:val="0"/>
          <w:marRight w:val="0"/>
          <w:marTop w:val="750"/>
          <w:marBottom w:val="0"/>
          <w:divBdr>
            <w:top w:val="none" w:sz="0" w:space="0" w:color="auto"/>
            <w:left w:val="none" w:sz="0" w:space="0" w:color="auto"/>
            <w:bottom w:val="none" w:sz="0" w:space="0" w:color="auto"/>
            <w:right w:val="none" w:sz="0" w:space="0" w:color="auto"/>
          </w:divBdr>
          <w:divsChild>
            <w:div w:id="1531456867">
              <w:marLeft w:val="0"/>
              <w:marRight w:val="0"/>
              <w:marTop w:val="0"/>
              <w:marBottom w:val="0"/>
              <w:divBdr>
                <w:top w:val="none" w:sz="0" w:space="0" w:color="auto"/>
                <w:left w:val="none" w:sz="0" w:space="0" w:color="auto"/>
                <w:bottom w:val="none" w:sz="0" w:space="0" w:color="auto"/>
                <w:right w:val="none" w:sz="0" w:space="0" w:color="auto"/>
              </w:divBdr>
              <w:divsChild>
                <w:div w:id="1161000230">
                  <w:marLeft w:val="0"/>
                  <w:marRight w:val="0"/>
                  <w:marTop w:val="0"/>
                  <w:marBottom w:val="0"/>
                  <w:divBdr>
                    <w:top w:val="none" w:sz="0" w:space="0" w:color="auto"/>
                    <w:left w:val="none" w:sz="0" w:space="0" w:color="auto"/>
                    <w:bottom w:val="none" w:sz="0" w:space="0" w:color="auto"/>
                    <w:right w:val="none" w:sz="0" w:space="0" w:color="auto"/>
                  </w:divBdr>
                  <w:divsChild>
                    <w:div w:id="29644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753542">
      <w:bodyDiv w:val="1"/>
      <w:marLeft w:val="0"/>
      <w:marRight w:val="0"/>
      <w:marTop w:val="0"/>
      <w:marBottom w:val="0"/>
      <w:divBdr>
        <w:top w:val="none" w:sz="0" w:space="0" w:color="auto"/>
        <w:left w:val="none" w:sz="0" w:space="0" w:color="auto"/>
        <w:bottom w:val="none" w:sz="0" w:space="0" w:color="auto"/>
        <w:right w:val="none" w:sz="0" w:space="0" w:color="auto"/>
      </w:divBdr>
      <w:divsChild>
        <w:div w:id="2026247650">
          <w:marLeft w:val="0"/>
          <w:marRight w:val="240"/>
          <w:marTop w:val="0"/>
          <w:marBottom w:val="0"/>
          <w:divBdr>
            <w:top w:val="none" w:sz="0" w:space="0" w:color="auto"/>
            <w:left w:val="none" w:sz="0" w:space="0" w:color="auto"/>
            <w:bottom w:val="none" w:sz="0" w:space="0" w:color="auto"/>
            <w:right w:val="none" w:sz="0" w:space="0" w:color="auto"/>
          </w:divBdr>
          <w:divsChild>
            <w:div w:id="549727268">
              <w:marLeft w:val="0"/>
              <w:marRight w:val="0"/>
              <w:marTop w:val="0"/>
              <w:marBottom w:val="0"/>
              <w:divBdr>
                <w:top w:val="none" w:sz="0" w:space="0" w:color="auto"/>
                <w:left w:val="none" w:sz="0" w:space="0" w:color="auto"/>
                <w:bottom w:val="none" w:sz="0" w:space="0" w:color="auto"/>
                <w:right w:val="none" w:sz="0" w:space="0" w:color="auto"/>
              </w:divBdr>
              <w:divsChild>
                <w:div w:id="1936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285">
          <w:marLeft w:val="0"/>
          <w:marRight w:val="240"/>
          <w:marTop w:val="0"/>
          <w:marBottom w:val="0"/>
          <w:divBdr>
            <w:top w:val="none" w:sz="0" w:space="0" w:color="auto"/>
            <w:left w:val="none" w:sz="0" w:space="0" w:color="auto"/>
            <w:bottom w:val="none" w:sz="0" w:space="0" w:color="auto"/>
            <w:right w:val="none" w:sz="0" w:space="0" w:color="auto"/>
          </w:divBdr>
          <w:divsChild>
            <w:div w:id="290526296">
              <w:marLeft w:val="0"/>
              <w:marRight w:val="0"/>
              <w:marTop w:val="0"/>
              <w:marBottom w:val="0"/>
              <w:divBdr>
                <w:top w:val="none" w:sz="0" w:space="0" w:color="auto"/>
                <w:left w:val="none" w:sz="0" w:space="0" w:color="auto"/>
                <w:bottom w:val="none" w:sz="0" w:space="0" w:color="auto"/>
                <w:right w:val="none" w:sz="0" w:space="0" w:color="auto"/>
              </w:divBdr>
              <w:divsChild>
                <w:div w:id="5119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8231">
          <w:marLeft w:val="0"/>
          <w:marRight w:val="0"/>
          <w:marTop w:val="750"/>
          <w:marBottom w:val="0"/>
          <w:divBdr>
            <w:top w:val="none" w:sz="0" w:space="0" w:color="auto"/>
            <w:left w:val="none" w:sz="0" w:space="0" w:color="auto"/>
            <w:bottom w:val="none" w:sz="0" w:space="0" w:color="auto"/>
            <w:right w:val="none" w:sz="0" w:space="0" w:color="auto"/>
          </w:divBdr>
          <w:divsChild>
            <w:div w:id="1662536027">
              <w:marLeft w:val="0"/>
              <w:marRight w:val="0"/>
              <w:marTop w:val="0"/>
              <w:marBottom w:val="0"/>
              <w:divBdr>
                <w:top w:val="none" w:sz="0" w:space="0" w:color="auto"/>
                <w:left w:val="none" w:sz="0" w:space="0" w:color="auto"/>
                <w:bottom w:val="none" w:sz="0" w:space="0" w:color="auto"/>
                <w:right w:val="none" w:sz="0" w:space="0" w:color="auto"/>
              </w:divBdr>
              <w:divsChild>
                <w:div w:id="1940942465">
                  <w:marLeft w:val="0"/>
                  <w:marRight w:val="0"/>
                  <w:marTop w:val="0"/>
                  <w:marBottom w:val="0"/>
                  <w:divBdr>
                    <w:top w:val="none" w:sz="0" w:space="0" w:color="auto"/>
                    <w:left w:val="none" w:sz="0" w:space="0" w:color="auto"/>
                    <w:bottom w:val="none" w:sz="0" w:space="0" w:color="auto"/>
                    <w:right w:val="none" w:sz="0" w:space="0" w:color="auto"/>
                  </w:divBdr>
                  <w:divsChild>
                    <w:div w:id="1447000626">
                      <w:marLeft w:val="0"/>
                      <w:marRight w:val="0"/>
                      <w:marTop w:val="0"/>
                      <w:marBottom w:val="0"/>
                      <w:divBdr>
                        <w:top w:val="none" w:sz="0" w:space="0" w:color="auto"/>
                        <w:left w:val="none" w:sz="0" w:space="0" w:color="auto"/>
                        <w:bottom w:val="none" w:sz="0" w:space="0" w:color="auto"/>
                        <w:right w:val="none" w:sz="0" w:space="0" w:color="auto"/>
                      </w:divBdr>
                      <w:divsChild>
                        <w:div w:id="1809081482">
                          <w:marLeft w:val="240"/>
                          <w:marRight w:val="0"/>
                          <w:marTop w:val="240"/>
                          <w:marBottom w:val="240"/>
                          <w:divBdr>
                            <w:top w:val="none" w:sz="0" w:space="0" w:color="auto"/>
                            <w:left w:val="none" w:sz="0" w:space="0" w:color="auto"/>
                            <w:bottom w:val="none" w:sz="0" w:space="0" w:color="auto"/>
                            <w:right w:val="none" w:sz="0" w:space="0" w:color="auto"/>
                          </w:divBdr>
                        </w:div>
                        <w:div w:id="4505149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50689294">
      <w:bodyDiv w:val="1"/>
      <w:marLeft w:val="0"/>
      <w:marRight w:val="0"/>
      <w:marTop w:val="0"/>
      <w:marBottom w:val="0"/>
      <w:divBdr>
        <w:top w:val="none" w:sz="0" w:space="0" w:color="auto"/>
        <w:left w:val="none" w:sz="0" w:space="0" w:color="auto"/>
        <w:bottom w:val="none" w:sz="0" w:space="0" w:color="auto"/>
        <w:right w:val="none" w:sz="0" w:space="0" w:color="auto"/>
      </w:divBdr>
      <w:divsChild>
        <w:div w:id="1199709070">
          <w:marLeft w:val="0"/>
          <w:marRight w:val="240"/>
          <w:marTop w:val="0"/>
          <w:marBottom w:val="0"/>
          <w:divBdr>
            <w:top w:val="none" w:sz="0" w:space="0" w:color="auto"/>
            <w:left w:val="none" w:sz="0" w:space="0" w:color="auto"/>
            <w:bottom w:val="none" w:sz="0" w:space="0" w:color="auto"/>
            <w:right w:val="none" w:sz="0" w:space="0" w:color="auto"/>
          </w:divBdr>
          <w:divsChild>
            <w:div w:id="1779595785">
              <w:marLeft w:val="0"/>
              <w:marRight w:val="0"/>
              <w:marTop w:val="0"/>
              <w:marBottom w:val="0"/>
              <w:divBdr>
                <w:top w:val="none" w:sz="0" w:space="0" w:color="auto"/>
                <w:left w:val="none" w:sz="0" w:space="0" w:color="auto"/>
                <w:bottom w:val="none" w:sz="0" w:space="0" w:color="auto"/>
                <w:right w:val="none" w:sz="0" w:space="0" w:color="auto"/>
              </w:divBdr>
              <w:divsChild>
                <w:div w:id="19670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5383">
          <w:marLeft w:val="0"/>
          <w:marRight w:val="240"/>
          <w:marTop w:val="0"/>
          <w:marBottom w:val="0"/>
          <w:divBdr>
            <w:top w:val="none" w:sz="0" w:space="0" w:color="auto"/>
            <w:left w:val="none" w:sz="0" w:space="0" w:color="auto"/>
            <w:bottom w:val="none" w:sz="0" w:space="0" w:color="auto"/>
            <w:right w:val="none" w:sz="0" w:space="0" w:color="auto"/>
          </w:divBdr>
          <w:divsChild>
            <w:div w:id="968435115">
              <w:marLeft w:val="0"/>
              <w:marRight w:val="0"/>
              <w:marTop w:val="0"/>
              <w:marBottom w:val="0"/>
              <w:divBdr>
                <w:top w:val="none" w:sz="0" w:space="0" w:color="auto"/>
                <w:left w:val="none" w:sz="0" w:space="0" w:color="auto"/>
                <w:bottom w:val="none" w:sz="0" w:space="0" w:color="auto"/>
                <w:right w:val="none" w:sz="0" w:space="0" w:color="auto"/>
              </w:divBdr>
              <w:divsChild>
                <w:div w:id="85761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1597">
      <w:bodyDiv w:val="1"/>
      <w:marLeft w:val="0"/>
      <w:marRight w:val="0"/>
      <w:marTop w:val="0"/>
      <w:marBottom w:val="0"/>
      <w:divBdr>
        <w:top w:val="none" w:sz="0" w:space="0" w:color="auto"/>
        <w:left w:val="none" w:sz="0" w:space="0" w:color="auto"/>
        <w:bottom w:val="none" w:sz="0" w:space="0" w:color="auto"/>
        <w:right w:val="none" w:sz="0" w:space="0" w:color="auto"/>
      </w:divBdr>
    </w:div>
    <w:div w:id="355813575">
      <w:bodyDiv w:val="1"/>
      <w:marLeft w:val="0"/>
      <w:marRight w:val="0"/>
      <w:marTop w:val="0"/>
      <w:marBottom w:val="0"/>
      <w:divBdr>
        <w:top w:val="none" w:sz="0" w:space="0" w:color="auto"/>
        <w:left w:val="none" w:sz="0" w:space="0" w:color="auto"/>
        <w:bottom w:val="none" w:sz="0" w:space="0" w:color="auto"/>
        <w:right w:val="none" w:sz="0" w:space="0" w:color="auto"/>
      </w:divBdr>
      <w:divsChild>
        <w:div w:id="1513110543">
          <w:marLeft w:val="0"/>
          <w:marRight w:val="240"/>
          <w:marTop w:val="0"/>
          <w:marBottom w:val="0"/>
          <w:divBdr>
            <w:top w:val="none" w:sz="0" w:space="0" w:color="auto"/>
            <w:left w:val="none" w:sz="0" w:space="0" w:color="auto"/>
            <w:bottom w:val="none" w:sz="0" w:space="0" w:color="auto"/>
            <w:right w:val="none" w:sz="0" w:space="0" w:color="auto"/>
          </w:divBdr>
          <w:divsChild>
            <w:div w:id="1220364762">
              <w:marLeft w:val="0"/>
              <w:marRight w:val="0"/>
              <w:marTop w:val="0"/>
              <w:marBottom w:val="0"/>
              <w:divBdr>
                <w:top w:val="none" w:sz="0" w:space="0" w:color="auto"/>
                <w:left w:val="none" w:sz="0" w:space="0" w:color="auto"/>
                <w:bottom w:val="none" w:sz="0" w:space="0" w:color="auto"/>
                <w:right w:val="none" w:sz="0" w:space="0" w:color="auto"/>
              </w:divBdr>
              <w:divsChild>
                <w:div w:id="3178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7963">
          <w:marLeft w:val="0"/>
          <w:marRight w:val="240"/>
          <w:marTop w:val="0"/>
          <w:marBottom w:val="0"/>
          <w:divBdr>
            <w:top w:val="none" w:sz="0" w:space="0" w:color="auto"/>
            <w:left w:val="none" w:sz="0" w:space="0" w:color="auto"/>
            <w:bottom w:val="none" w:sz="0" w:space="0" w:color="auto"/>
            <w:right w:val="none" w:sz="0" w:space="0" w:color="auto"/>
          </w:divBdr>
          <w:divsChild>
            <w:div w:id="1989548098">
              <w:marLeft w:val="0"/>
              <w:marRight w:val="0"/>
              <w:marTop w:val="0"/>
              <w:marBottom w:val="0"/>
              <w:divBdr>
                <w:top w:val="none" w:sz="0" w:space="0" w:color="auto"/>
                <w:left w:val="none" w:sz="0" w:space="0" w:color="auto"/>
                <w:bottom w:val="none" w:sz="0" w:space="0" w:color="auto"/>
                <w:right w:val="none" w:sz="0" w:space="0" w:color="auto"/>
              </w:divBdr>
              <w:divsChild>
                <w:div w:id="50798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23383">
          <w:marLeft w:val="0"/>
          <w:marRight w:val="0"/>
          <w:marTop w:val="750"/>
          <w:marBottom w:val="0"/>
          <w:divBdr>
            <w:top w:val="none" w:sz="0" w:space="0" w:color="auto"/>
            <w:left w:val="none" w:sz="0" w:space="0" w:color="auto"/>
            <w:bottom w:val="none" w:sz="0" w:space="0" w:color="auto"/>
            <w:right w:val="none" w:sz="0" w:space="0" w:color="auto"/>
          </w:divBdr>
          <w:divsChild>
            <w:div w:id="1122189531">
              <w:marLeft w:val="0"/>
              <w:marRight w:val="0"/>
              <w:marTop w:val="0"/>
              <w:marBottom w:val="0"/>
              <w:divBdr>
                <w:top w:val="none" w:sz="0" w:space="0" w:color="auto"/>
                <w:left w:val="none" w:sz="0" w:space="0" w:color="auto"/>
                <w:bottom w:val="none" w:sz="0" w:space="0" w:color="auto"/>
                <w:right w:val="none" w:sz="0" w:space="0" w:color="auto"/>
              </w:divBdr>
              <w:divsChild>
                <w:div w:id="144863779">
                  <w:marLeft w:val="0"/>
                  <w:marRight w:val="0"/>
                  <w:marTop w:val="0"/>
                  <w:marBottom w:val="0"/>
                  <w:divBdr>
                    <w:top w:val="none" w:sz="0" w:space="0" w:color="auto"/>
                    <w:left w:val="none" w:sz="0" w:space="0" w:color="auto"/>
                    <w:bottom w:val="none" w:sz="0" w:space="0" w:color="auto"/>
                    <w:right w:val="none" w:sz="0" w:space="0" w:color="auto"/>
                  </w:divBdr>
                  <w:divsChild>
                    <w:div w:id="20927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466014">
      <w:bodyDiv w:val="1"/>
      <w:marLeft w:val="0"/>
      <w:marRight w:val="0"/>
      <w:marTop w:val="0"/>
      <w:marBottom w:val="0"/>
      <w:divBdr>
        <w:top w:val="none" w:sz="0" w:space="0" w:color="auto"/>
        <w:left w:val="none" w:sz="0" w:space="0" w:color="auto"/>
        <w:bottom w:val="none" w:sz="0" w:space="0" w:color="auto"/>
        <w:right w:val="none" w:sz="0" w:space="0" w:color="auto"/>
      </w:divBdr>
      <w:divsChild>
        <w:div w:id="1923566892">
          <w:marLeft w:val="0"/>
          <w:marRight w:val="240"/>
          <w:marTop w:val="0"/>
          <w:marBottom w:val="0"/>
          <w:divBdr>
            <w:top w:val="none" w:sz="0" w:space="0" w:color="auto"/>
            <w:left w:val="none" w:sz="0" w:space="0" w:color="auto"/>
            <w:bottom w:val="none" w:sz="0" w:space="0" w:color="auto"/>
            <w:right w:val="none" w:sz="0" w:space="0" w:color="auto"/>
          </w:divBdr>
          <w:divsChild>
            <w:div w:id="1199122311">
              <w:marLeft w:val="0"/>
              <w:marRight w:val="0"/>
              <w:marTop w:val="0"/>
              <w:marBottom w:val="0"/>
              <w:divBdr>
                <w:top w:val="none" w:sz="0" w:space="0" w:color="auto"/>
                <w:left w:val="none" w:sz="0" w:space="0" w:color="auto"/>
                <w:bottom w:val="none" w:sz="0" w:space="0" w:color="auto"/>
                <w:right w:val="none" w:sz="0" w:space="0" w:color="auto"/>
              </w:divBdr>
              <w:divsChild>
                <w:div w:id="24113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5042">
          <w:marLeft w:val="0"/>
          <w:marRight w:val="240"/>
          <w:marTop w:val="0"/>
          <w:marBottom w:val="0"/>
          <w:divBdr>
            <w:top w:val="none" w:sz="0" w:space="0" w:color="auto"/>
            <w:left w:val="none" w:sz="0" w:space="0" w:color="auto"/>
            <w:bottom w:val="none" w:sz="0" w:space="0" w:color="auto"/>
            <w:right w:val="none" w:sz="0" w:space="0" w:color="auto"/>
          </w:divBdr>
          <w:divsChild>
            <w:div w:id="1792749341">
              <w:marLeft w:val="0"/>
              <w:marRight w:val="0"/>
              <w:marTop w:val="0"/>
              <w:marBottom w:val="0"/>
              <w:divBdr>
                <w:top w:val="none" w:sz="0" w:space="0" w:color="auto"/>
                <w:left w:val="none" w:sz="0" w:space="0" w:color="auto"/>
                <w:bottom w:val="none" w:sz="0" w:space="0" w:color="auto"/>
                <w:right w:val="none" w:sz="0" w:space="0" w:color="auto"/>
              </w:divBdr>
              <w:divsChild>
                <w:div w:id="6086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2258">
          <w:marLeft w:val="0"/>
          <w:marRight w:val="0"/>
          <w:marTop w:val="750"/>
          <w:marBottom w:val="0"/>
          <w:divBdr>
            <w:top w:val="none" w:sz="0" w:space="0" w:color="auto"/>
            <w:left w:val="none" w:sz="0" w:space="0" w:color="auto"/>
            <w:bottom w:val="none" w:sz="0" w:space="0" w:color="auto"/>
            <w:right w:val="none" w:sz="0" w:space="0" w:color="auto"/>
          </w:divBdr>
          <w:divsChild>
            <w:div w:id="1676180581">
              <w:marLeft w:val="0"/>
              <w:marRight w:val="0"/>
              <w:marTop w:val="0"/>
              <w:marBottom w:val="0"/>
              <w:divBdr>
                <w:top w:val="none" w:sz="0" w:space="0" w:color="auto"/>
                <w:left w:val="none" w:sz="0" w:space="0" w:color="auto"/>
                <w:bottom w:val="none" w:sz="0" w:space="0" w:color="auto"/>
                <w:right w:val="none" w:sz="0" w:space="0" w:color="auto"/>
              </w:divBdr>
              <w:divsChild>
                <w:div w:id="552153638">
                  <w:marLeft w:val="0"/>
                  <w:marRight w:val="0"/>
                  <w:marTop w:val="0"/>
                  <w:marBottom w:val="0"/>
                  <w:divBdr>
                    <w:top w:val="none" w:sz="0" w:space="0" w:color="auto"/>
                    <w:left w:val="none" w:sz="0" w:space="0" w:color="auto"/>
                    <w:bottom w:val="none" w:sz="0" w:space="0" w:color="auto"/>
                    <w:right w:val="none" w:sz="0" w:space="0" w:color="auto"/>
                  </w:divBdr>
                  <w:divsChild>
                    <w:div w:id="209180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496527">
      <w:bodyDiv w:val="1"/>
      <w:marLeft w:val="0"/>
      <w:marRight w:val="0"/>
      <w:marTop w:val="0"/>
      <w:marBottom w:val="0"/>
      <w:divBdr>
        <w:top w:val="none" w:sz="0" w:space="0" w:color="auto"/>
        <w:left w:val="none" w:sz="0" w:space="0" w:color="auto"/>
        <w:bottom w:val="none" w:sz="0" w:space="0" w:color="auto"/>
        <w:right w:val="none" w:sz="0" w:space="0" w:color="auto"/>
      </w:divBdr>
    </w:div>
    <w:div w:id="370761747">
      <w:bodyDiv w:val="1"/>
      <w:marLeft w:val="0"/>
      <w:marRight w:val="0"/>
      <w:marTop w:val="0"/>
      <w:marBottom w:val="0"/>
      <w:divBdr>
        <w:top w:val="none" w:sz="0" w:space="0" w:color="auto"/>
        <w:left w:val="none" w:sz="0" w:space="0" w:color="auto"/>
        <w:bottom w:val="none" w:sz="0" w:space="0" w:color="auto"/>
        <w:right w:val="none" w:sz="0" w:space="0" w:color="auto"/>
      </w:divBdr>
    </w:div>
    <w:div w:id="376323499">
      <w:bodyDiv w:val="1"/>
      <w:marLeft w:val="0"/>
      <w:marRight w:val="0"/>
      <w:marTop w:val="0"/>
      <w:marBottom w:val="0"/>
      <w:divBdr>
        <w:top w:val="none" w:sz="0" w:space="0" w:color="auto"/>
        <w:left w:val="none" w:sz="0" w:space="0" w:color="auto"/>
        <w:bottom w:val="none" w:sz="0" w:space="0" w:color="auto"/>
        <w:right w:val="none" w:sz="0" w:space="0" w:color="auto"/>
      </w:divBdr>
      <w:divsChild>
        <w:div w:id="1337802689">
          <w:marLeft w:val="0"/>
          <w:marRight w:val="240"/>
          <w:marTop w:val="0"/>
          <w:marBottom w:val="0"/>
          <w:divBdr>
            <w:top w:val="none" w:sz="0" w:space="0" w:color="auto"/>
            <w:left w:val="none" w:sz="0" w:space="0" w:color="auto"/>
            <w:bottom w:val="none" w:sz="0" w:space="0" w:color="auto"/>
            <w:right w:val="none" w:sz="0" w:space="0" w:color="auto"/>
          </w:divBdr>
          <w:divsChild>
            <w:div w:id="1166021549">
              <w:marLeft w:val="0"/>
              <w:marRight w:val="0"/>
              <w:marTop w:val="0"/>
              <w:marBottom w:val="0"/>
              <w:divBdr>
                <w:top w:val="none" w:sz="0" w:space="0" w:color="auto"/>
                <w:left w:val="none" w:sz="0" w:space="0" w:color="auto"/>
                <w:bottom w:val="none" w:sz="0" w:space="0" w:color="auto"/>
                <w:right w:val="none" w:sz="0" w:space="0" w:color="auto"/>
              </w:divBdr>
              <w:divsChild>
                <w:div w:id="162399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2485">
          <w:marLeft w:val="0"/>
          <w:marRight w:val="240"/>
          <w:marTop w:val="0"/>
          <w:marBottom w:val="0"/>
          <w:divBdr>
            <w:top w:val="none" w:sz="0" w:space="0" w:color="auto"/>
            <w:left w:val="none" w:sz="0" w:space="0" w:color="auto"/>
            <w:bottom w:val="none" w:sz="0" w:space="0" w:color="auto"/>
            <w:right w:val="none" w:sz="0" w:space="0" w:color="auto"/>
          </w:divBdr>
          <w:divsChild>
            <w:div w:id="1831284548">
              <w:marLeft w:val="0"/>
              <w:marRight w:val="0"/>
              <w:marTop w:val="0"/>
              <w:marBottom w:val="0"/>
              <w:divBdr>
                <w:top w:val="none" w:sz="0" w:space="0" w:color="auto"/>
                <w:left w:val="none" w:sz="0" w:space="0" w:color="auto"/>
                <w:bottom w:val="none" w:sz="0" w:space="0" w:color="auto"/>
                <w:right w:val="none" w:sz="0" w:space="0" w:color="auto"/>
              </w:divBdr>
              <w:divsChild>
                <w:div w:id="16883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62082">
          <w:marLeft w:val="0"/>
          <w:marRight w:val="0"/>
          <w:marTop w:val="750"/>
          <w:marBottom w:val="0"/>
          <w:divBdr>
            <w:top w:val="none" w:sz="0" w:space="0" w:color="auto"/>
            <w:left w:val="none" w:sz="0" w:space="0" w:color="auto"/>
            <w:bottom w:val="none" w:sz="0" w:space="0" w:color="auto"/>
            <w:right w:val="none" w:sz="0" w:space="0" w:color="auto"/>
          </w:divBdr>
          <w:divsChild>
            <w:div w:id="423919176">
              <w:marLeft w:val="0"/>
              <w:marRight w:val="0"/>
              <w:marTop w:val="0"/>
              <w:marBottom w:val="0"/>
              <w:divBdr>
                <w:top w:val="none" w:sz="0" w:space="0" w:color="auto"/>
                <w:left w:val="none" w:sz="0" w:space="0" w:color="auto"/>
                <w:bottom w:val="none" w:sz="0" w:space="0" w:color="auto"/>
                <w:right w:val="none" w:sz="0" w:space="0" w:color="auto"/>
              </w:divBdr>
              <w:divsChild>
                <w:div w:id="1797723455">
                  <w:marLeft w:val="0"/>
                  <w:marRight w:val="0"/>
                  <w:marTop w:val="0"/>
                  <w:marBottom w:val="0"/>
                  <w:divBdr>
                    <w:top w:val="none" w:sz="0" w:space="0" w:color="auto"/>
                    <w:left w:val="none" w:sz="0" w:space="0" w:color="auto"/>
                    <w:bottom w:val="none" w:sz="0" w:space="0" w:color="auto"/>
                    <w:right w:val="none" w:sz="0" w:space="0" w:color="auto"/>
                  </w:divBdr>
                  <w:divsChild>
                    <w:div w:id="68151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47507">
      <w:bodyDiv w:val="1"/>
      <w:marLeft w:val="0"/>
      <w:marRight w:val="0"/>
      <w:marTop w:val="0"/>
      <w:marBottom w:val="0"/>
      <w:divBdr>
        <w:top w:val="none" w:sz="0" w:space="0" w:color="auto"/>
        <w:left w:val="none" w:sz="0" w:space="0" w:color="auto"/>
        <w:bottom w:val="none" w:sz="0" w:space="0" w:color="auto"/>
        <w:right w:val="none" w:sz="0" w:space="0" w:color="auto"/>
      </w:divBdr>
    </w:div>
    <w:div w:id="379399269">
      <w:bodyDiv w:val="1"/>
      <w:marLeft w:val="0"/>
      <w:marRight w:val="0"/>
      <w:marTop w:val="0"/>
      <w:marBottom w:val="0"/>
      <w:divBdr>
        <w:top w:val="none" w:sz="0" w:space="0" w:color="auto"/>
        <w:left w:val="none" w:sz="0" w:space="0" w:color="auto"/>
        <w:bottom w:val="none" w:sz="0" w:space="0" w:color="auto"/>
        <w:right w:val="none" w:sz="0" w:space="0" w:color="auto"/>
      </w:divBdr>
      <w:divsChild>
        <w:div w:id="2132287458">
          <w:marLeft w:val="0"/>
          <w:marRight w:val="240"/>
          <w:marTop w:val="0"/>
          <w:marBottom w:val="0"/>
          <w:divBdr>
            <w:top w:val="none" w:sz="0" w:space="0" w:color="auto"/>
            <w:left w:val="none" w:sz="0" w:space="0" w:color="auto"/>
            <w:bottom w:val="none" w:sz="0" w:space="0" w:color="auto"/>
            <w:right w:val="none" w:sz="0" w:space="0" w:color="auto"/>
          </w:divBdr>
          <w:divsChild>
            <w:div w:id="176236467">
              <w:marLeft w:val="0"/>
              <w:marRight w:val="0"/>
              <w:marTop w:val="0"/>
              <w:marBottom w:val="0"/>
              <w:divBdr>
                <w:top w:val="none" w:sz="0" w:space="0" w:color="auto"/>
                <w:left w:val="none" w:sz="0" w:space="0" w:color="auto"/>
                <w:bottom w:val="none" w:sz="0" w:space="0" w:color="auto"/>
                <w:right w:val="none" w:sz="0" w:space="0" w:color="auto"/>
              </w:divBdr>
              <w:divsChild>
                <w:div w:id="15844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78198">
          <w:marLeft w:val="0"/>
          <w:marRight w:val="240"/>
          <w:marTop w:val="0"/>
          <w:marBottom w:val="0"/>
          <w:divBdr>
            <w:top w:val="none" w:sz="0" w:space="0" w:color="auto"/>
            <w:left w:val="none" w:sz="0" w:space="0" w:color="auto"/>
            <w:bottom w:val="none" w:sz="0" w:space="0" w:color="auto"/>
            <w:right w:val="none" w:sz="0" w:space="0" w:color="auto"/>
          </w:divBdr>
          <w:divsChild>
            <w:div w:id="469396006">
              <w:marLeft w:val="0"/>
              <w:marRight w:val="0"/>
              <w:marTop w:val="0"/>
              <w:marBottom w:val="0"/>
              <w:divBdr>
                <w:top w:val="none" w:sz="0" w:space="0" w:color="auto"/>
                <w:left w:val="none" w:sz="0" w:space="0" w:color="auto"/>
                <w:bottom w:val="none" w:sz="0" w:space="0" w:color="auto"/>
                <w:right w:val="none" w:sz="0" w:space="0" w:color="auto"/>
              </w:divBdr>
              <w:divsChild>
                <w:div w:id="5389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95090">
          <w:marLeft w:val="0"/>
          <w:marRight w:val="0"/>
          <w:marTop w:val="750"/>
          <w:marBottom w:val="0"/>
          <w:divBdr>
            <w:top w:val="none" w:sz="0" w:space="0" w:color="auto"/>
            <w:left w:val="none" w:sz="0" w:space="0" w:color="auto"/>
            <w:bottom w:val="none" w:sz="0" w:space="0" w:color="auto"/>
            <w:right w:val="none" w:sz="0" w:space="0" w:color="auto"/>
          </w:divBdr>
          <w:divsChild>
            <w:div w:id="805045913">
              <w:marLeft w:val="0"/>
              <w:marRight w:val="0"/>
              <w:marTop w:val="0"/>
              <w:marBottom w:val="0"/>
              <w:divBdr>
                <w:top w:val="none" w:sz="0" w:space="0" w:color="auto"/>
                <w:left w:val="none" w:sz="0" w:space="0" w:color="auto"/>
                <w:bottom w:val="none" w:sz="0" w:space="0" w:color="auto"/>
                <w:right w:val="none" w:sz="0" w:space="0" w:color="auto"/>
              </w:divBdr>
              <w:divsChild>
                <w:div w:id="131482189">
                  <w:marLeft w:val="0"/>
                  <w:marRight w:val="0"/>
                  <w:marTop w:val="0"/>
                  <w:marBottom w:val="0"/>
                  <w:divBdr>
                    <w:top w:val="none" w:sz="0" w:space="0" w:color="auto"/>
                    <w:left w:val="none" w:sz="0" w:space="0" w:color="auto"/>
                    <w:bottom w:val="none" w:sz="0" w:space="0" w:color="auto"/>
                    <w:right w:val="none" w:sz="0" w:space="0" w:color="auto"/>
                  </w:divBdr>
                  <w:divsChild>
                    <w:div w:id="198843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7859">
      <w:bodyDiv w:val="1"/>
      <w:marLeft w:val="0"/>
      <w:marRight w:val="0"/>
      <w:marTop w:val="0"/>
      <w:marBottom w:val="0"/>
      <w:divBdr>
        <w:top w:val="none" w:sz="0" w:space="0" w:color="auto"/>
        <w:left w:val="none" w:sz="0" w:space="0" w:color="auto"/>
        <w:bottom w:val="none" w:sz="0" w:space="0" w:color="auto"/>
        <w:right w:val="none" w:sz="0" w:space="0" w:color="auto"/>
      </w:divBdr>
    </w:div>
    <w:div w:id="385687356">
      <w:bodyDiv w:val="1"/>
      <w:marLeft w:val="0"/>
      <w:marRight w:val="0"/>
      <w:marTop w:val="0"/>
      <w:marBottom w:val="0"/>
      <w:divBdr>
        <w:top w:val="none" w:sz="0" w:space="0" w:color="auto"/>
        <w:left w:val="none" w:sz="0" w:space="0" w:color="auto"/>
        <w:bottom w:val="none" w:sz="0" w:space="0" w:color="auto"/>
        <w:right w:val="none" w:sz="0" w:space="0" w:color="auto"/>
      </w:divBdr>
      <w:divsChild>
        <w:div w:id="1766724517">
          <w:marLeft w:val="0"/>
          <w:marRight w:val="240"/>
          <w:marTop w:val="0"/>
          <w:marBottom w:val="0"/>
          <w:divBdr>
            <w:top w:val="none" w:sz="0" w:space="0" w:color="auto"/>
            <w:left w:val="none" w:sz="0" w:space="0" w:color="auto"/>
            <w:bottom w:val="none" w:sz="0" w:space="0" w:color="auto"/>
            <w:right w:val="none" w:sz="0" w:space="0" w:color="auto"/>
          </w:divBdr>
          <w:divsChild>
            <w:div w:id="1698118386">
              <w:marLeft w:val="0"/>
              <w:marRight w:val="0"/>
              <w:marTop w:val="0"/>
              <w:marBottom w:val="0"/>
              <w:divBdr>
                <w:top w:val="none" w:sz="0" w:space="0" w:color="auto"/>
                <w:left w:val="none" w:sz="0" w:space="0" w:color="auto"/>
                <w:bottom w:val="none" w:sz="0" w:space="0" w:color="auto"/>
                <w:right w:val="none" w:sz="0" w:space="0" w:color="auto"/>
              </w:divBdr>
              <w:divsChild>
                <w:div w:id="12505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3606">
          <w:marLeft w:val="0"/>
          <w:marRight w:val="240"/>
          <w:marTop w:val="0"/>
          <w:marBottom w:val="0"/>
          <w:divBdr>
            <w:top w:val="none" w:sz="0" w:space="0" w:color="auto"/>
            <w:left w:val="none" w:sz="0" w:space="0" w:color="auto"/>
            <w:bottom w:val="none" w:sz="0" w:space="0" w:color="auto"/>
            <w:right w:val="none" w:sz="0" w:space="0" w:color="auto"/>
          </w:divBdr>
          <w:divsChild>
            <w:div w:id="2114130443">
              <w:marLeft w:val="0"/>
              <w:marRight w:val="0"/>
              <w:marTop w:val="0"/>
              <w:marBottom w:val="0"/>
              <w:divBdr>
                <w:top w:val="none" w:sz="0" w:space="0" w:color="auto"/>
                <w:left w:val="none" w:sz="0" w:space="0" w:color="auto"/>
                <w:bottom w:val="none" w:sz="0" w:space="0" w:color="auto"/>
                <w:right w:val="none" w:sz="0" w:space="0" w:color="auto"/>
              </w:divBdr>
              <w:divsChild>
                <w:div w:id="8156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6287">
          <w:marLeft w:val="0"/>
          <w:marRight w:val="0"/>
          <w:marTop w:val="750"/>
          <w:marBottom w:val="0"/>
          <w:divBdr>
            <w:top w:val="none" w:sz="0" w:space="0" w:color="auto"/>
            <w:left w:val="none" w:sz="0" w:space="0" w:color="auto"/>
            <w:bottom w:val="none" w:sz="0" w:space="0" w:color="auto"/>
            <w:right w:val="none" w:sz="0" w:space="0" w:color="auto"/>
          </w:divBdr>
          <w:divsChild>
            <w:div w:id="1869946267">
              <w:marLeft w:val="0"/>
              <w:marRight w:val="0"/>
              <w:marTop w:val="0"/>
              <w:marBottom w:val="0"/>
              <w:divBdr>
                <w:top w:val="none" w:sz="0" w:space="0" w:color="auto"/>
                <w:left w:val="none" w:sz="0" w:space="0" w:color="auto"/>
                <w:bottom w:val="none" w:sz="0" w:space="0" w:color="auto"/>
                <w:right w:val="none" w:sz="0" w:space="0" w:color="auto"/>
              </w:divBdr>
              <w:divsChild>
                <w:div w:id="1960144937">
                  <w:marLeft w:val="0"/>
                  <w:marRight w:val="0"/>
                  <w:marTop w:val="0"/>
                  <w:marBottom w:val="0"/>
                  <w:divBdr>
                    <w:top w:val="none" w:sz="0" w:space="0" w:color="auto"/>
                    <w:left w:val="none" w:sz="0" w:space="0" w:color="auto"/>
                    <w:bottom w:val="none" w:sz="0" w:space="0" w:color="auto"/>
                    <w:right w:val="none" w:sz="0" w:space="0" w:color="auto"/>
                  </w:divBdr>
                  <w:divsChild>
                    <w:div w:id="144226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813364">
      <w:bodyDiv w:val="1"/>
      <w:marLeft w:val="0"/>
      <w:marRight w:val="0"/>
      <w:marTop w:val="0"/>
      <w:marBottom w:val="0"/>
      <w:divBdr>
        <w:top w:val="none" w:sz="0" w:space="0" w:color="auto"/>
        <w:left w:val="none" w:sz="0" w:space="0" w:color="auto"/>
        <w:bottom w:val="none" w:sz="0" w:space="0" w:color="auto"/>
        <w:right w:val="none" w:sz="0" w:space="0" w:color="auto"/>
      </w:divBdr>
      <w:divsChild>
        <w:div w:id="1544558029">
          <w:marLeft w:val="0"/>
          <w:marRight w:val="240"/>
          <w:marTop w:val="0"/>
          <w:marBottom w:val="0"/>
          <w:divBdr>
            <w:top w:val="none" w:sz="0" w:space="0" w:color="auto"/>
            <w:left w:val="none" w:sz="0" w:space="0" w:color="auto"/>
            <w:bottom w:val="none" w:sz="0" w:space="0" w:color="auto"/>
            <w:right w:val="none" w:sz="0" w:space="0" w:color="auto"/>
          </w:divBdr>
          <w:divsChild>
            <w:div w:id="1803573617">
              <w:marLeft w:val="0"/>
              <w:marRight w:val="0"/>
              <w:marTop w:val="0"/>
              <w:marBottom w:val="0"/>
              <w:divBdr>
                <w:top w:val="none" w:sz="0" w:space="0" w:color="auto"/>
                <w:left w:val="none" w:sz="0" w:space="0" w:color="auto"/>
                <w:bottom w:val="none" w:sz="0" w:space="0" w:color="auto"/>
                <w:right w:val="none" w:sz="0" w:space="0" w:color="auto"/>
              </w:divBdr>
              <w:divsChild>
                <w:div w:id="12628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67509">
          <w:marLeft w:val="0"/>
          <w:marRight w:val="240"/>
          <w:marTop w:val="0"/>
          <w:marBottom w:val="0"/>
          <w:divBdr>
            <w:top w:val="none" w:sz="0" w:space="0" w:color="auto"/>
            <w:left w:val="none" w:sz="0" w:space="0" w:color="auto"/>
            <w:bottom w:val="none" w:sz="0" w:space="0" w:color="auto"/>
            <w:right w:val="none" w:sz="0" w:space="0" w:color="auto"/>
          </w:divBdr>
          <w:divsChild>
            <w:div w:id="1389500610">
              <w:marLeft w:val="0"/>
              <w:marRight w:val="0"/>
              <w:marTop w:val="0"/>
              <w:marBottom w:val="0"/>
              <w:divBdr>
                <w:top w:val="none" w:sz="0" w:space="0" w:color="auto"/>
                <w:left w:val="none" w:sz="0" w:space="0" w:color="auto"/>
                <w:bottom w:val="none" w:sz="0" w:space="0" w:color="auto"/>
                <w:right w:val="none" w:sz="0" w:space="0" w:color="auto"/>
              </w:divBdr>
              <w:divsChild>
                <w:div w:id="16945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0458">
          <w:marLeft w:val="0"/>
          <w:marRight w:val="0"/>
          <w:marTop w:val="750"/>
          <w:marBottom w:val="0"/>
          <w:divBdr>
            <w:top w:val="none" w:sz="0" w:space="0" w:color="auto"/>
            <w:left w:val="none" w:sz="0" w:space="0" w:color="auto"/>
            <w:bottom w:val="none" w:sz="0" w:space="0" w:color="auto"/>
            <w:right w:val="none" w:sz="0" w:space="0" w:color="auto"/>
          </w:divBdr>
          <w:divsChild>
            <w:div w:id="901408292">
              <w:marLeft w:val="0"/>
              <w:marRight w:val="0"/>
              <w:marTop w:val="0"/>
              <w:marBottom w:val="0"/>
              <w:divBdr>
                <w:top w:val="none" w:sz="0" w:space="0" w:color="auto"/>
                <w:left w:val="none" w:sz="0" w:space="0" w:color="auto"/>
                <w:bottom w:val="none" w:sz="0" w:space="0" w:color="auto"/>
                <w:right w:val="none" w:sz="0" w:space="0" w:color="auto"/>
              </w:divBdr>
              <w:divsChild>
                <w:div w:id="923878376">
                  <w:marLeft w:val="0"/>
                  <w:marRight w:val="0"/>
                  <w:marTop w:val="0"/>
                  <w:marBottom w:val="0"/>
                  <w:divBdr>
                    <w:top w:val="none" w:sz="0" w:space="0" w:color="auto"/>
                    <w:left w:val="none" w:sz="0" w:space="0" w:color="auto"/>
                    <w:bottom w:val="none" w:sz="0" w:space="0" w:color="auto"/>
                    <w:right w:val="none" w:sz="0" w:space="0" w:color="auto"/>
                  </w:divBdr>
                  <w:divsChild>
                    <w:div w:id="1437214350">
                      <w:marLeft w:val="0"/>
                      <w:marRight w:val="0"/>
                      <w:marTop w:val="0"/>
                      <w:marBottom w:val="0"/>
                      <w:divBdr>
                        <w:top w:val="none" w:sz="0" w:space="0" w:color="auto"/>
                        <w:left w:val="none" w:sz="0" w:space="0" w:color="auto"/>
                        <w:bottom w:val="none" w:sz="0" w:space="0" w:color="auto"/>
                        <w:right w:val="none" w:sz="0" w:space="0" w:color="auto"/>
                      </w:divBdr>
                      <w:divsChild>
                        <w:div w:id="2857019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94200909">
      <w:bodyDiv w:val="1"/>
      <w:marLeft w:val="0"/>
      <w:marRight w:val="0"/>
      <w:marTop w:val="0"/>
      <w:marBottom w:val="0"/>
      <w:divBdr>
        <w:top w:val="none" w:sz="0" w:space="0" w:color="auto"/>
        <w:left w:val="none" w:sz="0" w:space="0" w:color="auto"/>
        <w:bottom w:val="none" w:sz="0" w:space="0" w:color="auto"/>
        <w:right w:val="none" w:sz="0" w:space="0" w:color="auto"/>
      </w:divBdr>
      <w:divsChild>
        <w:div w:id="385376322">
          <w:marLeft w:val="0"/>
          <w:marRight w:val="240"/>
          <w:marTop w:val="0"/>
          <w:marBottom w:val="0"/>
          <w:divBdr>
            <w:top w:val="none" w:sz="0" w:space="0" w:color="auto"/>
            <w:left w:val="none" w:sz="0" w:space="0" w:color="auto"/>
            <w:bottom w:val="none" w:sz="0" w:space="0" w:color="auto"/>
            <w:right w:val="none" w:sz="0" w:space="0" w:color="auto"/>
          </w:divBdr>
          <w:divsChild>
            <w:div w:id="1505702426">
              <w:marLeft w:val="0"/>
              <w:marRight w:val="0"/>
              <w:marTop w:val="0"/>
              <w:marBottom w:val="0"/>
              <w:divBdr>
                <w:top w:val="none" w:sz="0" w:space="0" w:color="auto"/>
                <w:left w:val="none" w:sz="0" w:space="0" w:color="auto"/>
                <w:bottom w:val="none" w:sz="0" w:space="0" w:color="auto"/>
                <w:right w:val="none" w:sz="0" w:space="0" w:color="auto"/>
              </w:divBdr>
              <w:divsChild>
                <w:div w:id="59363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5742">
          <w:marLeft w:val="0"/>
          <w:marRight w:val="240"/>
          <w:marTop w:val="0"/>
          <w:marBottom w:val="0"/>
          <w:divBdr>
            <w:top w:val="none" w:sz="0" w:space="0" w:color="auto"/>
            <w:left w:val="none" w:sz="0" w:space="0" w:color="auto"/>
            <w:bottom w:val="none" w:sz="0" w:space="0" w:color="auto"/>
            <w:right w:val="none" w:sz="0" w:space="0" w:color="auto"/>
          </w:divBdr>
          <w:divsChild>
            <w:div w:id="1075399459">
              <w:marLeft w:val="0"/>
              <w:marRight w:val="0"/>
              <w:marTop w:val="0"/>
              <w:marBottom w:val="0"/>
              <w:divBdr>
                <w:top w:val="none" w:sz="0" w:space="0" w:color="auto"/>
                <w:left w:val="none" w:sz="0" w:space="0" w:color="auto"/>
                <w:bottom w:val="none" w:sz="0" w:space="0" w:color="auto"/>
                <w:right w:val="none" w:sz="0" w:space="0" w:color="auto"/>
              </w:divBdr>
              <w:divsChild>
                <w:div w:id="15482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2774">
          <w:marLeft w:val="0"/>
          <w:marRight w:val="0"/>
          <w:marTop w:val="750"/>
          <w:marBottom w:val="0"/>
          <w:divBdr>
            <w:top w:val="none" w:sz="0" w:space="0" w:color="auto"/>
            <w:left w:val="none" w:sz="0" w:space="0" w:color="auto"/>
            <w:bottom w:val="none" w:sz="0" w:space="0" w:color="auto"/>
            <w:right w:val="none" w:sz="0" w:space="0" w:color="auto"/>
          </w:divBdr>
          <w:divsChild>
            <w:div w:id="1266423159">
              <w:marLeft w:val="0"/>
              <w:marRight w:val="0"/>
              <w:marTop w:val="0"/>
              <w:marBottom w:val="0"/>
              <w:divBdr>
                <w:top w:val="none" w:sz="0" w:space="0" w:color="auto"/>
                <w:left w:val="none" w:sz="0" w:space="0" w:color="auto"/>
                <w:bottom w:val="none" w:sz="0" w:space="0" w:color="auto"/>
                <w:right w:val="none" w:sz="0" w:space="0" w:color="auto"/>
              </w:divBdr>
              <w:divsChild>
                <w:div w:id="6992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931615">
      <w:bodyDiv w:val="1"/>
      <w:marLeft w:val="0"/>
      <w:marRight w:val="0"/>
      <w:marTop w:val="0"/>
      <w:marBottom w:val="0"/>
      <w:divBdr>
        <w:top w:val="none" w:sz="0" w:space="0" w:color="auto"/>
        <w:left w:val="none" w:sz="0" w:space="0" w:color="auto"/>
        <w:bottom w:val="none" w:sz="0" w:space="0" w:color="auto"/>
        <w:right w:val="none" w:sz="0" w:space="0" w:color="auto"/>
      </w:divBdr>
      <w:divsChild>
        <w:div w:id="924388347">
          <w:marLeft w:val="0"/>
          <w:marRight w:val="240"/>
          <w:marTop w:val="0"/>
          <w:marBottom w:val="0"/>
          <w:divBdr>
            <w:top w:val="none" w:sz="0" w:space="0" w:color="auto"/>
            <w:left w:val="none" w:sz="0" w:space="0" w:color="auto"/>
            <w:bottom w:val="none" w:sz="0" w:space="0" w:color="auto"/>
            <w:right w:val="none" w:sz="0" w:space="0" w:color="auto"/>
          </w:divBdr>
          <w:divsChild>
            <w:div w:id="89468135">
              <w:marLeft w:val="0"/>
              <w:marRight w:val="0"/>
              <w:marTop w:val="0"/>
              <w:marBottom w:val="0"/>
              <w:divBdr>
                <w:top w:val="none" w:sz="0" w:space="0" w:color="auto"/>
                <w:left w:val="none" w:sz="0" w:space="0" w:color="auto"/>
                <w:bottom w:val="none" w:sz="0" w:space="0" w:color="auto"/>
                <w:right w:val="none" w:sz="0" w:space="0" w:color="auto"/>
              </w:divBdr>
              <w:divsChild>
                <w:div w:id="2095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0778">
          <w:marLeft w:val="0"/>
          <w:marRight w:val="240"/>
          <w:marTop w:val="0"/>
          <w:marBottom w:val="0"/>
          <w:divBdr>
            <w:top w:val="none" w:sz="0" w:space="0" w:color="auto"/>
            <w:left w:val="none" w:sz="0" w:space="0" w:color="auto"/>
            <w:bottom w:val="none" w:sz="0" w:space="0" w:color="auto"/>
            <w:right w:val="none" w:sz="0" w:space="0" w:color="auto"/>
          </w:divBdr>
          <w:divsChild>
            <w:div w:id="859588336">
              <w:marLeft w:val="0"/>
              <w:marRight w:val="0"/>
              <w:marTop w:val="0"/>
              <w:marBottom w:val="0"/>
              <w:divBdr>
                <w:top w:val="none" w:sz="0" w:space="0" w:color="auto"/>
                <w:left w:val="none" w:sz="0" w:space="0" w:color="auto"/>
                <w:bottom w:val="none" w:sz="0" w:space="0" w:color="auto"/>
                <w:right w:val="none" w:sz="0" w:space="0" w:color="auto"/>
              </w:divBdr>
              <w:divsChild>
                <w:div w:id="5101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98085">
          <w:marLeft w:val="0"/>
          <w:marRight w:val="0"/>
          <w:marTop w:val="750"/>
          <w:marBottom w:val="0"/>
          <w:divBdr>
            <w:top w:val="none" w:sz="0" w:space="0" w:color="auto"/>
            <w:left w:val="none" w:sz="0" w:space="0" w:color="auto"/>
            <w:bottom w:val="none" w:sz="0" w:space="0" w:color="auto"/>
            <w:right w:val="none" w:sz="0" w:space="0" w:color="auto"/>
          </w:divBdr>
          <w:divsChild>
            <w:div w:id="209195534">
              <w:marLeft w:val="0"/>
              <w:marRight w:val="0"/>
              <w:marTop w:val="0"/>
              <w:marBottom w:val="0"/>
              <w:divBdr>
                <w:top w:val="none" w:sz="0" w:space="0" w:color="auto"/>
                <w:left w:val="none" w:sz="0" w:space="0" w:color="auto"/>
                <w:bottom w:val="none" w:sz="0" w:space="0" w:color="auto"/>
                <w:right w:val="none" w:sz="0" w:space="0" w:color="auto"/>
              </w:divBdr>
              <w:divsChild>
                <w:div w:id="193883591">
                  <w:marLeft w:val="0"/>
                  <w:marRight w:val="0"/>
                  <w:marTop w:val="0"/>
                  <w:marBottom w:val="0"/>
                  <w:divBdr>
                    <w:top w:val="none" w:sz="0" w:space="0" w:color="auto"/>
                    <w:left w:val="none" w:sz="0" w:space="0" w:color="auto"/>
                    <w:bottom w:val="none" w:sz="0" w:space="0" w:color="auto"/>
                    <w:right w:val="none" w:sz="0" w:space="0" w:color="auto"/>
                  </w:divBdr>
                  <w:divsChild>
                    <w:div w:id="2134202354">
                      <w:marLeft w:val="0"/>
                      <w:marRight w:val="0"/>
                      <w:marTop w:val="0"/>
                      <w:marBottom w:val="0"/>
                      <w:divBdr>
                        <w:top w:val="none" w:sz="0" w:space="0" w:color="auto"/>
                        <w:left w:val="none" w:sz="0" w:space="0" w:color="auto"/>
                        <w:bottom w:val="none" w:sz="0" w:space="0" w:color="auto"/>
                        <w:right w:val="none" w:sz="0" w:space="0" w:color="auto"/>
                      </w:divBdr>
                      <w:divsChild>
                        <w:div w:id="144507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941100">
      <w:bodyDiv w:val="1"/>
      <w:marLeft w:val="0"/>
      <w:marRight w:val="0"/>
      <w:marTop w:val="0"/>
      <w:marBottom w:val="0"/>
      <w:divBdr>
        <w:top w:val="none" w:sz="0" w:space="0" w:color="auto"/>
        <w:left w:val="none" w:sz="0" w:space="0" w:color="auto"/>
        <w:bottom w:val="none" w:sz="0" w:space="0" w:color="auto"/>
        <w:right w:val="none" w:sz="0" w:space="0" w:color="auto"/>
      </w:divBdr>
      <w:divsChild>
        <w:div w:id="1214610344">
          <w:marLeft w:val="0"/>
          <w:marRight w:val="240"/>
          <w:marTop w:val="0"/>
          <w:marBottom w:val="0"/>
          <w:divBdr>
            <w:top w:val="none" w:sz="0" w:space="0" w:color="auto"/>
            <w:left w:val="none" w:sz="0" w:space="0" w:color="auto"/>
            <w:bottom w:val="none" w:sz="0" w:space="0" w:color="auto"/>
            <w:right w:val="none" w:sz="0" w:space="0" w:color="auto"/>
          </w:divBdr>
          <w:divsChild>
            <w:div w:id="1771046390">
              <w:marLeft w:val="0"/>
              <w:marRight w:val="0"/>
              <w:marTop w:val="0"/>
              <w:marBottom w:val="0"/>
              <w:divBdr>
                <w:top w:val="none" w:sz="0" w:space="0" w:color="auto"/>
                <w:left w:val="none" w:sz="0" w:space="0" w:color="auto"/>
                <w:bottom w:val="none" w:sz="0" w:space="0" w:color="auto"/>
                <w:right w:val="none" w:sz="0" w:space="0" w:color="auto"/>
              </w:divBdr>
              <w:divsChild>
                <w:div w:id="1695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1565">
          <w:marLeft w:val="0"/>
          <w:marRight w:val="240"/>
          <w:marTop w:val="0"/>
          <w:marBottom w:val="0"/>
          <w:divBdr>
            <w:top w:val="none" w:sz="0" w:space="0" w:color="auto"/>
            <w:left w:val="none" w:sz="0" w:space="0" w:color="auto"/>
            <w:bottom w:val="none" w:sz="0" w:space="0" w:color="auto"/>
            <w:right w:val="none" w:sz="0" w:space="0" w:color="auto"/>
          </w:divBdr>
          <w:divsChild>
            <w:div w:id="486241007">
              <w:marLeft w:val="0"/>
              <w:marRight w:val="0"/>
              <w:marTop w:val="0"/>
              <w:marBottom w:val="0"/>
              <w:divBdr>
                <w:top w:val="none" w:sz="0" w:space="0" w:color="auto"/>
                <w:left w:val="none" w:sz="0" w:space="0" w:color="auto"/>
                <w:bottom w:val="none" w:sz="0" w:space="0" w:color="auto"/>
                <w:right w:val="none" w:sz="0" w:space="0" w:color="auto"/>
              </w:divBdr>
              <w:divsChild>
                <w:div w:id="3894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8550">
          <w:marLeft w:val="0"/>
          <w:marRight w:val="0"/>
          <w:marTop w:val="750"/>
          <w:marBottom w:val="0"/>
          <w:divBdr>
            <w:top w:val="none" w:sz="0" w:space="0" w:color="auto"/>
            <w:left w:val="none" w:sz="0" w:space="0" w:color="auto"/>
            <w:bottom w:val="none" w:sz="0" w:space="0" w:color="auto"/>
            <w:right w:val="none" w:sz="0" w:space="0" w:color="auto"/>
          </w:divBdr>
          <w:divsChild>
            <w:div w:id="1849445243">
              <w:marLeft w:val="0"/>
              <w:marRight w:val="0"/>
              <w:marTop w:val="0"/>
              <w:marBottom w:val="0"/>
              <w:divBdr>
                <w:top w:val="none" w:sz="0" w:space="0" w:color="auto"/>
                <w:left w:val="none" w:sz="0" w:space="0" w:color="auto"/>
                <w:bottom w:val="none" w:sz="0" w:space="0" w:color="auto"/>
                <w:right w:val="none" w:sz="0" w:space="0" w:color="auto"/>
              </w:divBdr>
              <w:divsChild>
                <w:div w:id="1677416287">
                  <w:marLeft w:val="0"/>
                  <w:marRight w:val="0"/>
                  <w:marTop w:val="0"/>
                  <w:marBottom w:val="0"/>
                  <w:divBdr>
                    <w:top w:val="none" w:sz="0" w:space="0" w:color="auto"/>
                    <w:left w:val="none" w:sz="0" w:space="0" w:color="auto"/>
                    <w:bottom w:val="none" w:sz="0" w:space="0" w:color="auto"/>
                    <w:right w:val="none" w:sz="0" w:space="0" w:color="auto"/>
                  </w:divBdr>
                  <w:divsChild>
                    <w:div w:id="180022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1985">
      <w:bodyDiv w:val="1"/>
      <w:marLeft w:val="0"/>
      <w:marRight w:val="0"/>
      <w:marTop w:val="0"/>
      <w:marBottom w:val="0"/>
      <w:divBdr>
        <w:top w:val="none" w:sz="0" w:space="0" w:color="auto"/>
        <w:left w:val="none" w:sz="0" w:space="0" w:color="auto"/>
        <w:bottom w:val="none" w:sz="0" w:space="0" w:color="auto"/>
        <w:right w:val="none" w:sz="0" w:space="0" w:color="auto"/>
      </w:divBdr>
    </w:div>
    <w:div w:id="407458407">
      <w:bodyDiv w:val="1"/>
      <w:marLeft w:val="0"/>
      <w:marRight w:val="0"/>
      <w:marTop w:val="0"/>
      <w:marBottom w:val="0"/>
      <w:divBdr>
        <w:top w:val="none" w:sz="0" w:space="0" w:color="auto"/>
        <w:left w:val="none" w:sz="0" w:space="0" w:color="auto"/>
        <w:bottom w:val="none" w:sz="0" w:space="0" w:color="auto"/>
        <w:right w:val="none" w:sz="0" w:space="0" w:color="auto"/>
      </w:divBdr>
    </w:div>
    <w:div w:id="409816464">
      <w:bodyDiv w:val="1"/>
      <w:marLeft w:val="0"/>
      <w:marRight w:val="0"/>
      <w:marTop w:val="0"/>
      <w:marBottom w:val="0"/>
      <w:divBdr>
        <w:top w:val="none" w:sz="0" w:space="0" w:color="auto"/>
        <w:left w:val="none" w:sz="0" w:space="0" w:color="auto"/>
        <w:bottom w:val="none" w:sz="0" w:space="0" w:color="auto"/>
        <w:right w:val="none" w:sz="0" w:space="0" w:color="auto"/>
      </w:divBdr>
    </w:div>
    <w:div w:id="415370029">
      <w:bodyDiv w:val="1"/>
      <w:marLeft w:val="0"/>
      <w:marRight w:val="0"/>
      <w:marTop w:val="0"/>
      <w:marBottom w:val="0"/>
      <w:divBdr>
        <w:top w:val="none" w:sz="0" w:space="0" w:color="auto"/>
        <w:left w:val="none" w:sz="0" w:space="0" w:color="auto"/>
        <w:bottom w:val="none" w:sz="0" w:space="0" w:color="auto"/>
        <w:right w:val="none" w:sz="0" w:space="0" w:color="auto"/>
      </w:divBdr>
      <w:divsChild>
        <w:div w:id="688676431">
          <w:marLeft w:val="0"/>
          <w:marRight w:val="240"/>
          <w:marTop w:val="0"/>
          <w:marBottom w:val="0"/>
          <w:divBdr>
            <w:top w:val="none" w:sz="0" w:space="0" w:color="auto"/>
            <w:left w:val="none" w:sz="0" w:space="0" w:color="auto"/>
            <w:bottom w:val="none" w:sz="0" w:space="0" w:color="auto"/>
            <w:right w:val="none" w:sz="0" w:space="0" w:color="auto"/>
          </w:divBdr>
          <w:divsChild>
            <w:div w:id="1879658319">
              <w:marLeft w:val="0"/>
              <w:marRight w:val="0"/>
              <w:marTop w:val="0"/>
              <w:marBottom w:val="0"/>
              <w:divBdr>
                <w:top w:val="none" w:sz="0" w:space="0" w:color="auto"/>
                <w:left w:val="none" w:sz="0" w:space="0" w:color="auto"/>
                <w:bottom w:val="none" w:sz="0" w:space="0" w:color="auto"/>
                <w:right w:val="none" w:sz="0" w:space="0" w:color="auto"/>
              </w:divBdr>
              <w:divsChild>
                <w:div w:id="19196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60817">
          <w:marLeft w:val="0"/>
          <w:marRight w:val="240"/>
          <w:marTop w:val="0"/>
          <w:marBottom w:val="0"/>
          <w:divBdr>
            <w:top w:val="none" w:sz="0" w:space="0" w:color="auto"/>
            <w:left w:val="none" w:sz="0" w:space="0" w:color="auto"/>
            <w:bottom w:val="none" w:sz="0" w:space="0" w:color="auto"/>
            <w:right w:val="none" w:sz="0" w:space="0" w:color="auto"/>
          </w:divBdr>
          <w:divsChild>
            <w:div w:id="17656604">
              <w:marLeft w:val="0"/>
              <w:marRight w:val="0"/>
              <w:marTop w:val="0"/>
              <w:marBottom w:val="0"/>
              <w:divBdr>
                <w:top w:val="none" w:sz="0" w:space="0" w:color="auto"/>
                <w:left w:val="none" w:sz="0" w:space="0" w:color="auto"/>
                <w:bottom w:val="none" w:sz="0" w:space="0" w:color="auto"/>
                <w:right w:val="none" w:sz="0" w:space="0" w:color="auto"/>
              </w:divBdr>
              <w:divsChild>
                <w:div w:id="85708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3987">
          <w:marLeft w:val="0"/>
          <w:marRight w:val="0"/>
          <w:marTop w:val="750"/>
          <w:marBottom w:val="0"/>
          <w:divBdr>
            <w:top w:val="none" w:sz="0" w:space="0" w:color="auto"/>
            <w:left w:val="none" w:sz="0" w:space="0" w:color="auto"/>
            <w:bottom w:val="none" w:sz="0" w:space="0" w:color="auto"/>
            <w:right w:val="none" w:sz="0" w:space="0" w:color="auto"/>
          </w:divBdr>
          <w:divsChild>
            <w:div w:id="397363706">
              <w:marLeft w:val="0"/>
              <w:marRight w:val="0"/>
              <w:marTop w:val="0"/>
              <w:marBottom w:val="0"/>
              <w:divBdr>
                <w:top w:val="none" w:sz="0" w:space="0" w:color="auto"/>
                <w:left w:val="none" w:sz="0" w:space="0" w:color="auto"/>
                <w:bottom w:val="none" w:sz="0" w:space="0" w:color="auto"/>
                <w:right w:val="none" w:sz="0" w:space="0" w:color="auto"/>
              </w:divBdr>
              <w:divsChild>
                <w:div w:id="1225212833">
                  <w:marLeft w:val="0"/>
                  <w:marRight w:val="0"/>
                  <w:marTop w:val="0"/>
                  <w:marBottom w:val="0"/>
                  <w:divBdr>
                    <w:top w:val="none" w:sz="0" w:space="0" w:color="auto"/>
                    <w:left w:val="none" w:sz="0" w:space="0" w:color="auto"/>
                    <w:bottom w:val="none" w:sz="0" w:space="0" w:color="auto"/>
                    <w:right w:val="none" w:sz="0" w:space="0" w:color="auto"/>
                  </w:divBdr>
                  <w:divsChild>
                    <w:div w:id="6589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217016">
      <w:bodyDiv w:val="1"/>
      <w:marLeft w:val="0"/>
      <w:marRight w:val="0"/>
      <w:marTop w:val="0"/>
      <w:marBottom w:val="0"/>
      <w:divBdr>
        <w:top w:val="none" w:sz="0" w:space="0" w:color="auto"/>
        <w:left w:val="none" w:sz="0" w:space="0" w:color="auto"/>
        <w:bottom w:val="none" w:sz="0" w:space="0" w:color="auto"/>
        <w:right w:val="none" w:sz="0" w:space="0" w:color="auto"/>
      </w:divBdr>
      <w:divsChild>
        <w:div w:id="2140494398">
          <w:marLeft w:val="240"/>
          <w:marRight w:val="0"/>
          <w:marTop w:val="240"/>
          <w:marBottom w:val="240"/>
          <w:divBdr>
            <w:top w:val="none" w:sz="0" w:space="0" w:color="auto"/>
            <w:left w:val="none" w:sz="0" w:space="0" w:color="auto"/>
            <w:bottom w:val="none" w:sz="0" w:space="0" w:color="auto"/>
            <w:right w:val="none" w:sz="0" w:space="0" w:color="auto"/>
          </w:divBdr>
        </w:div>
      </w:divsChild>
    </w:div>
    <w:div w:id="418185916">
      <w:bodyDiv w:val="1"/>
      <w:marLeft w:val="0"/>
      <w:marRight w:val="0"/>
      <w:marTop w:val="0"/>
      <w:marBottom w:val="0"/>
      <w:divBdr>
        <w:top w:val="none" w:sz="0" w:space="0" w:color="auto"/>
        <w:left w:val="none" w:sz="0" w:space="0" w:color="auto"/>
        <w:bottom w:val="none" w:sz="0" w:space="0" w:color="auto"/>
        <w:right w:val="none" w:sz="0" w:space="0" w:color="auto"/>
      </w:divBdr>
    </w:div>
    <w:div w:id="418525595">
      <w:bodyDiv w:val="1"/>
      <w:marLeft w:val="0"/>
      <w:marRight w:val="0"/>
      <w:marTop w:val="0"/>
      <w:marBottom w:val="0"/>
      <w:divBdr>
        <w:top w:val="none" w:sz="0" w:space="0" w:color="auto"/>
        <w:left w:val="none" w:sz="0" w:space="0" w:color="auto"/>
        <w:bottom w:val="none" w:sz="0" w:space="0" w:color="auto"/>
        <w:right w:val="none" w:sz="0" w:space="0" w:color="auto"/>
      </w:divBdr>
      <w:divsChild>
        <w:div w:id="2107774499">
          <w:marLeft w:val="0"/>
          <w:marRight w:val="240"/>
          <w:marTop w:val="0"/>
          <w:marBottom w:val="0"/>
          <w:divBdr>
            <w:top w:val="none" w:sz="0" w:space="0" w:color="auto"/>
            <w:left w:val="none" w:sz="0" w:space="0" w:color="auto"/>
            <w:bottom w:val="none" w:sz="0" w:space="0" w:color="auto"/>
            <w:right w:val="none" w:sz="0" w:space="0" w:color="auto"/>
          </w:divBdr>
          <w:divsChild>
            <w:div w:id="1207135503">
              <w:marLeft w:val="0"/>
              <w:marRight w:val="0"/>
              <w:marTop w:val="0"/>
              <w:marBottom w:val="0"/>
              <w:divBdr>
                <w:top w:val="none" w:sz="0" w:space="0" w:color="auto"/>
                <w:left w:val="none" w:sz="0" w:space="0" w:color="auto"/>
                <w:bottom w:val="none" w:sz="0" w:space="0" w:color="auto"/>
                <w:right w:val="none" w:sz="0" w:space="0" w:color="auto"/>
              </w:divBdr>
              <w:divsChild>
                <w:div w:id="6398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91355">
          <w:marLeft w:val="0"/>
          <w:marRight w:val="240"/>
          <w:marTop w:val="0"/>
          <w:marBottom w:val="0"/>
          <w:divBdr>
            <w:top w:val="none" w:sz="0" w:space="0" w:color="auto"/>
            <w:left w:val="none" w:sz="0" w:space="0" w:color="auto"/>
            <w:bottom w:val="none" w:sz="0" w:space="0" w:color="auto"/>
            <w:right w:val="none" w:sz="0" w:space="0" w:color="auto"/>
          </w:divBdr>
          <w:divsChild>
            <w:div w:id="197396215">
              <w:marLeft w:val="0"/>
              <w:marRight w:val="0"/>
              <w:marTop w:val="0"/>
              <w:marBottom w:val="0"/>
              <w:divBdr>
                <w:top w:val="none" w:sz="0" w:space="0" w:color="auto"/>
                <w:left w:val="none" w:sz="0" w:space="0" w:color="auto"/>
                <w:bottom w:val="none" w:sz="0" w:space="0" w:color="auto"/>
                <w:right w:val="none" w:sz="0" w:space="0" w:color="auto"/>
              </w:divBdr>
              <w:divsChild>
                <w:div w:id="155079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4352">
          <w:marLeft w:val="0"/>
          <w:marRight w:val="0"/>
          <w:marTop w:val="750"/>
          <w:marBottom w:val="0"/>
          <w:divBdr>
            <w:top w:val="none" w:sz="0" w:space="0" w:color="auto"/>
            <w:left w:val="none" w:sz="0" w:space="0" w:color="auto"/>
            <w:bottom w:val="none" w:sz="0" w:space="0" w:color="auto"/>
            <w:right w:val="none" w:sz="0" w:space="0" w:color="auto"/>
          </w:divBdr>
          <w:divsChild>
            <w:div w:id="455105976">
              <w:marLeft w:val="0"/>
              <w:marRight w:val="0"/>
              <w:marTop w:val="0"/>
              <w:marBottom w:val="0"/>
              <w:divBdr>
                <w:top w:val="none" w:sz="0" w:space="0" w:color="auto"/>
                <w:left w:val="none" w:sz="0" w:space="0" w:color="auto"/>
                <w:bottom w:val="none" w:sz="0" w:space="0" w:color="auto"/>
                <w:right w:val="none" w:sz="0" w:space="0" w:color="auto"/>
              </w:divBdr>
              <w:divsChild>
                <w:div w:id="2090685340">
                  <w:marLeft w:val="0"/>
                  <w:marRight w:val="0"/>
                  <w:marTop w:val="0"/>
                  <w:marBottom w:val="0"/>
                  <w:divBdr>
                    <w:top w:val="none" w:sz="0" w:space="0" w:color="auto"/>
                    <w:left w:val="none" w:sz="0" w:space="0" w:color="auto"/>
                    <w:bottom w:val="none" w:sz="0" w:space="0" w:color="auto"/>
                    <w:right w:val="none" w:sz="0" w:space="0" w:color="auto"/>
                  </w:divBdr>
                  <w:divsChild>
                    <w:div w:id="11866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226039">
      <w:bodyDiv w:val="1"/>
      <w:marLeft w:val="0"/>
      <w:marRight w:val="0"/>
      <w:marTop w:val="0"/>
      <w:marBottom w:val="0"/>
      <w:divBdr>
        <w:top w:val="none" w:sz="0" w:space="0" w:color="auto"/>
        <w:left w:val="none" w:sz="0" w:space="0" w:color="auto"/>
        <w:bottom w:val="none" w:sz="0" w:space="0" w:color="auto"/>
        <w:right w:val="none" w:sz="0" w:space="0" w:color="auto"/>
      </w:divBdr>
      <w:divsChild>
        <w:div w:id="1708870665">
          <w:marLeft w:val="0"/>
          <w:marRight w:val="240"/>
          <w:marTop w:val="0"/>
          <w:marBottom w:val="0"/>
          <w:divBdr>
            <w:top w:val="none" w:sz="0" w:space="0" w:color="auto"/>
            <w:left w:val="none" w:sz="0" w:space="0" w:color="auto"/>
            <w:bottom w:val="none" w:sz="0" w:space="0" w:color="auto"/>
            <w:right w:val="none" w:sz="0" w:space="0" w:color="auto"/>
          </w:divBdr>
          <w:divsChild>
            <w:div w:id="682633725">
              <w:marLeft w:val="0"/>
              <w:marRight w:val="0"/>
              <w:marTop w:val="0"/>
              <w:marBottom w:val="0"/>
              <w:divBdr>
                <w:top w:val="none" w:sz="0" w:space="0" w:color="auto"/>
                <w:left w:val="none" w:sz="0" w:space="0" w:color="auto"/>
                <w:bottom w:val="none" w:sz="0" w:space="0" w:color="auto"/>
                <w:right w:val="none" w:sz="0" w:space="0" w:color="auto"/>
              </w:divBdr>
              <w:divsChild>
                <w:div w:id="15089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7444">
          <w:marLeft w:val="0"/>
          <w:marRight w:val="240"/>
          <w:marTop w:val="0"/>
          <w:marBottom w:val="0"/>
          <w:divBdr>
            <w:top w:val="none" w:sz="0" w:space="0" w:color="auto"/>
            <w:left w:val="none" w:sz="0" w:space="0" w:color="auto"/>
            <w:bottom w:val="none" w:sz="0" w:space="0" w:color="auto"/>
            <w:right w:val="none" w:sz="0" w:space="0" w:color="auto"/>
          </w:divBdr>
          <w:divsChild>
            <w:div w:id="1324627487">
              <w:marLeft w:val="0"/>
              <w:marRight w:val="0"/>
              <w:marTop w:val="0"/>
              <w:marBottom w:val="0"/>
              <w:divBdr>
                <w:top w:val="none" w:sz="0" w:space="0" w:color="auto"/>
                <w:left w:val="none" w:sz="0" w:space="0" w:color="auto"/>
                <w:bottom w:val="none" w:sz="0" w:space="0" w:color="auto"/>
                <w:right w:val="none" w:sz="0" w:space="0" w:color="auto"/>
              </w:divBdr>
              <w:divsChild>
                <w:div w:id="2224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33863">
          <w:marLeft w:val="0"/>
          <w:marRight w:val="0"/>
          <w:marTop w:val="750"/>
          <w:marBottom w:val="0"/>
          <w:divBdr>
            <w:top w:val="none" w:sz="0" w:space="0" w:color="auto"/>
            <w:left w:val="none" w:sz="0" w:space="0" w:color="auto"/>
            <w:bottom w:val="none" w:sz="0" w:space="0" w:color="auto"/>
            <w:right w:val="none" w:sz="0" w:space="0" w:color="auto"/>
          </w:divBdr>
          <w:divsChild>
            <w:div w:id="1833328727">
              <w:marLeft w:val="0"/>
              <w:marRight w:val="0"/>
              <w:marTop w:val="0"/>
              <w:marBottom w:val="0"/>
              <w:divBdr>
                <w:top w:val="none" w:sz="0" w:space="0" w:color="auto"/>
                <w:left w:val="none" w:sz="0" w:space="0" w:color="auto"/>
                <w:bottom w:val="none" w:sz="0" w:space="0" w:color="auto"/>
                <w:right w:val="none" w:sz="0" w:space="0" w:color="auto"/>
              </w:divBdr>
              <w:divsChild>
                <w:div w:id="1317220692">
                  <w:marLeft w:val="0"/>
                  <w:marRight w:val="0"/>
                  <w:marTop w:val="0"/>
                  <w:marBottom w:val="0"/>
                  <w:divBdr>
                    <w:top w:val="none" w:sz="0" w:space="0" w:color="auto"/>
                    <w:left w:val="none" w:sz="0" w:space="0" w:color="auto"/>
                    <w:bottom w:val="none" w:sz="0" w:space="0" w:color="auto"/>
                    <w:right w:val="none" w:sz="0" w:space="0" w:color="auto"/>
                  </w:divBdr>
                  <w:divsChild>
                    <w:div w:id="12030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307934">
      <w:bodyDiv w:val="1"/>
      <w:marLeft w:val="0"/>
      <w:marRight w:val="0"/>
      <w:marTop w:val="0"/>
      <w:marBottom w:val="0"/>
      <w:divBdr>
        <w:top w:val="none" w:sz="0" w:space="0" w:color="auto"/>
        <w:left w:val="none" w:sz="0" w:space="0" w:color="auto"/>
        <w:bottom w:val="none" w:sz="0" w:space="0" w:color="auto"/>
        <w:right w:val="none" w:sz="0" w:space="0" w:color="auto"/>
      </w:divBdr>
      <w:divsChild>
        <w:div w:id="963969427">
          <w:marLeft w:val="0"/>
          <w:marRight w:val="240"/>
          <w:marTop w:val="0"/>
          <w:marBottom w:val="0"/>
          <w:divBdr>
            <w:top w:val="none" w:sz="0" w:space="0" w:color="auto"/>
            <w:left w:val="none" w:sz="0" w:space="0" w:color="auto"/>
            <w:bottom w:val="none" w:sz="0" w:space="0" w:color="auto"/>
            <w:right w:val="none" w:sz="0" w:space="0" w:color="auto"/>
          </w:divBdr>
          <w:divsChild>
            <w:div w:id="946546322">
              <w:marLeft w:val="0"/>
              <w:marRight w:val="0"/>
              <w:marTop w:val="0"/>
              <w:marBottom w:val="0"/>
              <w:divBdr>
                <w:top w:val="none" w:sz="0" w:space="0" w:color="auto"/>
                <w:left w:val="none" w:sz="0" w:space="0" w:color="auto"/>
                <w:bottom w:val="none" w:sz="0" w:space="0" w:color="auto"/>
                <w:right w:val="none" w:sz="0" w:space="0" w:color="auto"/>
              </w:divBdr>
              <w:divsChild>
                <w:div w:id="173801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40362">
          <w:marLeft w:val="0"/>
          <w:marRight w:val="240"/>
          <w:marTop w:val="0"/>
          <w:marBottom w:val="0"/>
          <w:divBdr>
            <w:top w:val="none" w:sz="0" w:space="0" w:color="auto"/>
            <w:left w:val="none" w:sz="0" w:space="0" w:color="auto"/>
            <w:bottom w:val="none" w:sz="0" w:space="0" w:color="auto"/>
            <w:right w:val="none" w:sz="0" w:space="0" w:color="auto"/>
          </w:divBdr>
          <w:divsChild>
            <w:div w:id="1277643074">
              <w:marLeft w:val="0"/>
              <w:marRight w:val="0"/>
              <w:marTop w:val="0"/>
              <w:marBottom w:val="0"/>
              <w:divBdr>
                <w:top w:val="none" w:sz="0" w:space="0" w:color="auto"/>
                <w:left w:val="none" w:sz="0" w:space="0" w:color="auto"/>
                <w:bottom w:val="none" w:sz="0" w:space="0" w:color="auto"/>
                <w:right w:val="none" w:sz="0" w:space="0" w:color="auto"/>
              </w:divBdr>
              <w:divsChild>
                <w:div w:id="16912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8698">
          <w:marLeft w:val="0"/>
          <w:marRight w:val="0"/>
          <w:marTop w:val="750"/>
          <w:marBottom w:val="0"/>
          <w:divBdr>
            <w:top w:val="none" w:sz="0" w:space="0" w:color="auto"/>
            <w:left w:val="none" w:sz="0" w:space="0" w:color="auto"/>
            <w:bottom w:val="none" w:sz="0" w:space="0" w:color="auto"/>
            <w:right w:val="none" w:sz="0" w:space="0" w:color="auto"/>
          </w:divBdr>
          <w:divsChild>
            <w:div w:id="1371370412">
              <w:marLeft w:val="0"/>
              <w:marRight w:val="0"/>
              <w:marTop w:val="0"/>
              <w:marBottom w:val="0"/>
              <w:divBdr>
                <w:top w:val="none" w:sz="0" w:space="0" w:color="auto"/>
                <w:left w:val="none" w:sz="0" w:space="0" w:color="auto"/>
                <w:bottom w:val="none" w:sz="0" w:space="0" w:color="auto"/>
                <w:right w:val="none" w:sz="0" w:space="0" w:color="auto"/>
              </w:divBdr>
              <w:divsChild>
                <w:div w:id="1120612157">
                  <w:marLeft w:val="0"/>
                  <w:marRight w:val="0"/>
                  <w:marTop w:val="0"/>
                  <w:marBottom w:val="0"/>
                  <w:divBdr>
                    <w:top w:val="none" w:sz="0" w:space="0" w:color="auto"/>
                    <w:left w:val="none" w:sz="0" w:space="0" w:color="auto"/>
                    <w:bottom w:val="none" w:sz="0" w:space="0" w:color="auto"/>
                    <w:right w:val="none" w:sz="0" w:space="0" w:color="auto"/>
                  </w:divBdr>
                  <w:divsChild>
                    <w:div w:id="12474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92675">
      <w:bodyDiv w:val="1"/>
      <w:marLeft w:val="0"/>
      <w:marRight w:val="0"/>
      <w:marTop w:val="0"/>
      <w:marBottom w:val="0"/>
      <w:divBdr>
        <w:top w:val="none" w:sz="0" w:space="0" w:color="auto"/>
        <w:left w:val="none" w:sz="0" w:space="0" w:color="auto"/>
        <w:bottom w:val="none" w:sz="0" w:space="0" w:color="auto"/>
        <w:right w:val="none" w:sz="0" w:space="0" w:color="auto"/>
      </w:divBdr>
      <w:divsChild>
        <w:div w:id="2090349495">
          <w:marLeft w:val="240"/>
          <w:marRight w:val="0"/>
          <w:marTop w:val="240"/>
          <w:marBottom w:val="240"/>
          <w:divBdr>
            <w:top w:val="none" w:sz="0" w:space="0" w:color="auto"/>
            <w:left w:val="none" w:sz="0" w:space="0" w:color="auto"/>
            <w:bottom w:val="none" w:sz="0" w:space="0" w:color="auto"/>
            <w:right w:val="none" w:sz="0" w:space="0" w:color="auto"/>
          </w:divBdr>
        </w:div>
        <w:div w:id="17438796">
          <w:marLeft w:val="240"/>
          <w:marRight w:val="0"/>
          <w:marTop w:val="240"/>
          <w:marBottom w:val="240"/>
          <w:divBdr>
            <w:top w:val="none" w:sz="0" w:space="0" w:color="auto"/>
            <w:left w:val="none" w:sz="0" w:space="0" w:color="auto"/>
            <w:bottom w:val="none" w:sz="0" w:space="0" w:color="auto"/>
            <w:right w:val="none" w:sz="0" w:space="0" w:color="auto"/>
          </w:divBdr>
        </w:div>
      </w:divsChild>
    </w:div>
    <w:div w:id="425149460">
      <w:bodyDiv w:val="1"/>
      <w:marLeft w:val="0"/>
      <w:marRight w:val="0"/>
      <w:marTop w:val="0"/>
      <w:marBottom w:val="0"/>
      <w:divBdr>
        <w:top w:val="none" w:sz="0" w:space="0" w:color="auto"/>
        <w:left w:val="none" w:sz="0" w:space="0" w:color="auto"/>
        <w:bottom w:val="none" w:sz="0" w:space="0" w:color="auto"/>
        <w:right w:val="none" w:sz="0" w:space="0" w:color="auto"/>
      </w:divBdr>
    </w:div>
    <w:div w:id="426193094">
      <w:bodyDiv w:val="1"/>
      <w:marLeft w:val="0"/>
      <w:marRight w:val="0"/>
      <w:marTop w:val="0"/>
      <w:marBottom w:val="0"/>
      <w:divBdr>
        <w:top w:val="none" w:sz="0" w:space="0" w:color="auto"/>
        <w:left w:val="none" w:sz="0" w:space="0" w:color="auto"/>
        <w:bottom w:val="none" w:sz="0" w:space="0" w:color="auto"/>
        <w:right w:val="none" w:sz="0" w:space="0" w:color="auto"/>
      </w:divBdr>
    </w:div>
    <w:div w:id="429591758">
      <w:bodyDiv w:val="1"/>
      <w:marLeft w:val="0"/>
      <w:marRight w:val="0"/>
      <w:marTop w:val="0"/>
      <w:marBottom w:val="0"/>
      <w:divBdr>
        <w:top w:val="none" w:sz="0" w:space="0" w:color="auto"/>
        <w:left w:val="none" w:sz="0" w:space="0" w:color="auto"/>
        <w:bottom w:val="none" w:sz="0" w:space="0" w:color="auto"/>
        <w:right w:val="none" w:sz="0" w:space="0" w:color="auto"/>
      </w:divBdr>
    </w:div>
    <w:div w:id="438334978">
      <w:bodyDiv w:val="1"/>
      <w:marLeft w:val="0"/>
      <w:marRight w:val="0"/>
      <w:marTop w:val="0"/>
      <w:marBottom w:val="0"/>
      <w:divBdr>
        <w:top w:val="none" w:sz="0" w:space="0" w:color="auto"/>
        <w:left w:val="none" w:sz="0" w:space="0" w:color="auto"/>
        <w:bottom w:val="none" w:sz="0" w:space="0" w:color="auto"/>
        <w:right w:val="none" w:sz="0" w:space="0" w:color="auto"/>
      </w:divBdr>
      <w:divsChild>
        <w:div w:id="2131824554">
          <w:marLeft w:val="0"/>
          <w:marRight w:val="240"/>
          <w:marTop w:val="0"/>
          <w:marBottom w:val="0"/>
          <w:divBdr>
            <w:top w:val="none" w:sz="0" w:space="0" w:color="auto"/>
            <w:left w:val="none" w:sz="0" w:space="0" w:color="auto"/>
            <w:bottom w:val="none" w:sz="0" w:space="0" w:color="auto"/>
            <w:right w:val="none" w:sz="0" w:space="0" w:color="auto"/>
          </w:divBdr>
          <w:divsChild>
            <w:div w:id="1803426120">
              <w:marLeft w:val="0"/>
              <w:marRight w:val="0"/>
              <w:marTop w:val="0"/>
              <w:marBottom w:val="0"/>
              <w:divBdr>
                <w:top w:val="none" w:sz="0" w:space="0" w:color="auto"/>
                <w:left w:val="none" w:sz="0" w:space="0" w:color="auto"/>
                <w:bottom w:val="none" w:sz="0" w:space="0" w:color="auto"/>
                <w:right w:val="none" w:sz="0" w:space="0" w:color="auto"/>
              </w:divBdr>
              <w:divsChild>
                <w:div w:id="176012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32656">
          <w:marLeft w:val="0"/>
          <w:marRight w:val="240"/>
          <w:marTop w:val="0"/>
          <w:marBottom w:val="0"/>
          <w:divBdr>
            <w:top w:val="none" w:sz="0" w:space="0" w:color="auto"/>
            <w:left w:val="none" w:sz="0" w:space="0" w:color="auto"/>
            <w:bottom w:val="none" w:sz="0" w:space="0" w:color="auto"/>
            <w:right w:val="none" w:sz="0" w:space="0" w:color="auto"/>
          </w:divBdr>
          <w:divsChild>
            <w:div w:id="126121498">
              <w:marLeft w:val="0"/>
              <w:marRight w:val="0"/>
              <w:marTop w:val="0"/>
              <w:marBottom w:val="0"/>
              <w:divBdr>
                <w:top w:val="none" w:sz="0" w:space="0" w:color="auto"/>
                <w:left w:val="none" w:sz="0" w:space="0" w:color="auto"/>
                <w:bottom w:val="none" w:sz="0" w:space="0" w:color="auto"/>
                <w:right w:val="none" w:sz="0" w:space="0" w:color="auto"/>
              </w:divBdr>
              <w:divsChild>
                <w:div w:id="186057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429">
          <w:marLeft w:val="0"/>
          <w:marRight w:val="0"/>
          <w:marTop w:val="750"/>
          <w:marBottom w:val="0"/>
          <w:divBdr>
            <w:top w:val="none" w:sz="0" w:space="0" w:color="auto"/>
            <w:left w:val="none" w:sz="0" w:space="0" w:color="auto"/>
            <w:bottom w:val="none" w:sz="0" w:space="0" w:color="auto"/>
            <w:right w:val="none" w:sz="0" w:space="0" w:color="auto"/>
          </w:divBdr>
          <w:divsChild>
            <w:div w:id="722363703">
              <w:marLeft w:val="0"/>
              <w:marRight w:val="0"/>
              <w:marTop w:val="0"/>
              <w:marBottom w:val="0"/>
              <w:divBdr>
                <w:top w:val="none" w:sz="0" w:space="0" w:color="auto"/>
                <w:left w:val="none" w:sz="0" w:space="0" w:color="auto"/>
                <w:bottom w:val="none" w:sz="0" w:space="0" w:color="auto"/>
                <w:right w:val="none" w:sz="0" w:space="0" w:color="auto"/>
              </w:divBdr>
              <w:divsChild>
                <w:div w:id="2121607365">
                  <w:marLeft w:val="0"/>
                  <w:marRight w:val="0"/>
                  <w:marTop w:val="0"/>
                  <w:marBottom w:val="0"/>
                  <w:divBdr>
                    <w:top w:val="none" w:sz="0" w:space="0" w:color="auto"/>
                    <w:left w:val="none" w:sz="0" w:space="0" w:color="auto"/>
                    <w:bottom w:val="none" w:sz="0" w:space="0" w:color="auto"/>
                    <w:right w:val="none" w:sz="0" w:space="0" w:color="auto"/>
                  </w:divBdr>
                  <w:divsChild>
                    <w:div w:id="173153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529089">
      <w:bodyDiv w:val="1"/>
      <w:marLeft w:val="0"/>
      <w:marRight w:val="0"/>
      <w:marTop w:val="0"/>
      <w:marBottom w:val="0"/>
      <w:divBdr>
        <w:top w:val="none" w:sz="0" w:space="0" w:color="auto"/>
        <w:left w:val="none" w:sz="0" w:space="0" w:color="auto"/>
        <w:bottom w:val="none" w:sz="0" w:space="0" w:color="auto"/>
        <w:right w:val="none" w:sz="0" w:space="0" w:color="auto"/>
      </w:divBdr>
      <w:divsChild>
        <w:div w:id="659651848">
          <w:marLeft w:val="0"/>
          <w:marRight w:val="240"/>
          <w:marTop w:val="0"/>
          <w:marBottom w:val="0"/>
          <w:divBdr>
            <w:top w:val="none" w:sz="0" w:space="0" w:color="auto"/>
            <w:left w:val="none" w:sz="0" w:space="0" w:color="auto"/>
            <w:bottom w:val="none" w:sz="0" w:space="0" w:color="auto"/>
            <w:right w:val="none" w:sz="0" w:space="0" w:color="auto"/>
          </w:divBdr>
          <w:divsChild>
            <w:div w:id="1220245003">
              <w:marLeft w:val="0"/>
              <w:marRight w:val="0"/>
              <w:marTop w:val="0"/>
              <w:marBottom w:val="0"/>
              <w:divBdr>
                <w:top w:val="none" w:sz="0" w:space="0" w:color="auto"/>
                <w:left w:val="none" w:sz="0" w:space="0" w:color="auto"/>
                <w:bottom w:val="none" w:sz="0" w:space="0" w:color="auto"/>
                <w:right w:val="none" w:sz="0" w:space="0" w:color="auto"/>
              </w:divBdr>
              <w:divsChild>
                <w:div w:id="143598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83776">
          <w:marLeft w:val="0"/>
          <w:marRight w:val="240"/>
          <w:marTop w:val="0"/>
          <w:marBottom w:val="0"/>
          <w:divBdr>
            <w:top w:val="none" w:sz="0" w:space="0" w:color="auto"/>
            <w:left w:val="none" w:sz="0" w:space="0" w:color="auto"/>
            <w:bottom w:val="none" w:sz="0" w:space="0" w:color="auto"/>
            <w:right w:val="none" w:sz="0" w:space="0" w:color="auto"/>
          </w:divBdr>
          <w:divsChild>
            <w:div w:id="1482652715">
              <w:marLeft w:val="0"/>
              <w:marRight w:val="0"/>
              <w:marTop w:val="0"/>
              <w:marBottom w:val="0"/>
              <w:divBdr>
                <w:top w:val="none" w:sz="0" w:space="0" w:color="auto"/>
                <w:left w:val="none" w:sz="0" w:space="0" w:color="auto"/>
                <w:bottom w:val="none" w:sz="0" w:space="0" w:color="auto"/>
                <w:right w:val="none" w:sz="0" w:space="0" w:color="auto"/>
              </w:divBdr>
              <w:divsChild>
                <w:div w:id="127671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657">
          <w:marLeft w:val="0"/>
          <w:marRight w:val="0"/>
          <w:marTop w:val="750"/>
          <w:marBottom w:val="0"/>
          <w:divBdr>
            <w:top w:val="none" w:sz="0" w:space="0" w:color="auto"/>
            <w:left w:val="none" w:sz="0" w:space="0" w:color="auto"/>
            <w:bottom w:val="none" w:sz="0" w:space="0" w:color="auto"/>
            <w:right w:val="none" w:sz="0" w:space="0" w:color="auto"/>
          </w:divBdr>
          <w:divsChild>
            <w:div w:id="1734697684">
              <w:marLeft w:val="0"/>
              <w:marRight w:val="0"/>
              <w:marTop w:val="0"/>
              <w:marBottom w:val="0"/>
              <w:divBdr>
                <w:top w:val="none" w:sz="0" w:space="0" w:color="auto"/>
                <w:left w:val="none" w:sz="0" w:space="0" w:color="auto"/>
                <w:bottom w:val="none" w:sz="0" w:space="0" w:color="auto"/>
                <w:right w:val="none" w:sz="0" w:space="0" w:color="auto"/>
              </w:divBdr>
              <w:divsChild>
                <w:div w:id="163899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97080">
      <w:bodyDiv w:val="1"/>
      <w:marLeft w:val="0"/>
      <w:marRight w:val="0"/>
      <w:marTop w:val="0"/>
      <w:marBottom w:val="0"/>
      <w:divBdr>
        <w:top w:val="none" w:sz="0" w:space="0" w:color="auto"/>
        <w:left w:val="none" w:sz="0" w:space="0" w:color="auto"/>
        <w:bottom w:val="none" w:sz="0" w:space="0" w:color="auto"/>
        <w:right w:val="none" w:sz="0" w:space="0" w:color="auto"/>
      </w:divBdr>
    </w:div>
    <w:div w:id="445269422">
      <w:bodyDiv w:val="1"/>
      <w:marLeft w:val="0"/>
      <w:marRight w:val="0"/>
      <w:marTop w:val="0"/>
      <w:marBottom w:val="0"/>
      <w:divBdr>
        <w:top w:val="none" w:sz="0" w:space="0" w:color="auto"/>
        <w:left w:val="none" w:sz="0" w:space="0" w:color="auto"/>
        <w:bottom w:val="none" w:sz="0" w:space="0" w:color="auto"/>
        <w:right w:val="none" w:sz="0" w:space="0" w:color="auto"/>
      </w:divBdr>
      <w:divsChild>
        <w:div w:id="1336155393">
          <w:marLeft w:val="0"/>
          <w:marRight w:val="240"/>
          <w:marTop w:val="0"/>
          <w:marBottom w:val="0"/>
          <w:divBdr>
            <w:top w:val="none" w:sz="0" w:space="0" w:color="auto"/>
            <w:left w:val="none" w:sz="0" w:space="0" w:color="auto"/>
            <w:bottom w:val="none" w:sz="0" w:space="0" w:color="auto"/>
            <w:right w:val="none" w:sz="0" w:space="0" w:color="auto"/>
          </w:divBdr>
          <w:divsChild>
            <w:div w:id="1032346806">
              <w:marLeft w:val="0"/>
              <w:marRight w:val="0"/>
              <w:marTop w:val="0"/>
              <w:marBottom w:val="0"/>
              <w:divBdr>
                <w:top w:val="none" w:sz="0" w:space="0" w:color="auto"/>
                <w:left w:val="none" w:sz="0" w:space="0" w:color="auto"/>
                <w:bottom w:val="none" w:sz="0" w:space="0" w:color="auto"/>
                <w:right w:val="none" w:sz="0" w:space="0" w:color="auto"/>
              </w:divBdr>
              <w:divsChild>
                <w:div w:id="66698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9812">
          <w:marLeft w:val="0"/>
          <w:marRight w:val="240"/>
          <w:marTop w:val="0"/>
          <w:marBottom w:val="0"/>
          <w:divBdr>
            <w:top w:val="none" w:sz="0" w:space="0" w:color="auto"/>
            <w:left w:val="none" w:sz="0" w:space="0" w:color="auto"/>
            <w:bottom w:val="none" w:sz="0" w:space="0" w:color="auto"/>
            <w:right w:val="none" w:sz="0" w:space="0" w:color="auto"/>
          </w:divBdr>
          <w:divsChild>
            <w:div w:id="205531316">
              <w:marLeft w:val="0"/>
              <w:marRight w:val="0"/>
              <w:marTop w:val="0"/>
              <w:marBottom w:val="0"/>
              <w:divBdr>
                <w:top w:val="none" w:sz="0" w:space="0" w:color="auto"/>
                <w:left w:val="none" w:sz="0" w:space="0" w:color="auto"/>
                <w:bottom w:val="none" w:sz="0" w:space="0" w:color="auto"/>
                <w:right w:val="none" w:sz="0" w:space="0" w:color="auto"/>
              </w:divBdr>
              <w:divsChild>
                <w:div w:id="7732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89080">
          <w:marLeft w:val="0"/>
          <w:marRight w:val="0"/>
          <w:marTop w:val="750"/>
          <w:marBottom w:val="0"/>
          <w:divBdr>
            <w:top w:val="none" w:sz="0" w:space="0" w:color="auto"/>
            <w:left w:val="none" w:sz="0" w:space="0" w:color="auto"/>
            <w:bottom w:val="none" w:sz="0" w:space="0" w:color="auto"/>
            <w:right w:val="none" w:sz="0" w:space="0" w:color="auto"/>
          </w:divBdr>
          <w:divsChild>
            <w:div w:id="664089019">
              <w:marLeft w:val="0"/>
              <w:marRight w:val="0"/>
              <w:marTop w:val="0"/>
              <w:marBottom w:val="0"/>
              <w:divBdr>
                <w:top w:val="none" w:sz="0" w:space="0" w:color="auto"/>
                <w:left w:val="none" w:sz="0" w:space="0" w:color="auto"/>
                <w:bottom w:val="none" w:sz="0" w:space="0" w:color="auto"/>
                <w:right w:val="none" w:sz="0" w:space="0" w:color="auto"/>
              </w:divBdr>
              <w:divsChild>
                <w:div w:id="1290355601">
                  <w:marLeft w:val="0"/>
                  <w:marRight w:val="0"/>
                  <w:marTop w:val="0"/>
                  <w:marBottom w:val="0"/>
                  <w:divBdr>
                    <w:top w:val="none" w:sz="0" w:space="0" w:color="auto"/>
                    <w:left w:val="none" w:sz="0" w:space="0" w:color="auto"/>
                    <w:bottom w:val="none" w:sz="0" w:space="0" w:color="auto"/>
                    <w:right w:val="none" w:sz="0" w:space="0" w:color="auto"/>
                  </w:divBdr>
                  <w:divsChild>
                    <w:div w:id="1872374475">
                      <w:marLeft w:val="0"/>
                      <w:marRight w:val="0"/>
                      <w:marTop w:val="0"/>
                      <w:marBottom w:val="0"/>
                      <w:divBdr>
                        <w:top w:val="none" w:sz="0" w:space="0" w:color="auto"/>
                        <w:left w:val="none" w:sz="0" w:space="0" w:color="auto"/>
                        <w:bottom w:val="none" w:sz="0" w:space="0" w:color="auto"/>
                        <w:right w:val="none" w:sz="0" w:space="0" w:color="auto"/>
                      </w:divBdr>
                      <w:divsChild>
                        <w:div w:id="41517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941821">
      <w:bodyDiv w:val="1"/>
      <w:marLeft w:val="0"/>
      <w:marRight w:val="0"/>
      <w:marTop w:val="0"/>
      <w:marBottom w:val="0"/>
      <w:divBdr>
        <w:top w:val="none" w:sz="0" w:space="0" w:color="auto"/>
        <w:left w:val="none" w:sz="0" w:space="0" w:color="auto"/>
        <w:bottom w:val="none" w:sz="0" w:space="0" w:color="auto"/>
        <w:right w:val="none" w:sz="0" w:space="0" w:color="auto"/>
      </w:divBdr>
      <w:divsChild>
        <w:div w:id="1020231336">
          <w:marLeft w:val="0"/>
          <w:marRight w:val="240"/>
          <w:marTop w:val="0"/>
          <w:marBottom w:val="0"/>
          <w:divBdr>
            <w:top w:val="none" w:sz="0" w:space="0" w:color="auto"/>
            <w:left w:val="none" w:sz="0" w:space="0" w:color="auto"/>
            <w:bottom w:val="none" w:sz="0" w:space="0" w:color="auto"/>
            <w:right w:val="none" w:sz="0" w:space="0" w:color="auto"/>
          </w:divBdr>
          <w:divsChild>
            <w:div w:id="490292220">
              <w:marLeft w:val="0"/>
              <w:marRight w:val="0"/>
              <w:marTop w:val="0"/>
              <w:marBottom w:val="0"/>
              <w:divBdr>
                <w:top w:val="none" w:sz="0" w:space="0" w:color="auto"/>
                <w:left w:val="none" w:sz="0" w:space="0" w:color="auto"/>
                <w:bottom w:val="none" w:sz="0" w:space="0" w:color="auto"/>
                <w:right w:val="none" w:sz="0" w:space="0" w:color="auto"/>
              </w:divBdr>
              <w:divsChild>
                <w:div w:id="71107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89690">
          <w:marLeft w:val="0"/>
          <w:marRight w:val="240"/>
          <w:marTop w:val="0"/>
          <w:marBottom w:val="0"/>
          <w:divBdr>
            <w:top w:val="none" w:sz="0" w:space="0" w:color="auto"/>
            <w:left w:val="none" w:sz="0" w:space="0" w:color="auto"/>
            <w:bottom w:val="none" w:sz="0" w:space="0" w:color="auto"/>
            <w:right w:val="none" w:sz="0" w:space="0" w:color="auto"/>
          </w:divBdr>
          <w:divsChild>
            <w:div w:id="830409661">
              <w:marLeft w:val="0"/>
              <w:marRight w:val="0"/>
              <w:marTop w:val="0"/>
              <w:marBottom w:val="0"/>
              <w:divBdr>
                <w:top w:val="none" w:sz="0" w:space="0" w:color="auto"/>
                <w:left w:val="none" w:sz="0" w:space="0" w:color="auto"/>
                <w:bottom w:val="none" w:sz="0" w:space="0" w:color="auto"/>
                <w:right w:val="none" w:sz="0" w:space="0" w:color="auto"/>
              </w:divBdr>
              <w:divsChild>
                <w:div w:id="54021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5186">
          <w:marLeft w:val="0"/>
          <w:marRight w:val="0"/>
          <w:marTop w:val="750"/>
          <w:marBottom w:val="0"/>
          <w:divBdr>
            <w:top w:val="none" w:sz="0" w:space="0" w:color="auto"/>
            <w:left w:val="none" w:sz="0" w:space="0" w:color="auto"/>
            <w:bottom w:val="none" w:sz="0" w:space="0" w:color="auto"/>
            <w:right w:val="none" w:sz="0" w:space="0" w:color="auto"/>
          </w:divBdr>
          <w:divsChild>
            <w:div w:id="623971659">
              <w:marLeft w:val="0"/>
              <w:marRight w:val="0"/>
              <w:marTop w:val="0"/>
              <w:marBottom w:val="0"/>
              <w:divBdr>
                <w:top w:val="none" w:sz="0" w:space="0" w:color="auto"/>
                <w:left w:val="none" w:sz="0" w:space="0" w:color="auto"/>
                <w:bottom w:val="none" w:sz="0" w:space="0" w:color="auto"/>
                <w:right w:val="none" w:sz="0" w:space="0" w:color="auto"/>
              </w:divBdr>
              <w:divsChild>
                <w:div w:id="1711103944">
                  <w:marLeft w:val="0"/>
                  <w:marRight w:val="0"/>
                  <w:marTop w:val="0"/>
                  <w:marBottom w:val="0"/>
                  <w:divBdr>
                    <w:top w:val="none" w:sz="0" w:space="0" w:color="auto"/>
                    <w:left w:val="none" w:sz="0" w:space="0" w:color="auto"/>
                    <w:bottom w:val="none" w:sz="0" w:space="0" w:color="auto"/>
                    <w:right w:val="none" w:sz="0" w:space="0" w:color="auto"/>
                  </w:divBdr>
                  <w:divsChild>
                    <w:div w:id="14760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989436">
      <w:bodyDiv w:val="1"/>
      <w:marLeft w:val="0"/>
      <w:marRight w:val="0"/>
      <w:marTop w:val="0"/>
      <w:marBottom w:val="0"/>
      <w:divBdr>
        <w:top w:val="none" w:sz="0" w:space="0" w:color="auto"/>
        <w:left w:val="none" w:sz="0" w:space="0" w:color="auto"/>
        <w:bottom w:val="none" w:sz="0" w:space="0" w:color="auto"/>
        <w:right w:val="none" w:sz="0" w:space="0" w:color="auto"/>
      </w:divBdr>
    </w:div>
    <w:div w:id="458228219">
      <w:bodyDiv w:val="1"/>
      <w:marLeft w:val="0"/>
      <w:marRight w:val="0"/>
      <w:marTop w:val="0"/>
      <w:marBottom w:val="0"/>
      <w:divBdr>
        <w:top w:val="none" w:sz="0" w:space="0" w:color="auto"/>
        <w:left w:val="none" w:sz="0" w:space="0" w:color="auto"/>
        <w:bottom w:val="none" w:sz="0" w:space="0" w:color="auto"/>
        <w:right w:val="none" w:sz="0" w:space="0" w:color="auto"/>
      </w:divBdr>
      <w:divsChild>
        <w:div w:id="861280075">
          <w:marLeft w:val="0"/>
          <w:marRight w:val="240"/>
          <w:marTop w:val="0"/>
          <w:marBottom w:val="0"/>
          <w:divBdr>
            <w:top w:val="none" w:sz="0" w:space="0" w:color="auto"/>
            <w:left w:val="none" w:sz="0" w:space="0" w:color="auto"/>
            <w:bottom w:val="none" w:sz="0" w:space="0" w:color="auto"/>
            <w:right w:val="none" w:sz="0" w:space="0" w:color="auto"/>
          </w:divBdr>
          <w:divsChild>
            <w:div w:id="306862237">
              <w:marLeft w:val="0"/>
              <w:marRight w:val="0"/>
              <w:marTop w:val="0"/>
              <w:marBottom w:val="0"/>
              <w:divBdr>
                <w:top w:val="none" w:sz="0" w:space="0" w:color="auto"/>
                <w:left w:val="none" w:sz="0" w:space="0" w:color="auto"/>
                <w:bottom w:val="none" w:sz="0" w:space="0" w:color="auto"/>
                <w:right w:val="none" w:sz="0" w:space="0" w:color="auto"/>
              </w:divBdr>
              <w:divsChild>
                <w:div w:id="9394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5497">
          <w:marLeft w:val="0"/>
          <w:marRight w:val="240"/>
          <w:marTop w:val="0"/>
          <w:marBottom w:val="0"/>
          <w:divBdr>
            <w:top w:val="none" w:sz="0" w:space="0" w:color="auto"/>
            <w:left w:val="none" w:sz="0" w:space="0" w:color="auto"/>
            <w:bottom w:val="none" w:sz="0" w:space="0" w:color="auto"/>
            <w:right w:val="none" w:sz="0" w:space="0" w:color="auto"/>
          </w:divBdr>
          <w:divsChild>
            <w:div w:id="1689746282">
              <w:marLeft w:val="0"/>
              <w:marRight w:val="0"/>
              <w:marTop w:val="0"/>
              <w:marBottom w:val="0"/>
              <w:divBdr>
                <w:top w:val="none" w:sz="0" w:space="0" w:color="auto"/>
                <w:left w:val="none" w:sz="0" w:space="0" w:color="auto"/>
                <w:bottom w:val="none" w:sz="0" w:space="0" w:color="auto"/>
                <w:right w:val="none" w:sz="0" w:space="0" w:color="auto"/>
              </w:divBdr>
              <w:divsChild>
                <w:div w:id="76044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5132">
          <w:marLeft w:val="0"/>
          <w:marRight w:val="0"/>
          <w:marTop w:val="750"/>
          <w:marBottom w:val="0"/>
          <w:divBdr>
            <w:top w:val="none" w:sz="0" w:space="0" w:color="auto"/>
            <w:left w:val="none" w:sz="0" w:space="0" w:color="auto"/>
            <w:bottom w:val="none" w:sz="0" w:space="0" w:color="auto"/>
            <w:right w:val="none" w:sz="0" w:space="0" w:color="auto"/>
          </w:divBdr>
          <w:divsChild>
            <w:div w:id="247547639">
              <w:marLeft w:val="0"/>
              <w:marRight w:val="0"/>
              <w:marTop w:val="0"/>
              <w:marBottom w:val="0"/>
              <w:divBdr>
                <w:top w:val="none" w:sz="0" w:space="0" w:color="auto"/>
                <w:left w:val="none" w:sz="0" w:space="0" w:color="auto"/>
                <w:bottom w:val="none" w:sz="0" w:space="0" w:color="auto"/>
                <w:right w:val="none" w:sz="0" w:space="0" w:color="auto"/>
              </w:divBdr>
              <w:divsChild>
                <w:div w:id="74859628">
                  <w:marLeft w:val="0"/>
                  <w:marRight w:val="0"/>
                  <w:marTop w:val="0"/>
                  <w:marBottom w:val="0"/>
                  <w:divBdr>
                    <w:top w:val="none" w:sz="0" w:space="0" w:color="auto"/>
                    <w:left w:val="none" w:sz="0" w:space="0" w:color="auto"/>
                    <w:bottom w:val="none" w:sz="0" w:space="0" w:color="auto"/>
                    <w:right w:val="none" w:sz="0" w:space="0" w:color="auto"/>
                  </w:divBdr>
                  <w:divsChild>
                    <w:div w:id="478112659">
                      <w:marLeft w:val="0"/>
                      <w:marRight w:val="0"/>
                      <w:marTop w:val="0"/>
                      <w:marBottom w:val="0"/>
                      <w:divBdr>
                        <w:top w:val="none" w:sz="0" w:space="0" w:color="auto"/>
                        <w:left w:val="none" w:sz="0" w:space="0" w:color="auto"/>
                        <w:bottom w:val="none" w:sz="0" w:space="0" w:color="auto"/>
                        <w:right w:val="none" w:sz="0" w:space="0" w:color="auto"/>
                      </w:divBdr>
                      <w:divsChild>
                        <w:div w:id="152351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379190">
      <w:bodyDiv w:val="1"/>
      <w:marLeft w:val="0"/>
      <w:marRight w:val="0"/>
      <w:marTop w:val="0"/>
      <w:marBottom w:val="0"/>
      <w:divBdr>
        <w:top w:val="none" w:sz="0" w:space="0" w:color="auto"/>
        <w:left w:val="none" w:sz="0" w:space="0" w:color="auto"/>
        <w:bottom w:val="none" w:sz="0" w:space="0" w:color="auto"/>
        <w:right w:val="none" w:sz="0" w:space="0" w:color="auto"/>
      </w:divBdr>
      <w:divsChild>
        <w:div w:id="1638144502">
          <w:marLeft w:val="0"/>
          <w:marRight w:val="240"/>
          <w:marTop w:val="0"/>
          <w:marBottom w:val="0"/>
          <w:divBdr>
            <w:top w:val="none" w:sz="0" w:space="0" w:color="auto"/>
            <w:left w:val="none" w:sz="0" w:space="0" w:color="auto"/>
            <w:bottom w:val="none" w:sz="0" w:space="0" w:color="auto"/>
            <w:right w:val="none" w:sz="0" w:space="0" w:color="auto"/>
          </w:divBdr>
          <w:divsChild>
            <w:div w:id="753092569">
              <w:marLeft w:val="0"/>
              <w:marRight w:val="0"/>
              <w:marTop w:val="0"/>
              <w:marBottom w:val="0"/>
              <w:divBdr>
                <w:top w:val="none" w:sz="0" w:space="0" w:color="auto"/>
                <w:left w:val="none" w:sz="0" w:space="0" w:color="auto"/>
                <w:bottom w:val="none" w:sz="0" w:space="0" w:color="auto"/>
                <w:right w:val="none" w:sz="0" w:space="0" w:color="auto"/>
              </w:divBdr>
              <w:divsChild>
                <w:div w:id="7950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9176">
          <w:marLeft w:val="0"/>
          <w:marRight w:val="240"/>
          <w:marTop w:val="0"/>
          <w:marBottom w:val="0"/>
          <w:divBdr>
            <w:top w:val="none" w:sz="0" w:space="0" w:color="auto"/>
            <w:left w:val="none" w:sz="0" w:space="0" w:color="auto"/>
            <w:bottom w:val="none" w:sz="0" w:space="0" w:color="auto"/>
            <w:right w:val="none" w:sz="0" w:space="0" w:color="auto"/>
          </w:divBdr>
          <w:divsChild>
            <w:div w:id="456336048">
              <w:marLeft w:val="0"/>
              <w:marRight w:val="0"/>
              <w:marTop w:val="0"/>
              <w:marBottom w:val="0"/>
              <w:divBdr>
                <w:top w:val="none" w:sz="0" w:space="0" w:color="auto"/>
                <w:left w:val="none" w:sz="0" w:space="0" w:color="auto"/>
                <w:bottom w:val="none" w:sz="0" w:space="0" w:color="auto"/>
                <w:right w:val="none" w:sz="0" w:space="0" w:color="auto"/>
              </w:divBdr>
              <w:divsChild>
                <w:div w:id="19595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24260">
          <w:marLeft w:val="0"/>
          <w:marRight w:val="0"/>
          <w:marTop w:val="750"/>
          <w:marBottom w:val="0"/>
          <w:divBdr>
            <w:top w:val="none" w:sz="0" w:space="0" w:color="auto"/>
            <w:left w:val="none" w:sz="0" w:space="0" w:color="auto"/>
            <w:bottom w:val="none" w:sz="0" w:space="0" w:color="auto"/>
            <w:right w:val="none" w:sz="0" w:space="0" w:color="auto"/>
          </w:divBdr>
          <w:divsChild>
            <w:div w:id="477495779">
              <w:marLeft w:val="0"/>
              <w:marRight w:val="0"/>
              <w:marTop w:val="0"/>
              <w:marBottom w:val="0"/>
              <w:divBdr>
                <w:top w:val="none" w:sz="0" w:space="0" w:color="auto"/>
                <w:left w:val="none" w:sz="0" w:space="0" w:color="auto"/>
                <w:bottom w:val="none" w:sz="0" w:space="0" w:color="auto"/>
                <w:right w:val="none" w:sz="0" w:space="0" w:color="auto"/>
              </w:divBdr>
              <w:divsChild>
                <w:div w:id="1023089006">
                  <w:marLeft w:val="0"/>
                  <w:marRight w:val="0"/>
                  <w:marTop w:val="0"/>
                  <w:marBottom w:val="0"/>
                  <w:divBdr>
                    <w:top w:val="none" w:sz="0" w:space="0" w:color="auto"/>
                    <w:left w:val="none" w:sz="0" w:space="0" w:color="auto"/>
                    <w:bottom w:val="none" w:sz="0" w:space="0" w:color="auto"/>
                    <w:right w:val="none" w:sz="0" w:space="0" w:color="auto"/>
                  </w:divBdr>
                  <w:divsChild>
                    <w:div w:id="139673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030951">
      <w:bodyDiv w:val="1"/>
      <w:marLeft w:val="0"/>
      <w:marRight w:val="0"/>
      <w:marTop w:val="0"/>
      <w:marBottom w:val="0"/>
      <w:divBdr>
        <w:top w:val="none" w:sz="0" w:space="0" w:color="auto"/>
        <w:left w:val="none" w:sz="0" w:space="0" w:color="auto"/>
        <w:bottom w:val="none" w:sz="0" w:space="0" w:color="auto"/>
        <w:right w:val="none" w:sz="0" w:space="0" w:color="auto"/>
      </w:divBdr>
    </w:div>
    <w:div w:id="461927665">
      <w:bodyDiv w:val="1"/>
      <w:marLeft w:val="0"/>
      <w:marRight w:val="0"/>
      <w:marTop w:val="0"/>
      <w:marBottom w:val="0"/>
      <w:divBdr>
        <w:top w:val="none" w:sz="0" w:space="0" w:color="auto"/>
        <w:left w:val="none" w:sz="0" w:space="0" w:color="auto"/>
        <w:bottom w:val="none" w:sz="0" w:space="0" w:color="auto"/>
        <w:right w:val="none" w:sz="0" w:space="0" w:color="auto"/>
      </w:divBdr>
    </w:div>
    <w:div w:id="471601494">
      <w:bodyDiv w:val="1"/>
      <w:marLeft w:val="0"/>
      <w:marRight w:val="0"/>
      <w:marTop w:val="0"/>
      <w:marBottom w:val="0"/>
      <w:divBdr>
        <w:top w:val="none" w:sz="0" w:space="0" w:color="auto"/>
        <w:left w:val="none" w:sz="0" w:space="0" w:color="auto"/>
        <w:bottom w:val="none" w:sz="0" w:space="0" w:color="auto"/>
        <w:right w:val="none" w:sz="0" w:space="0" w:color="auto"/>
      </w:divBdr>
    </w:div>
    <w:div w:id="478428039">
      <w:bodyDiv w:val="1"/>
      <w:marLeft w:val="0"/>
      <w:marRight w:val="0"/>
      <w:marTop w:val="0"/>
      <w:marBottom w:val="0"/>
      <w:divBdr>
        <w:top w:val="none" w:sz="0" w:space="0" w:color="auto"/>
        <w:left w:val="none" w:sz="0" w:space="0" w:color="auto"/>
        <w:bottom w:val="none" w:sz="0" w:space="0" w:color="auto"/>
        <w:right w:val="none" w:sz="0" w:space="0" w:color="auto"/>
      </w:divBdr>
    </w:div>
    <w:div w:id="486871547">
      <w:bodyDiv w:val="1"/>
      <w:marLeft w:val="0"/>
      <w:marRight w:val="0"/>
      <w:marTop w:val="0"/>
      <w:marBottom w:val="0"/>
      <w:divBdr>
        <w:top w:val="none" w:sz="0" w:space="0" w:color="auto"/>
        <w:left w:val="none" w:sz="0" w:space="0" w:color="auto"/>
        <w:bottom w:val="none" w:sz="0" w:space="0" w:color="auto"/>
        <w:right w:val="none" w:sz="0" w:space="0" w:color="auto"/>
      </w:divBdr>
      <w:divsChild>
        <w:div w:id="2116747291">
          <w:marLeft w:val="0"/>
          <w:marRight w:val="240"/>
          <w:marTop w:val="0"/>
          <w:marBottom w:val="0"/>
          <w:divBdr>
            <w:top w:val="none" w:sz="0" w:space="0" w:color="auto"/>
            <w:left w:val="none" w:sz="0" w:space="0" w:color="auto"/>
            <w:bottom w:val="none" w:sz="0" w:space="0" w:color="auto"/>
            <w:right w:val="none" w:sz="0" w:space="0" w:color="auto"/>
          </w:divBdr>
          <w:divsChild>
            <w:div w:id="43330136">
              <w:marLeft w:val="0"/>
              <w:marRight w:val="0"/>
              <w:marTop w:val="0"/>
              <w:marBottom w:val="0"/>
              <w:divBdr>
                <w:top w:val="none" w:sz="0" w:space="0" w:color="auto"/>
                <w:left w:val="none" w:sz="0" w:space="0" w:color="auto"/>
                <w:bottom w:val="none" w:sz="0" w:space="0" w:color="auto"/>
                <w:right w:val="none" w:sz="0" w:space="0" w:color="auto"/>
              </w:divBdr>
              <w:divsChild>
                <w:div w:id="148813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99960">
          <w:marLeft w:val="0"/>
          <w:marRight w:val="240"/>
          <w:marTop w:val="0"/>
          <w:marBottom w:val="0"/>
          <w:divBdr>
            <w:top w:val="none" w:sz="0" w:space="0" w:color="auto"/>
            <w:left w:val="none" w:sz="0" w:space="0" w:color="auto"/>
            <w:bottom w:val="none" w:sz="0" w:space="0" w:color="auto"/>
            <w:right w:val="none" w:sz="0" w:space="0" w:color="auto"/>
          </w:divBdr>
          <w:divsChild>
            <w:div w:id="1067073208">
              <w:marLeft w:val="0"/>
              <w:marRight w:val="0"/>
              <w:marTop w:val="0"/>
              <w:marBottom w:val="0"/>
              <w:divBdr>
                <w:top w:val="none" w:sz="0" w:space="0" w:color="auto"/>
                <w:left w:val="none" w:sz="0" w:space="0" w:color="auto"/>
                <w:bottom w:val="none" w:sz="0" w:space="0" w:color="auto"/>
                <w:right w:val="none" w:sz="0" w:space="0" w:color="auto"/>
              </w:divBdr>
              <w:divsChild>
                <w:div w:id="5025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5839">
          <w:marLeft w:val="0"/>
          <w:marRight w:val="0"/>
          <w:marTop w:val="750"/>
          <w:marBottom w:val="0"/>
          <w:divBdr>
            <w:top w:val="none" w:sz="0" w:space="0" w:color="auto"/>
            <w:left w:val="none" w:sz="0" w:space="0" w:color="auto"/>
            <w:bottom w:val="none" w:sz="0" w:space="0" w:color="auto"/>
            <w:right w:val="none" w:sz="0" w:space="0" w:color="auto"/>
          </w:divBdr>
          <w:divsChild>
            <w:div w:id="860047023">
              <w:marLeft w:val="0"/>
              <w:marRight w:val="0"/>
              <w:marTop w:val="0"/>
              <w:marBottom w:val="0"/>
              <w:divBdr>
                <w:top w:val="none" w:sz="0" w:space="0" w:color="auto"/>
                <w:left w:val="none" w:sz="0" w:space="0" w:color="auto"/>
                <w:bottom w:val="none" w:sz="0" w:space="0" w:color="auto"/>
                <w:right w:val="none" w:sz="0" w:space="0" w:color="auto"/>
              </w:divBdr>
              <w:divsChild>
                <w:div w:id="137650271">
                  <w:marLeft w:val="0"/>
                  <w:marRight w:val="0"/>
                  <w:marTop w:val="0"/>
                  <w:marBottom w:val="0"/>
                  <w:divBdr>
                    <w:top w:val="none" w:sz="0" w:space="0" w:color="auto"/>
                    <w:left w:val="none" w:sz="0" w:space="0" w:color="auto"/>
                    <w:bottom w:val="none" w:sz="0" w:space="0" w:color="auto"/>
                    <w:right w:val="none" w:sz="0" w:space="0" w:color="auto"/>
                  </w:divBdr>
                  <w:divsChild>
                    <w:div w:id="2083596554">
                      <w:marLeft w:val="0"/>
                      <w:marRight w:val="0"/>
                      <w:marTop w:val="0"/>
                      <w:marBottom w:val="0"/>
                      <w:divBdr>
                        <w:top w:val="none" w:sz="0" w:space="0" w:color="auto"/>
                        <w:left w:val="none" w:sz="0" w:space="0" w:color="auto"/>
                        <w:bottom w:val="none" w:sz="0" w:space="0" w:color="auto"/>
                        <w:right w:val="none" w:sz="0" w:space="0" w:color="auto"/>
                      </w:divBdr>
                      <w:divsChild>
                        <w:div w:id="8640575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89567021">
      <w:bodyDiv w:val="1"/>
      <w:marLeft w:val="0"/>
      <w:marRight w:val="0"/>
      <w:marTop w:val="0"/>
      <w:marBottom w:val="0"/>
      <w:divBdr>
        <w:top w:val="none" w:sz="0" w:space="0" w:color="auto"/>
        <w:left w:val="none" w:sz="0" w:space="0" w:color="auto"/>
        <w:bottom w:val="none" w:sz="0" w:space="0" w:color="auto"/>
        <w:right w:val="none" w:sz="0" w:space="0" w:color="auto"/>
      </w:divBdr>
      <w:divsChild>
        <w:div w:id="840200109">
          <w:marLeft w:val="0"/>
          <w:marRight w:val="240"/>
          <w:marTop w:val="0"/>
          <w:marBottom w:val="0"/>
          <w:divBdr>
            <w:top w:val="none" w:sz="0" w:space="0" w:color="auto"/>
            <w:left w:val="none" w:sz="0" w:space="0" w:color="auto"/>
            <w:bottom w:val="none" w:sz="0" w:space="0" w:color="auto"/>
            <w:right w:val="none" w:sz="0" w:space="0" w:color="auto"/>
          </w:divBdr>
          <w:divsChild>
            <w:div w:id="2128230505">
              <w:marLeft w:val="0"/>
              <w:marRight w:val="0"/>
              <w:marTop w:val="0"/>
              <w:marBottom w:val="0"/>
              <w:divBdr>
                <w:top w:val="none" w:sz="0" w:space="0" w:color="auto"/>
                <w:left w:val="none" w:sz="0" w:space="0" w:color="auto"/>
                <w:bottom w:val="none" w:sz="0" w:space="0" w:color="auto"/>
                <w:right w:val="none" w:sz="0" w:space="0" w:color="auto"/>
              </w:divBdr>
              <w:divsChild>
                <w:div w:id="6980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1539">
          <w:marLeft w:val="0"/>
          <w:marRight w:val="240"/>
          <w:marTop w:val="0"/>
          <w:marBottom w:val="0"/>
          <w:divBdr>
            <w:top w:val="none" w:sz="0" w:space="0" w:color="auto"/>
            <w:left w:val="none" w:sz="0" w:space="0" w:color="auto"/>
            <w:bottom w:val="none" w:sz="0" w:space="0" w:color="auto"/>
            <w:right w:val="none" w:sz="0" w:space="0" w:color="auto"/>
          </w:divBdr>
          <w:divsChild>
            <w:div w:id="1951887548">
              <w:marLeft w:val="0"/>
              <w:marRight w:val="0"/>
              <w:marTop w:val="0"/>
              <w:marBottom w:val="0"/>
              <w:divBdr>
                <w:top w:val="none" w:sz="0" w:space="0" w:color="auto"/>
                <w:left w:val="none" w:sz="0" w:space="0" w:color="auto"/>
                <w:bottom w:val="none" w:sz="0" w:space="0" w:color="auto"/>
                <w:right w:val="none" w:sz="0" w:space="0" w:color="auto"/>
              </w:divBdr>
              <w:divsChild>
                <w:div w:id="160704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1836">
          <w:marLeft w:val="0"/>
          <w:marRight w:val="0"/>
          <w:marTop w:val="750"/>
          <w:marBottom w:val="0"/>
          <w:divBdr>
            <w:top w:val="none" w:sz="0" w:space="0" w:color="auto"/>
            <w:left w:val="none" w:sz="0" w:space="0" w:color="auto"/>
            <w:bottom w:val="none" w:sz="0" w:space="0" w:color="auto"/>
            <w:right w:val="none" w:sz="0" w:space="0" w:color="auto"/>
          </w:divBdr>
          <w:divsChild>
            <w:div w:id="76439461">
              <w:marLeft w:val="0"/>
              <w:marRight w:val="0"/>
              <w:marTop w:val="0"/>
              <w:marBottom w:val="0"/>
              <w:divBdr>
                <w:top w:val="none" w:sz="0" w:space="0" w:color="auto"/>
                <w:left w:val="none" w:sz="0" w:space="0" w:color="auto"/>
                <w:bottom w:val="none" w:sz="0" w:space="0" w:color="auto"/>
                <w:right w:val="none" w:sz="0" w:space="0" w:color="auto"/>
              </w:divBdr>
              <w:divsChild>
                <w:div w:id="667557306">
                  <w:marLeft w:val="0"/>
                  <w:marRight w:val="0"/>
                  <w:marTop w:val="0"/>
                  <w:marBottom w:val="0"/>
                  <w:divBdr>
                    <w:top w:val="none" w:sz="0" w:space="0" w:color="auto"/>
                    <w:left w:val="none" w:sz="0" w:space="0" w:color="auto"/>
                    <w:bottom w:val="none" w:sz="0" w:space="0" w:color="auto"/>
                    <w:right w:val="none" w:sz="0" w:space="0" w:color="auto"/>
                  </w:divBdr>
                  <w:divsChild>
                    <w:div w:id="15458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410050">
      <w:bodyDiv w:val="1"/>
      <w:marLeft w:val="0"/>
      <w:marRight w:val="0"/>
      <w:marTop w:val="0"/>
      <w:marBottom w:val="0"/>
      <w:divBdr>
        <w:top w:val="none" w:sz="0" w:space="0" w:color="auto"/>
        <w:left w:val="none" w:sz="0" w:space="0" w:color="auto"/>
        <w:bottom w:val="none" w:sz="0" w:space="0" w:color="auto"/>
        <w:right w:val="none" w:sz="0" w:space="0" w:color="auto"/>
      </w:divBdr>
      <w:divsChild>
        <w:div w:id="1003434157">
          <w:marLeft w:val="0"/>
          <w:marRight w:val="240"/>
          <w:marTop w:val="0"/>
          <w:marBottom w:val="0"/>
          <w:divBdr>
            <w:top w:val="none" w:sz="0" w:space="0" w:color="auto"/>
            <w:left w:val="none" w:sz="0" w:space="0" w:color="auto"/>
            <w:bottom w:val="none" w:sz="0" w:space="0" w:color="auto"/>
            <w:right w:val="none" w:sz="0" w:space="0" w:color="auto"/>
          </w:divBdr>
          <w:divsChild>
            <w:div w:id="1515725668">
              <w:marLeft w:val="0"/>
              <w:marRight w:val="0"/>
              <w:marTop w:val="0"/>
              <w:marBottom w:val="0"/>
              <w:divBdr>
                <w:top w:val="none" w:sz="0" w:space="0" w:color="auto"/>
                <w:left w:val="none" w:sz="0" w:space="0" w:color="auto"/>
                <w:bottom w:val="none" w:sz="0" w:space="0" w:color="auto"/>
                <w:right w:val="none" w:sz="0" w:space="0" w:color="auto"/>
              </w:divBdr>
              <w:divsChild>
                <w:div w:id="24464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0518">
          <w:marLeft w:val="0"/>
          <w:marRight w:val="240"/>
          <w:marTop w:val="0"/>
          <w:marBottom w:val="0"/>
          <w:divBdr>
            <w:top w:val="none" w:sz="0" w:space="0" w:color="auto"/>
            <w:left w:val="none" w:sz="0" w:space="0" w:color="auto"/>
            <w:bottom w:val="none" w:sz="0" w:space="0" w:color="auto"/>
            <w:right w:val="none" w:sz="0" w:space="0" w:color="auto"/>
          </w:divBdr>
          <w:divsChild>
            <w:div w:id="177426997">
              <w:marLeft w:val="0"/>
              <w:marRight w:val="0"/>
              <w:marTop w:val="0"/>
              <w:marBottom w:val="0"/>
              <w:divBdr>
                <w:top w:val="none" w:sz="0" w:space="0" w:color="auto"/>
                <w:left w:val="none" w:sz="0" w:space="0" w:color="auto"/>
                <w:bottom w:val="none" w:sz="0" w:space="0" w:color="auto"/>
                <w:right w:val="none" w:sz="0" w:space="0" w:color="auto"/>
              </w:divBdr>
              <w:divsChild>
                <w:div w:id="168378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6791">
          <w:marLeft w:val="0"/>
          <w:marRight w:val="0"/>
          <w:marTop w:val="750"/>
          <w:marBottom w:val="0"/>
          <w:divBdr>
            <w:top w:val="none" w:sz="0" w:space="0" w:color="auto"/>
            <w:left w:val="none" w:sz="0" w:space="0" w:color="auto"/>
            <w:bottom w:val="none" w:sz="0" w:space="0" w:color="auto"/>
            <w:right w:val="none" w:sz="0" w:space="0" w:color="auto"/>
          </w:divBdr>
          <w:divsChild>
            <w:div w:id="236670988">
              <w:marLeft w:val="0"/>
              <w:marRight w:val="0"/>
              <w:marTop w:val="0"/>
              <w:marBottom w:val="0"/>
              <w:divBdr>
                <w:top w:val="none" w:sz="0" w:space="0" w:color="auto"/>
                <w:left w:val="none" w:sz="0" w:space="0" w:color="auto"/>
                <w:bottom w:val="none" w:sz="0" w:space="0" w:color="auto"/>
                <w:right w:val="none" w:sz="0" w:space="0" w:color="auto"/>
              </w:divBdr>
              <w:divsChild>
                <w:div w:id="1675765476">
                  <w:marLeft w:val="0"/>
                  <w:marRight w:val="0"/>
                  <w:marTop w:val="0"/>
                  <w:marBottom w:val="0"/>
                  <w:divBdr>
                    <w:top w:val="none" w:sz="0" w:space="0" w:color="auto"/>
                    <w:left w:val="none" w:sz="0" w:space="0" w:color="auto"/>
                    <w:bottom w:val="none" w:sz="0" w:space="0" w:color="auto"/>
                    <w:right w:val="none" w:sz="0" w:space="0" w:color="auto"/>
                  </w:divBdr>
                  <w:divsChild>
                    <w:div w:id="22711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775139">
      <w:bodyDiv w:val="1"/>
      <w:marLeft w:val="0"/>
      <w:marRight w:val="0"/>
      <w:marTop w:val="0"/>
      <w:marBottom w:val="0"/>
      <w:divBdr>
        <w:top w:val="none" w:sz="0" w:space="0" w:color="auto"/>
        <w:left w:val="none" w:sz="0" w:space="0" w:color="auto"/>
        <w:bottom w:val="none" w:sz="0" w:space="0" w:color="auto"/>
        <w:right w:val="none" w:sz="0" w:space="0" w:color="auto"/>
      </w:divBdr>
      <w:divsChild>
        <w:div w:id="528490446">
          <w:marLeft w:val="0"/>
          <w:marRight w:val="240"/>
          <w:marTop w:val="0"/>
          <w:marBottom w:val="0"/>
          <w:divBdr>
            <w:top w:val="none" w:sz="0" w:space="0" w:color="auto"/>
            <w:left w:val="none" w:sz="0" w:space="0" w:color="auto"/>
            <w:bottom w:val="none" w:sz="0" w:space="0" w:color="auto"/>
            <w:right w:val="none" w:sz="0" w:space="0" w:color="auto"/>
          </w:divBdr>
          <w:divsChild>
            <w:div w:id="937062449">
              <w:marLeft w:val="0"/>
              <w:marRight w:val="0"/>
              <w:marTop w:val="0"/>
              <w:marBottom w:val="0"/>
              <w:divBdr>
                <w:top w:val="none" w:sz="0" w:space="0" w:color="auto"/>
                <w:left w:val="none" w:sz="0" w:space="0" w:color="auto"/>
                <w:bottom w:val="none" w:sz="0" w:space="0" w:color="auto"/>
                <w:right w:val="none" w:sz="0" w:space="0" w:color="auto"/>
              </w:divBdr>
              <w:divsChild>
                <w:div w:id="1519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00151">
          <w:marLeft w:val="0"/>
          <w:marRight w:val="240"/>
          <w:marTop w:val="0"/>
          <w:marBottom w:val="0"/>
          <w:divBdr>
            <w:top w:val="none" w:sz="0" w:space="0" w:color="auto"/>
            <w:left w:val="none" w:sz="0" w:space="0" w:color="auto"/>
            <w:bottom w:val="none" w:sz="0" w:space="0" w:color="auto"/>
            <w:right w:val="none" w:sz="0" w:space="0" w:color="auto"/>
          </w:divBdr>
          <w:divsChild>
            <w:div w:id="1931425532">
              <w:marLeft w:val="0"/>
              <w:marRight w:val="0"/>
              <w:marTop w:val="0"/>
              <w:marBottom w:val="0"/>
              <w:divBdr>
                <w:top w:val="none" w:sz="0" w:space="0" w:color="auto"/>
                <w:left w:val="none" w:sz="0" w:space="0" w:color="auto"/>
                <w:bottom w:val="none" w:sz="0" w:space="0" w:color="auto"/>
                <w:right w:val="none" w:sz="0" w:space="0" w:color="auto"/>
              </w:divBdr>
              <w:divsChild>
                <w:div w:id="103796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9388">
          <w:marLeft w:val="0"/>
          <w:marRight w:val="0"/>
          <w:marTop w:val="750"/>
          <w:marBottom w:val="0"/>
          <w:divBdr>
            <w:top w:val="none" w:sz="0" w:space="0" w:color="auto"/>
            <w:left w:val="none" w:sz="0" w:space="0" w:color="auto"/>
            <w:bottom w:val="none" w:sz="0" w:space="0" w:color="auto"/>
            <w:right w:val="none" w:sz="0" w:space="0" w:color="auto"/>
          </w:divBdr>
          <w:divsChild>
            <w:div w:id="712272610">
              <w:marLeft w:val="0"/>
              <w:marRight w:val="0"/>
              <w:marTop w:val="0"/>
              <w:marBottom w:val="0"/>
              <w:divBdr>
                <w:top w:val="none" w:sz="0" w:space="0" w:color="auto"/>
                <w:left w:val="none" w:sz="0" w:space="0" w:color="auto"/>
                <w:bottom w:val="none" w:sz="0" w:space="0" w:color="auto"/>
                <w:right w:val="none" w:sz="0" w:space="0" w:color="auto"/>
              </w:divBdr>
              <w:divsChild>
                <w:div w:id="1047800172">
                  <w:marLeft w:val="0"/>
                  <w:marRight w:val="0"/>
                  <w:marTop w:val="0"/>
                  <w:marBottom w:val="0"/>
                  <w:divBdr>
                    <w:top w:val="none" w:sz="0" w:space="0" w:color="auto"/>
                    <w:left w:val="none" w:sz="0" w:space="0" w:color="auto"/>
                    <w:bottom w:val="none" w:sz="0" w:space="0" w:color="auto"/>
                    <w:right w:val="none" w:sz="0" w:space="0" w:color="auto"/>
                  </w:divBdr>
                  <w:divsChild>
                    <w:div w:id="16889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53364">
      <w:bodyDiv w:val="1"/>
      <w:marLeft w:val="0"/>
      <w:marRight w:val="0"/>
      <w:marTop w:val="0"/>
      <w:marBottom w:val="0"/>
      <w:divBdr>
        <w:top w:val="none" w:sz="0" w:space="0" w:color="auto"/>
        <w:left w:val="none" w:sz="0" w:space="0" w:color="auto"/>
        <w:bottom w:val="none" w:sz="0" w:space="0" w:color="auto"/>
        <w:right w:val="none" w:sz="0" w:space="0" w:color="auto"/>
      </w:divBdr>
    </w:div>
    <w:div w:id="504705334">
      <w:bodyDiv w:val="1"/>
      <w:marLeft w:val="0"/>
      <w:marRight w:val="0"/>
      <w:marTop w:val="0"/>
      <w:marBottom w:val="0"/>
      <w:divBdr>
        <w:top w:val="none" w:sz="0" w:space="0" w:color="auto"/>
        <w:left w:val="none" w:sz="0" w:space="0" w:color="auto"/>
        <w:bottom w:val="none" w:sz="0" w:space="0" w:color="auto"/>
        <w:right w:val="none" w:sz="0" w:space="0" w:color="auto"/>
      </w:divBdr>
    </w:div>
    <w:div w:id="506478718">
      <w:bodyDiv w:val="1"/>
      <w:marLeft w:val="0"/>
      <w:marRight w:val="0"/>
      <w:marTop w:val="0"/>
      <w:marBottom w:val="0"/>
      <w:divBdr>
        <w:top w:val="none" w:sz="0" w:space="0" w:color="auto"/>
        <w:left w:val="none" w:sz="0" w:space="0" w:color="auto"/>
        <w:bottom w:val="none" w:sz="0" w:space="0" w:color="auto"/>
        <w:right w:val="none" w:sz="0" w:space="0" w:color="auto"/>
      </w:divBdr>
    </w:div>
    <w:div w:id="511460290">
      <w:bodyDiv w:val="1"/>
      <w:marLeft w:val="0"/>
      <w:marRight w:val="0"/>
      <w:marTop w:val="0"/>
      <w:marBottom w:val="0"/>
      <w:divBdr>
        <w:top w:val="none" w:sz="0" w:space="0" w:color="auto"/>
        <w:left w:val="none" w:sz="0" w:space="0" w:color="auto"/>
        <w:bottom w:val="none" w:sz="0" w:space="0" w:color="auto"/>
        <w:right w:val="none" w:sz="0" w:space="0" w:color="auto"/>
      </w:divBdr>
      <w:divsChild>
        <w:div w:id="1637299284">
          <w:marLeft w:val="0"/>
          <w:marRight w:val="240"/>
          <w:marTop w:val="0"/>
          <w:marBottom w:val="0"/>
          <w:divBdr>
            <w:top w:val="none" w:sz="0" w:space="0" w:color="auto"/>
            <w:left w:val="none" w:sz="0" w:space="0" w:color="auto"/>
            <w:bottom w:val="none" w:sz="0" w:space="0" w:color="auto"/>
            <w:right w:val="none" w:sz="0" w:space="0" w:color="auto"/>
          </w:divBdr>
          <w:divsChild>
            <w:div w:id="297414672">
              <w:marLeft w:val="0"/>
              <w:marRight w:val="0"/>
              <w:marTop w:val="0"/>
              <w:marBottom w:val="0"/>
              <w:divBdr>
                <w:top w:val="none" w:sz="0" w:space="0" w:color="auto"/>
                <w:left w:val="none" w:sz="0" w:space="0" w:color="auto"/>
                <w:bottom w:val="none" w:sz="0" w:space="0" w:color="auto"/>
                <w:right w:val="none" w:sz="0" w:space="0" w:color="auto"/>
              </w:divBdr>
              <w:divsChild>
                <w:div w:id="202270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9048">
          <w:marLeft w:val="0"/>
          <w:marRight w:val="240"/>
          <w:marTop w:val="0"/>
          <w:marBottom w:val="0"/>
          <w:divBdr>
            <w:top w:val="none" w:sz="0" w:space="0" w:color="auto"/>
            <w:left w:val="none" w:sz="0" w:space="0" w:color="auto"/>
            <w:bottom w:val="none" w:sz="0" w:space="0" w:color="auto"/>
            <w:right w:val="none" w:sz="0" w:space="0" w:color="auto"/>
          </w:divBdr>
          <w:divsChild>
            <w:div w:id="1031612012">
              <w:marLeft w:val="0"/>
              <w:marRight w:val="0"/>
              <w:marTop w:val="0"/>
              <w:marBottom w:val="0"/>
              <w:divBdr>
                <w:top w:val="none" w:sz="0" w:space="0" w:color="auto"/>
                <w:left w:val="none" w:sz="0" w:space="0" w:color="auto"/>
                <w:bottom w:val="none" w:sz="0" w:space="0" w:color="auto"/>
                <w:right w:val="none" w:sz="0" w:space="0" w:color="auto"/>
              </w:divBdr>
              <w:divsChild>
                <w:div w:id="2531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8693">
          <w:marLeft w:val="0"/>
          <w:marRight w:val="0"/>
          <w:marTop w:val="750"/>
          <w:marBottom w:val="0"/>
          <w:divBdr>
            <w:top w:val="none" w:sz="0" w:space="0" w:color="auto"/>
            <w:left w:val="none" w:sz="0" w:space="0" w:color="auto"/>
            <w:bottom w:val="none" w:sz="0" w:space="0" w:color="auto"/>
            <w:right w:val="none" w:sz="0" w:space="0" w:color="auto"/>
          </w:divBdr>
          <w:divsChild>
            <w:div w:id="1268123028">
              <w:marLeft w:val="0"/>
              <w:marRight w:val="0"/>
              <w:marTop w:val="0"/>
              <w:marBottom w:val="0"/>
              <w:divBdr>
                <w:top w:val="none" w:sz="0" w:space="0" w:color="auto"/>
                <w:left w:val="none" w:sz="0" w:space="0" w:color="auto"/>
                <w:bottom w:val="none" w:sz="0" w:space="0" w:color="auto"/>
                <w:right w:val="none" w:sz="0" w:space="0" w:color="auto"/>
              </w:divBdr>
              <w:divsChild>
                <w:div w:id="741761590">
                  <w:marLeft w:val="0"/>
                  <w:marRight w:val="0"/>
                  <w:marTop w:val="0"/>
                  <w:marBottom w:val="0"/>
                  <w:divBdr>
                    <w:top w:val="none" w:sz="0" w:space="0" w:color="auto"/>
                    <w:left w:val="none" w:sz="0" w:space="0" w:color="auto"/>
                    <w:bottom w:val="none" w:sz="0" w:space="0" w:color="auto"/>
                    <w:right w:val="none" w:sz="0" w:space="0" w:color="auto"/>
                  </w:divBdr>
                  <w:divsChild>
                    <w:div w:id="10484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45586">
      <w:bodyDiv w:val="1"/>
      <w:marLeft w:val="0"/>
      <w:marRight w:val="0"/>
      <w:marTop w:val="0"/>
      <w:marBottom w:val="0"/>
      <w:divBdr>
        <w:top w:val="none" w:sz="0" w:space="0" w:color="auto"/>
        <w:left w:val="none" w:sz="0" w:space="0" w:color="auto"/>
        <w:bottom w:val="none" w:sz="0" w:space="0" w:color="auto"/>
        <w:right w:val="none" w:sz="0" w:space="0" w:color="auto"/>
      </w:divBdr>
      <w:divsChild>
        <w:div w:id="537353597">
          <w:marLeft w:val="0"/>
          <w:marRight w:val="240"/>
          <w:marTop w:val="0"/>
          <w:marBottom w:val="0"/>
          <w:divBdr>
            <w:top w:val="none" w:sz="0" w:space="0" w:color="auto"/>
            <w:left w:val="none" w:sz="0" w:space="0" w:color="auto"/>
            <w:bottom w:val="none" w:sz="0" w:space="0" w:color="auto"/>
            <w:right w:val="none" w:sz="0" w:space="0" w:color="auto"/>
          </w:divBdr>
          <w:divsChild>
            <w:div w:id="850149461">
              <w:marLeft w:val="0"/>
              <w:marRight w:val="0"/>
              <w:marTop w:val="0"/>
              <w:marBottom w:val="0"/>
              <w:divBdr>
                <w:top w:val="none" w:sz="0" w:space="0" w:color="auto"/>
                <w:left w:val="none" w:sz="0" w:space="0" w:color="auto"/>
                <w:bottom w:val="none" w:sz="0" w:space="0" w:color="auto"/>
                <w:right w:val="none" w:sz="0" w:space="0" w:color="auto"/>
              </w:divBdr>
              <w:divsChild>
                <w:div w:id="10565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8131">
          <w:marLeft w:val="0"/>
          <w:marRight w:val="240"/>
          <w:marTop w:val="0"/>
          <w:marBottom w:val="0"/>
          <w:divBdr>
            <w:top w:val="none" w:sz="0" w:space="0" w:color="auto"/>
            <w:left w:val="none" w:sz="0" w:space="0" w:color="auto"/>
            <w:bottom w:val="none" w:sz="0" w:space="0" w:color="auto"/>
            <w:right w:val="none" w:sz="0" w:space="0" w:color="auto"/>
          </w:divBdr>
          <w:divsChild>
            <w:div w:id="134104901">
              <w:marLeft w:val="0"/>
              <w:marRight w:val="0"/>
              <w:marTop w:val="0"/>
              <w:marBottom w:val="0"/>
              <w:divBdr>
                <w:top w:val="none" w:sz="0" w:space="0" w:color="auto"/>
                <w:left w:val="none" w:sz="0" w:space="0" w:color="auto"/>
                <w:bottom w:val="none" w:sz="0" w:space="0" w:color="auto"/>
                <w:right w:val="none" w:sz="0" w:space="0" w:color="auto"/>
              </w:divBdr>
              <w:divsChild>
                <w:div w:id="93933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5076">
          <w:marLeft w:val="0"/>
          <w:marRight w:val="0"/>
          <w:marTop w:val="750"/>
          <w:marBottom w:val="0"/>
          <w:divBdr>
            <w:top w:val="none" w:sz="0" w:space="0" w:color="auto"/>
            <w:left w:val="none" w:sz="0" w:space="0" w:color="auto"/>
            <w:bottom w:val="none" w:sz="0" w:space="0" w:color="auto"/>
            <w:right w:val="none" w:sz="0" w:space="0" w:color="auto"/>
          </w:divBdr>
          <w:divsChild>
            <w:div w:id="1977224006">
              <w:marLeft w:val="0"/>
              <w:marRight w:val="0"/>
              <w:marTop w:val="0"/>
              <w:marBottom w:val="0"/>
              <w:divBdr>
                <w:top w:val="none" w:sz="0" w:space="0" w:color="auto"/>
                <w:left w:val="none" w:sz="0" w:space="0" w:color="auto"/>
                <w:bottom w:val="none" w:sz="0" w:space="0" w:color="auto"/>
                <w:right w:val="none" w:sz="0" w:space="0" w:color="auto"/>
              </w:divBdr>
              <w:divsChild>
                <w:div w:id="423503407">
                  <w:marLeft w:val="0"/>
                  <w:marRight w:val="0"/>
                  <w:marTop w:val="0"/>
                  <w:marBottom w:val="0"/>
                  <w:divBdr>
                    <w:top w:val="none" w:sz="0" w:space="0" w:color="auto"/>
                    <w:left w:val="none" w:sz="0" w:space="0" w:color="auto"/>
                    <w:bottom w:val="none" w:sz="0" w:space="0" w:color="auto"/>
                    <w:right w:val="none" w:sz="0" w:space="0" w:color="auto"/>
                  </w:divBdr>
                  <w:divsChild>
                    <w:div w:id="2731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303">
      <w:bodyDiv w:val="1"/>
      <w:marLeft w:val="0"/>
      <w:marRight w:val="0"/>
      <w:marTop w:val="0"/>
      <w:marBottom w:val="0"/>
      <w:divBdr>
        <w:top w:val="none" w:sz="0" w:space="0" w:color="auto"/>
        <w:left w:val="none" w:sz="0" w:space="0" w:color="auto"/>
        <w:bottom w:val="none" w:sz="0" w:space="0" w:color="auto"/>
        <w:right w:val="none" w:sz="0" w:space="0" w:color="auto"/>
      </w:divBdr>
      <w:divsChild>
        <w:div w:id="1407995833">
          <w:marLeft w:val="0"/>
          <w:marRight w:val="240"/>
          <w:marTop w:val="0"/>
          <w:marBottom w:val="0"/>
          <w:divBdr>
            <w:top w:val="none" w:sz="0" w:space="0" w:color="auto"/>
            <w:left w:val="none" w:sz="0" w:space="0" w:color="auto"/>
            <w:bottom w:val="none" w:sz="0" w:space="0" w:color="auto"/>
            <w:right w:val="none" w:sz="0" w:space="0" w:color="auto"/>
          </w:divBdr>
          <w:divsChild>
            <w:div w:id="1888640536">
              <w:marLeft w:val="0"/>
              <w:marRight w:val="0"/>
              <w:marTop w:val="0"/>
              <w:marBottom w:val="0"/>
              <w:divBdr>
                <w:top w:val="none" w:sz="0" w:space="0" w:color="auto"/>
                <w:left w:val="none" w:sz="0" w:space="0" w:color="auto"/>
                <w:bottom w:val="none" w:sz="0" w:space="0" w:color="auto"/>
                <w:right w:val="none" w:sz="0" w:space="0" w:color="auto"/>
              </w:divBdr>
              <w:divsChild>
                <w:div w:id="17017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9184">
          <w:marLeft w:val="0"/>
          <w:marRight w:val="240"/>
          <w:marTop w:val="0"/>
          <w:marBottom w:val="0"/>
          <w:divBdr>
            <w:top w:val="none" w:sz="0" w:space="0" w:color="auto"/>
            <w:left w:val="none" w:sz="0" w:space="0" w:color="auto"/>
            <w:bottom w:val="none" w:sz="0" w:space="0" w:color="auto"/>
            <w:right w:val="none" w:sz="0" w:space="0" w:color="auto"/>
          </w:divBdr>
          <w:divsChild>
            <w:div w:id="1839419996">
              <w:marLeft w:val="0"/>
              <w:marRight w:val="0"/>
              <w:marTop w:val="0"/>
              <w:marBottom w:val="0"/>
              <w:divBdr>
                <w:top w:val="none" w:sz="0" w:space="0" w:color="auto"/>
                <w:left w:val="none" w:sz="0" w:space="0" w:color="auto"/>
                <w:bottom w:val="none" w:sz="0" w:space="0" w:color="auto"/>
                <w:right w:val="none" w:sz="0" w:space="0" w:color="auto"/>
              </w:divBdr>
              <w:divsChild>
                <w:div w:id="29622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1508">
          <w:marLeft w:val="0"/>
          <w:marRight w:val="0"/>
          <w:marTop w:val="750"/>
          <w:marBottom w:val="0"/>
          <w:divBdr>
            <w:top w:val="none" w:sz="0" w:space="0" w:color="auto"/>
            <w:left w:val="none" w:sz="0" w:space="0" w:color="auto"/>
            <w:bottom w:val="none" w:sz="0" w:space="0" w:color="auto"/>
            <w:right w:val="none" w:sz="0" w:space="0" w:color="auto"/>
          </w:divBdr>
          <w:divsChild>
            <w:div w:id="1250231111">
              <w:marLeft w:val="0"/>
              <w:marRight w:val="0"/>
              <w:marTop w:val="0"/>
              <w:marBottom w:val="0"/>
              <w:divBdr>
                <w:top w:val="none" w:sz="0" w:space="0" w:color="auto"/>
                <w:left w:val="none" w:sz="0" w:space="0" w:color="auto"/>
                <w:bottom w:val="none" w:sz="0" w:space="0" w:color="auto"/>
                <w:right w:val="none" w:sz="0" w:space="0" w:color="auto"/>
              </w:divBdr>
              <w:divsChild>
                <w:div w:id="1630013663">
                  <w:marLeft w:val="0"/>
                  <w:marRight w:val="0"/>
                  <w:marTop w:val="0"/>
                  <w:marBottom w:val="0"/>
                  <w:divBdr>
                    <w:top w:val="none" w:sz="0" w:space="0" w:color="auto"/>
                    <w:left w:val="none" w:sz="0" w:space="0" w:color="auto"/>
                    <w:bottom w:val="none" w:sz="0" w:space="0" w:color="auto"/>
                    <w:right w:val="none" w:sz="0" w:space="0" w:color="auto"/>
                  </w:divBdr>
                  <w:divsChild>
                    <w:div w:id="64450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036426">
      <w:bodyDiv w:val="1"/>
      <w:marLeft w:val="0"/>
      <w:marRight w:val="0"/>
      <w:marTop w:val="0"/>
      <w:marBottom w:val="0"/>
      <w:divBdr>
        <w:top w:val="none" w:sz="0" w:space="0" w:color="auto"/>
        <w:left w:val="none" w:sz="0" w:space="0" w:color="auto"/>
        <w:bottom w:val="none" w:sz="0" w:space="0" w:color="auto"/>
        <w:right w:val="none" w:sz="0" w:space="0" w:color="auto"/>
      </w:divBdr>
      <w:divsChild>
        <w:div w:id="681052879">
          <w:marLeft w:val="0"/>
          <w:marRight w:val="0"/>
          <w:marTop w:val="0"/>
          <w:marBottom w:val="0"/>
          <w:divBdr>
            <w:top w:val="none" w:sz="0" w:space="0" w:color="auto"/>
            <w:left w:val="none" w:sz="0" w:space="0" w:color="auto"/>
            <w:bottom w:val="none" w:sz="0" w:space="0" w:color="auto"/>
            <w:right w:val="none" w:sz="0" w:space="0" w:color="auto"/>
          </w:divBdr>
        </w:div>
        <w:div w:id="932787595">
          <w:marLeft w:val="0"/>
          <w:marRight w:val="0"/>
          <w:marTop w:val="0"/>
          <w:marBottom w:val="0"/>
          <w:divBdr>
            <w:top w:val="none" w:sz="0" w:space="0" w:color="auto"/>
            <w:left w:val="none" w:sz="0" w:space="0" w:color="auto"/>
            <w:bottom w:val="none" w:sz="0" w:space="0" w:color="auto"/>
            <w:right w:val="none" w:sz="0" w:space="0" w:color="auto"/>
          </w:divBdr>
        </w:div>
      </w:divsChild>
    </w:div>
    <w:div w:id="518664459">
      <w:bodyDiv w:val="1"/>
      <w:marLeft w:val="0"/>
      <w:marRight w:val="0"/>
      <w:marTop w:val="0"/>
      <w:marBottom w:val="0"/>
      <w:divBdr>
        <w:top w:val="none" w:sz="0" w:space="0" w:color="auto"/>
        <w:left w:val="none" w:sz="0" w:space="0" w:color="auto"/>
        <w:bottom w:val="none" w:sz="0" w:space="0" w:color="auto"/>
        <w:right w:val="none" w:sz="0" w:space="0" w:color="auto"/>
      </w:divBdr>
      <w:divsChild>
        <w:div w:id="875504795">
          <w:marLeft w:val="0"/>
          <w:marRight w:val="240"/>
          <w:marTop w:val="0"/>
          <w:marBottom w:val="0"/>
          <w:divBdr>
            <w:top w:val="none" w:sz="0" w:space="0" w:color="auto"/>
            <w:left w:val="none" w:sz="0" w:space="0" w:color="auto"/>
            <w:bottom w:val="none" w:sz="0" w:space="0" w:color="auto"/>
            <w:right w:val="none" w:sz="0" w:space="0" w:color="auto"/>
          </w:divBdr>
          <w:divsChild>
            <w:div w:id="2019506418">
              <w:marLeft w:val="0"/>
              <w:marRight w:val="0"/>
              <w:marTop w:val="0"/>
              <w:marBottom w:val="0"/>
              <w:divBdr>
                <w:top w:val="none" w:sz="0" w:space="0" w:color="auto"/>
                <w:left w:val="none" w:sz="0" w:space="0" w:color="auto"/>
                <w:bottom w:val="none" w:sz="0" w:space="0" w:color="auto"/>
                <w:right w:val="none" w:sz="0" w:space="0" w:color="auto"/>
              </w:divBdr>
              <w:divsChild>
                <w:div w:id="20533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598">
          <w:marLeft w:val="0"/>
          <w:marRight w:val="240"/>
          <w:marTop w:val="0"/>
          <w:marBottom w:val="0"/>
          <w:divBdr>
            <w:top w:val="none" w:sz="0" w:space="0" w:color="auto"/>
            <w:left w:val="none" w:sz="0" w:space="0" w:color="auto"/>
            <w:bottom w:val="none" w:sz="0" w:space="0" w:color="auto"/>
            <w:right w:val="none" w:sz="0" w:space="0" w:color="auto"/>
          </w:divBdr>
          <w:divsChild>
            <w:div w:id="470750752">
              <w:marLeft w:val="0"/>
              <w:marRight w:val="0"/>
              <w:marTop w:val="0"/>
              <w:marBottom w:val="0"/>
              <w:divBdr>
                <w:top w:val="none" w:sz="0" w:space="0" w:color="auto"/>
                <w:left w:val="none" w:sz="0" w:space="0" w:color="auto"/>
                <w:bottom w:val="none" w:sz="0" w:space="0" w:color="auto"/>
                <w:right w:val="none" w:sz="0" w:space="0" w:color="auto"/>
              </w:divBdr>
              <w:divsChild>
                <w:div w:id="133656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1712">
          <w:marLeft w:val="0"/>
          <w:marRight w:val="0"/>
          <w:marTop w:val="750"/>
          <w:marBottom w:val="0"/>
          <w:divBdr>
            <w:top w:val="none" w:sz="0" w:space="0" w:color="auto"/>
            <w:left w:val="none" w:sz="0" w:space="0" w:color="auto"/>
            <w:bottom w:val="none" w:sz="0" w:space="0" w:color="auto"/>
            <w:right w:val="none" w:sz="0" w:space="0" w:color="auto"/>
          </w:divBdr>
          <w:divsChild>
            <w:div w:id="282343317">
              <w:marLeft w:val="0"/>
              <w:marRight w:val="0"/>
              <w:marTop w:val="0"/>
              <w:marBottom w:val="0"/>
              <w:divBdr>
                <w:top w:val="none" w:sz="0" w:space="0" w:color="auto"/>
                <w:left w:val="none" w:sz="0" w:space="0" w:color="auto"/>
                <w:bottom w:val="none" w:sz="0" w:space="0" w:color="auto"/>
                <w:right w:val="none" w:sz="0" w:space="0" w:color="auto"/>
              </w:divBdr>
              <w:divsChild>
                <w:div w:id="20984886">
                  <w:marLeft w:val="0"/>
                  <w:marRight w:val="0"/>
                  <w:marTop w:val="0"/>
                  <w:marBottom w:val="0"/>
                  <w:divBdr>
                    <w:top w:val="none" w:sz="0" w:space="0" w:color="auto"/>
                    <w:left w:val="none" w:sz="0" w:space="0" w:color="auto"/>
                    <w:bottom w:val="none" w:sz="0" w:space="0" w:color="auto"/>
                    <w:right w:val="none" w:sz="0" w:space="0" w:color="auto"/>
                  </w:divBdr>
                  <w:divsChild>
                    <w:div w:id="4687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18877">
      <w:bodyDiv w:val="1"/>
      <w:marLeft w:val="0"/>
      <w:marRight w:val="0"/>
      <w:marTop w:val="0"/>
      <w:marBottom w:val="0"/>
      <w:divBdr>
        <w:top w:val="none" w:sz="0" w:space="0" w:color="auto"/>
        <w:left w:val="none" w:sz="0" w:space="0" w:color="auto"/>
        <w:bottom w:val="none" w:sz="0" w:space="0" w:color="auto"/>
        <w:right w:val="none" w:sz="0" w:space="0" w:color="auto"/>
      </w:divBdr>
    </w:div>
    <w:div w:id="525798002">
      <w:bodyDiv w:val="1"/>
      <w:marLeft w:val="0"/>
      <w:marRight w:val="0"/>
      <w:marTop w:val="0"/>
      <w:marBottom w:val="0"/>
      <w:divBdr>
        <w:top w:val="none" w:sz="0" w:space="0" w:color="auto"/>
        <w:left w:val="none" w:sz="0" w:space="0" w:color="auto"/>
        <w:bottom w:val="none" w:sz="0" w:space="0" w:color="auto"/>
        <w:right w:val="none" w:sz="0" w:space="0" w:color="auto"/>
      </w:divBdr>
      <w:divsChild>
        <w:div w:id="159662704">
          <w:marLeft w:val="0"/>
          <w:marRight w:val="240"/>
          <w:marTop w:val="0"/>
          <w:marBottom w:val="0"/>
          <w:divBdr>
            <w:top w:val="none" w:sz="0" w:space="0" w:color="auto"/>
            <w:left w:val="none" w:sz="0" w:space="0" w:color="auto"/>
            <w:bottom w:val="none" w:sz="0" w:space="0" w:color="auto"/>
            <w:right w:val="none" w:sz="0" w:space="0" w:color="auto"/>
          </w:divBdr>
          <w:divsChild>
            <w:div w:id="1142847280">
              <w:marLeft w:val="0"/>
              <w:marRight w:val="0"/>
              <w:marTop w:val="0"/>
              <w:marBottom w:val="0"/>
              <w:divBdr>
                <w:top w:val="none" w:sz="0" w:space="0" w:color="auto"/>
                <w:left w:val="none" w:sz="0" w:space="0" w:color="auto"/>
                <w:bottom w:val="none" w:sz="0" w:space="0" w:color="auto"/>
                <w:right w:val="none" w:sz="0" w:space="0" w:color="auto"/>
              </w:divBdr>
              <w:divsChild>
                <w:div w:id="178202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6349">
          <w:marLeft w:val="0"/>
          <w:marRight w:val="240"/>
          <w:marTop w:val="0"/>
          <w:marBottom w:val="0"/>
          <w:divBdr>
            <w:top w:val="none" w:sz="0" w:space="0" w:color="auto"/>
            <w:left w:val="none" w:sz="0" w:space="0" w:color="auto"/>
            <w:bottom w:val="none" w:sz="0" w:space="0" w:color="auto"/>
            <w:right w:val="none" w:sz="0" w:space="0" w:color="auto"/>
          </w:divBdr>
          <w:divsChild>
            <w:div w:id="367805953">
              <w:marLeft w:val="0"/>
              <w:marRight w:val="0"/>
              <w:marTop w:val="0"/>
              <w:marBottom w:val="0"/>
              <w:divBdr>
                <w:top w:val="none" w:sz="0" w:space="0" w:color="auto"/>
                <w:left w:val="none" w:sz="0" w:space="0" w:color="auto"/>
                <w:bottom w:val="none" w:sz="0" w:space="0" w:color="auto"/>
                <w:right w:val="none" w:sz="0" w:space="0" w:color="auto"/>
              </w:divBdr>
              <w:divsChild>
                <w:div w:id="14166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00379">
          <w:marLeft w:val="0"/>
          <w:marRight w:val="0"/>
          <w:marTop w:val="750"/>
          <w:marBottom w:val="0"/>
          <w:divBdr>
            <w:top w:val="none" w:sz="0" w:space="0" w:color="auto"/>
            <w:left w:val="none" w:sz="0" w:space="0" w:color="auto"/>
            <w:bottom w:val="none" w:sz="0" w:space="0" w:color="auto"/>
            <w:right w:val="none" w:sz="0" w:space="0" w:color="auto"/>
          </w:divBdr>
          <w:divsChild>
            <w:div w:id="73624583">
              <w:marLeft w:val="0"/>
              <w:marRight w:val="0"/>
              <w:marTop w:val="0"/>
              <w:marBottom w:val="0"/>
              <w:divBdr>
                <w:top w:val="none" w:sz="0" w:space="0" w:color="auto"/>
                <w:left w:val="none" w:sz="0" w:space="0" w:color="auto"/>
                <w:bottom w:val="none" w:sz="0" w:space="0" w:color="auto"/>
                <w:right w:val="none" w:sz="0" w:space="0" w:color="auto"/>
              </w:divBdr>
              <w:divsChild>
                <w:div w:id="1532954851">
                  <w:marLeft w:val="0"/>
                  <w:marRight w:val="0"/>
                  <w:marTop w:val="0"/>
                  <w:marBottom w:val="0"/>
                  <w:divBdr>
                    <w:top w:val="none" w:sz="0" w:space="0" w:color="auto"/>
                    <w:left w:val="none" w:sz="0" w:space="0" w:color="auto"/>
                    <w:bottom w:val="none" w:sz="0" w:space="0" w:color="auto"/>
                    <w:right w:val="none" w:sz="0" w:space="0" w:color="auto"/>
                  </w:divBdr>
                  <w:divsChild>
                    <w:div w:id="14819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915202">
      <w:bodyDiv w:val="1"/>
      <w:marLeft w:val="0"/>
      <w:marRight w:val="0"/>
      <w:marTop w:val="0"/>
      <w:marBottom w:val="0"/>
      <w:divBdr>
        <w:top w:val="none" w:sz="0" w:space="0" w:color="auto"/>
        <w:left w:val="none" w:sz="0" w:space="0" w:color="auto"/>
        <w:bottom w:val="none" w:sz="0" w:space="0" w:color="auto"/>
        <w:right w:val="none" w:sz="0" w:space="0" w:color="auto"/>
      </w:divBdr>
      <w:divsChild>
        <w:div w:id="178660596">
          <w:marLeft w:val="0"/>
          <w:marRight w:val="240"/>
          <w:marTop w:val="0"/>
          <w:marBottom w:val="0"/>
          <w:divBdr>
            <w:top w:val="none" w:sz="0" w:space="0" w:color="auto"/>
            <w:left w:val="none" w:sz="0" w:space="0" w:color="auto"/>
            <w:bottom w:val="none" w:sz="0" w:space="0" w:color="auto"/>
            <w:right w:val="none" w:sz="0" w:space="0" w:color="auto"/>
          </w:divBdr>
          <w:divsChild>
            <w:div w:id="1930460049">
              <w:marLeft w:val="0"/>
              <w:marRight w:val="0"/>
              <w:marTop w:val="0"/>
              <w:marBottom w:val="0"/>
              <w:divBdr>
                <w:top w:val="none" w:sz="0" w:space="0" w:color="auto"/>
                <w:left w:val="none" w:sz="0" w:space="0" w:color="auto"/>
                <w:bottom w:val="none" w:sz="0" w:space="0" w:color="auto"/>
                <w:right w:val="none" w:sz="0" w:space="0" w:color="auto"/>
              </w:divBdr>
              <w:divsChild>
                <w:div w:id="18810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5352">
          <w:marLeft w:val="0"/>
          <w:marRight w:val="240"/>
          <w:marTop w:val="0"/>
          <w:marBottom w:val="0"/>
          <w:divBdr>
            <w:top w:val="none" w:sz="0" w:space="0" w:color="auto"/>
            <w:left w:val="none" w:sz="0" w:space="0" w:color="auto"/>
            <w:bottom w:val="none" w:sz="0" w:space="0" w:color="auto"/>
            <w:right w:val="none" w:sz="0" w:space="0" w:color="auto"/>
          </w:divBdr>
          <w:divsChild>
            <w:div w:id="1203396126">
              <w:marLeft w:val="0"/>
              <w:marRight w:val="0"/>
              <w:marTop w:val="0"/>
              <w:marBottom w:val="0"/>
              <w:divBdr>
                <w:top w:val="none" w:sz="0" w:space="0" w:color="auto"/>
                <w:left w:val="none" w:sz="0" w:space="0" w:color="auto"/>
                <w:bottom w:val="none" w:sz="0" w:space="0" w:color="auto"/>
                <w:right w:val="none" w:sz="0" w:space="0" w:color="auto"/>
              </w:divBdr>
              <w:divsChild>
                <w:div w:id="85133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4511">
          <w:marLeft w:val="0"/>
          <w:marRight w:val="0"/>
          <w:marTop w:val="750"/>
          <w:marBottom w:val="0"/>
          <w:divBdr>
            <w:top w:val="none" w:sz="0" w:space="0" w:color="auto"/>
            <w:left w:val="none" w:sz="0" w:space="0" w:color="auto"/>
            <w:bottom w:val="none" w:sz="0" w:space="0" w:color="auto"/>
            <w:right w:val="none" w:sz="0" w:space="0" w:color="auto"/>
          </w:divBdr>
          <w:divsChild>
            <w:div w:id="1779444974">
              <w:marLeft w:val="0"/>
              <w:marRight w:val="0"/>
              <w:marTop w:val="0"/>
              <w:marBottom w:val="0"/>
              <w:divBdr>
                <w:top w:val="none" w:sz="0" w:space="0" w:color="auto"/>
                <w:left w:val="none" w:sz="0" w:space="0" w:color="auto"/>
                <w:bottom w:val="none" w:sz="0" w:space="0" w:color="auto"/>
                <w:right w:val="none" w:sz="0" w:space="0" w:color="auto"/>
              </w:divBdr>
              <w:divsChild>
                <w:div w:id="778069385">
                  <w:marLeft w:val="0"/>
                  <w:marRight w:val="0"/>
                  <w:marTop w:val="0"/>
                  <w:marBottom w:val="0"/>
                  <w:divBdr>
                    <w:top w:val="none" w:sz="0" w:space="0" w:color="auto"/>
                    <w:left w:val="none" w:sz="0" w:space="0" w:color="auto"/>
                    <w:bottom w:val="none" w:sz="0" w:space="0" w:color="auto"/>
                    <w:right w:val="none" w:sz="0" w:space="0" w:color="auto"/>
                  </w:divBdr>
                  <w:divsChild>
                    <w:div w:id="1909806384">
                      <w:marLeft w:val="0"/>
                      <w:marRight w:val="0"/>
                      <w:marTop w:val="0"/>
                      <w:marBottom w:val="0"/>
                      <w:divBdr>
                        <w:top w:val="none" w:sz="0" w:space="0" w:color="auto"/>
                        <w:left w:val="none" w:sz="0" w:space="0" w:color="auto"/>
                        <w:bottom w:val="none" w:sz="0" w:space="0" w:color="auto"/>
                        <w:right w:val="none" w:sz="0" w:space="0" w:color="auto"/>
                      </w:divBdr>
                      <w:divsChild>
                        <w:div w:id="88277681">
                          <w:marLeft w:val="240"/>
                          <w:marRight w:val="0"/>
                          <w:marTop w:val="240"/>
                          <w:marBottom w:val="240"/>
                          <w:divBdr>
                            <w:top w:val="none" w:sz="0" w:space="0" w:color="auto"/>
                            <w:left w:val="none" w:sz="0" w:space="0" w:color="auto"/>
                            <w:bottom w:val="none" w:sz="0" w:space="0" w:color="auto"/>
                            <w:right w:val="none" w:sz="0" w:space="0" w:color="auto"/>
                          </w:divBdr>
                        </w:div>
                        <w:div w:id="90946003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38591567">
      <w:bodyDiv w:val="1"/>
      <w:marLeft w:val="0"/>
      <w:marRight w:val="0"/>
      <w:marTop w:val="0"/>
      <w:marBottom w:val="0"/>
      <w:divBdr>
        <w:top w:val="none" w:sz="0" w:space="0" w:color="auto"/>
        <w:left w:val="none" w:sz="0" w:space="0" w:color="auto"/>
        <w:bottom w:val="none" w:sz="0" w:space="0" w:color="auto"/>
        <w:right w:val="none" w:sz="0" w:space="0" w:color="auto"/>
      </w:divBdr>
    </w:div>
    <w:div w:id="538861866">
      <w:bodyDiv w:val="1"/>
      <w:marLeft w:val="0"/>
      <w:marRight w:val="0"/>
      <w:marTop w:val="0"/>
      <w:marBottom w:val="0"/>
      <w:divBdr>
        <w:top w:val="none" w:sz="0" w:space="0" w:color="auto"/>
        <w:left w:val="none" w:sz="0" w:space="0" w:color="auto"/>
        <w:bottom w:val="none" w:sz="0" w:space="0" w:color="auto"/>
        <w:right w:val="none" w:sz="0" w:space="0" w:color="auto"/>
      </w:divBdr>
      <w:divsChild>
        <w:div w:id="1739015091">
          <w:marLeft w:val="0"/>
          <w:marRight w:val="240"/>
          <w:marTop w:val="0"/>
          <w:marBottom w:val="0"/>
          <w:divBdr>
            <w:top w:val="none" w:sz="0" w:space="0" w:color="auto"/>
            <w:left w:val="none" w:sz="0" w:space="0" w:color="auto"/>
            <w:bottom w:val="none" w:sz="0" w:space="0" w:color="auto"/>
            <w:right w:val="none" w:sz="0" w:space="0" w:color="auto"/>
          </w:divBdr>
          <w:divsChild>
            <w:div w:id="923147952">
              <w:marLeft w:val="0"/>
              <w:marRight w:val="0"/>
              <w:marTop w:val="0"/>
              <w:marBottom w:val="0"/>
              <w:divBdr>
                <w:top w:val="none" w:sz="0" w:space="0" w:color="auto"/>
                <w:left w:val="none" w:sz="0" w:space="0" w:color="auto"/>
                <w:bottom w:val="none" w:sz="0" w:space="0" w:color="auto"/>
                <w:right w:val="none" w:sz="0" w:space="0" w:color="auto"/>
              </w:divBdr>
              <w:divsChild>
                <w:div w:id="20824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978">
          <w:marLeft w:val="0"/>
          <w:marRight w:val="240"/>
          <w:marTop w:val="0"/>
          <w:marBottom w:val="0"/>
          <w:divBdr>
            <w:top w:val="none" w:sz="0" w:space="0" w:color="auto"/>
            <w:left w:val="none" w:sz="0" w:space="0" w:color="auto"/>
            <w:bottom w:val="none" w:sz="0" w:space="0" w:color="auto"/>
            <w:right w:val="none" w:sz="0" w:space="0" w:color="auto"/>
          </w:divBdr>
          <w:divsChild>
            <w:div w:id="168520001">
              <w:marLeft w:val="0"/>
              <w:marRight w:val="0"/>
              <w:marTop w:val="0"/>
              <w:marBottom w:val="0"/>
              <w:divBdr>
                <w:top w:val="none" w:sz="0" w:space="0" w:color="auto"/>
                <w:left w:val="none" w:sz="0" w:space="0" w:color="auto"/>
                <w:bottom w:val="none" w:sz="0" w:space="0" w:color="auto"/>
                <w:right w:val="none" w:sz="0" w:space="0" w:color="auto"/>
              </w:divBdr>
              <w:divsChild>
                <w:div w:id="10567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298">
          <w:marLeft w:val="0"/>
          <w:marRight w:val="0"/>
          <w:marTop w:val="750"/>
          <w:marBottom w:val="0"/>
          <w:divBdr>
            <w:top w:val="none" w:sz="0" w:space="0" w:color="auto"/>
            <w:left w:val="none" w:sz="0" w:space="0" w:color="auto"/>
            <w:bottom w:val="none" w:sz="0" w:space="0" w:color="auto"/>
            <w:right w:val="none" w:sz="0" w:space="0" w:color="auto"/>
          </w:divBdr>
          <w:divsChild>
            <w:div w:id="1619752971">
              <w:marLeft w:val="0"/>
              <w:marRight w:val="0"/>
              <w:marTop w:val="0"/>
              <w:marBottom w:val="0"/>
              <w:divBdr>
                <w:top w:val="none" w:sz="0" w:space="0" w:color="auto"/>
                <w:left w:val="none" w:sz="0" w:space="0" w:color="auto"/>
                <w:bottom w:val="none" w:sz="0" w:space="0" w:color="auto"/>
                <w:right w:val="none" w:sz="0" w:space="0" w:color="auto"/>
              </w:divBdr>
              <w:divsChild>
                <w:div w:id="110107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54765">
      <w:bodyDiv w:val="1"/>
      <w:marLeft w:val="0"/>
      <w:marRight w:val="0"/>
      <w:marTop w:val="0"/>
      <w:marBottom w:val="0"/>
      <w:divBdr>
        <w:top w:val="none" w:sz="0" w:space="0" w:color="auto"/>
        <w:left w:val="none" w:sz="0" w:space="0" w:color="auto"/>
        <w:bottom w:val="none" w:sz="0" w:space="0" w:color="auto"/>
        <w:right w:val="none" w:sz="0" w:space="0" w:color="auto"/>
      </w:divBdr>
      <w:divsChild>
        <w:div w:id="940644639">
          <w:marLeft w:val="0"/>
          <w:marRight w:val="240"/>
          <w:marTop w:val="0"/>
          <w:marBottom w:val="0"/>
          <w:divBdr>
            <w:top w:val="none" w:sz="0" w:space="0" w:color="auto"/>
            <w:left w:val="none" w:sz="0" w:space="0" w:color="auto"/>
            <w:bottom w:val="none" w:sz="0" w:space="0" w:color="auto"/>
            <w:right w:val="none" w:sz="0" w:space="0" w:color="auto"/>
          </w:divBdr>
          <w:divsChild>
            <w:div w:id="21832591">
              <w:marLeft w:val="0"/>
              <w:marRight w:val="0"/>
              <w:marTop w:val="0"/>
              <w:marBottom w:val="0"/>
              <w:divBdr>
                <w:top w:val="none" w:sz="0" w:space="0" w:color="auto"/>
                <w:left w:val="none" w:sz="0" w:space="0" w:color="auto"/>
                <w:bottom w:val="none" w:sz="0" w:space="0" w:color="auto"/>
                <w:right w:val="none" w:sz="0" w:space="0" w:color="auto"/>
              </w:divBdr>
              <w:divsChild>
                <w:div w:id="7810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0995">
          <w:marLeft w:val="0"/>
          <w:marRight w:val="240"/>
          <w:marTop w:val="0"/>
          <w:marBottom w:val="0"/>
          <w:divBdr>
            <w:top w:val="none" w:sz="0" w:space="0" w:color="auto"/>
            <w:left w:val="none" w:sz="0" w:space="0" w:color="auto"/>
            <w:bottom w:val="none" w:sz="0" w:space="0" w:color="auto"/>
            <w:right w:val="none" w:sz="0" w:space="0" w:color="auto"/>
          </w:divBdr>
          <w:divsChild>
            <w:div w:id="1011496127">
              <w:marLeft w:val="0"/>
              <w:marRight w:val="0"/>
              <w:marTop w:val="0"/>
              <w:marBottom w:val="0"/>
              <w:divBdr>
                <w:top w:val="none" w:sz="0" w:space="0" w:color="auto"/>
                <w:left w:val="none" w:sz="0" w:space="0" w:color="auto"/>
                <w:bottom w:val="none" w:sz="0" w:space="0" w:color="auto"/>
                <w:right w:val="none" w:sz="0" w:space="0" w:color="auto"/>
              </w:divBdr>
              <w:divsChild>
                <w:div w:id="11026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72366">
          <w:marLeft w:val="0"/>
          <w:marRight w:val="0"/>
          <w:marTop w:val="750"/>
          <w:marBottom w:val="0"/>
          <w:divBdr>
            <w:top w:val="none" w:sz="0" w:space="0" w:color="auto"/>
            <w:left w:val="none" w:sz="0" w:space="0" w:color="auto"/>
            <w:bottom w:val="none" w:sz="0" w:space="0" w:color="auto"/>
            <w:right w:val="none" w:sz="0" w:space="0" w:color="auto"/>
          </w:divBdr>
          <w:divsChild>
            <w:div w:id="1700862006">
              <w:marLeft w:val="0"/>
              <w:marRight w:val="0"/>
              <w:marTop w:val="0"/>
              <w:marBottom w:val="0"/>
              <w:divBdr>
                <w:top w:val="none" w:sz="0" w:space="0" w:color="auto"/>
                <w:left w:val="none" w:sz="0" w:space="0" w:color="auto"/>
                <w:bottom w:val="none" w:sz="0" w:space="0" w:color="auto"/>
                <w:right w:val="none" w:sz="0" w:space="0" w:color="auto"/>
              </w:divBdr>
              <w:divsChild>
                <w:div w:id="881399805">
                  <w:marLeft w:val="0"/>
                  <w:marRight w:val="0"/>
                  <w:marTop w:val="0"/>
                  <w:marBottom w:val="0"/>
                  <w:divBdr>
                    <w:top w:val="none" w:sz="0" w:space="0" w:color="auto"/>
                    <w:left w:val="none" w:sz="0" w:space="0" w:color="auto"/>
                    <w:bottom w:val="none" w:sz="0" w:space="0" w:color="auto"/>
                    <w:right w:val="none" w:sz="0" w:space="0" w:color="auto"/>
                  </w:divBdr>
                  <w:divsChild>
                    <w:div w:id="21296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9341">
      <w:bodyDiv w:val="1"/>
      <w:marLeft w:val="0"/>
      <w:marRight w:val="0"/>
      <w:marTop w:val="0"/>
      <w:marBottom w:val="0"/>
      <w:divBdr>
        <w:top w:val="none" w:sz="0" w:space="0" w:color="auto"/>
        <w:left w:val="none" w:sz="0" w:space="0" w:color="auto"/>
        <w:bottom w:val="none" w:sz="0" w:space="0" w:color="auto"/>
        <w:right w:val="none" w:sz="0" w:space="0" w:color="auto"/>
      </w:divBdr>
      <w:divsChild>
        <w:div w:id="867370744">
          <w:marLeft w:val="0"/>
          <w:marRight w:val="240"/>
          <w:marTop w:val="0"/>
          <w:marBottom w:val="0"/>
          <w:divBdr>
            <w:top w:val="none" w:sz="0" w:space="0" w:color="auto"/>
            <w:left w:val="none" w:sz="0" w:space="0" w:color="auto"/>
            <w:bottom w:val="none" w:sz="0" w:space="0" w:color="auto"/>
            <w:right w:val="none" w:sz="0" w:space="0" w:color="auto"/>
          </w:divBdr>
          <w:divsChild>
            <w:div w:id="2086603651">
              <w:marLeft w:val="0"/>
              <w:marRight w:val="0"/>
              <w:marTop w:val="0"/>
              <w:marBottom w:val="0"/>
              <w:divBdr>
                <w:top w:val="none" w:sz="0" w:space="0" w:color="auto"/>
                <w:left w:val="none" w:sz="0" w:space="0" w:color="auto"/>
                <w:bottom w:val="none" w:sz="0" w:space="0" w:color="auto"/>
                <w:right w:val="none" w:sz="0" w:space="0" w:color="auto"/>
              </w:divBdr>
              <w:divsChild>
                <w:div w:id="11040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00189">
          <w:marLeft w:val="0"/>
          <w:marRight w:val="240"/>
          <w:marTop w:val="0"/>
          <w:marBottom w:val="0"/>
          <w:divBdr>
            <w:top w:val="none" w:sz="0" w:space="0" w:color="auto"/>
            <w:left w:val="none" w:sz="0" w:space="0" w:color="auto"/>
            <w:bottom w:val="none" w:sz="0" w:space="0" w:color="auto"/>
            <w:right w:val="none" w:sz="0" w:space="0" w:color="auto"/>
          </w:divBdr>
          <w:divsChild>
            <w:div w:id="1157844343">
              <w:marLeft w:val="0"/>
              <w:marRight w:val="0"/>
              <w:marTop w:val="0"/>
              <w:marBottom w:val="0"/>
              <w:divBdr>
                <w:top w:val="none" w:sz="0" w:space="0" w:color="auto"/>
                <w:left w:val="none" w:sz="0" w:space="0" w:color="auto"/>
                <w:bottom w:val="none" w:sz="0" w:space="0" w:color="auto"/>
                <w:right w:val="none" w:sz="0" w:space="0" w:color="auto"/>
              </w:divBdr>
              <w:divsChild>
                <w:div w:id="161416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7016">
          <w:marLeft w:val="0"/>
          <w:marRight w:val="0"/>
          <w:marTop w:val="750"/>
          <w:marBottom w:val="0"/>
          <w:divBdr>
            <w:top w:val="none" w:sz="0" w:space="0" w:color="auto"/>
            <w:left w:val="none" w:sz="0" w:space="0" w:color="auto"/>
            <w:bottom w:val="none" w:sz="0" w:space="0" w:color="auto"/>
            <w:right w:val="none" w:sz="0" w:space="0" w:color="auto"/>
          </w:divBdr>
          <w:divsChild>
            <w:div w:id="786655417">
              <w:marLeft w:val="0"/>
              <w:marRight w:val="0"/>
              <w:marTop w:val="0"/>
              <w:marBottom w:val="0"/>
              <w:divBdr>
                <w:top w:val="none" w:sz="0" w:space="0" w:color="auto"/>
                <w:left w:val="none" w:sz="0" w:space="0" w:color="auto"/>
                <w:bottom w:val="none" w:sz="0" w:space="0" w:color="auto"/>
                <w:right w:val="none" w:sz="0" w:space="0" w:color="auto"/>
              </w:divBdr>
              <w:divsChild>
                <w:div w:id="194314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767009">
      <w:bodyDiv w:val="1"/>
      <w:marLeft w:val="0"/>
      <w:marRight w:val="0"/>
      <w:marTop w:val="0"/>
      <w:marBottom w:val="0"/>
      <w:divBdr>
        <w:top w:val="none" w:sz="0" w:space="0" w:color="auto"/>
        <w:left w:val="none" w:sz="0" w:space="0" w:color="auto"/>
        <w:bottom w:val="none" w:sz="0" w:space="0" w:color="auto"/>
        <w:right w:val="none" w:sz="0" w:space="0" w:color="auto"/>
      </w:divBdr>
      <w:divsChild>
        <w:div w:id="2101290547">
          <w:marLeft w:val="0"/>
          <w:marRight w:val="240"/>
          <w:marTop w:val="0"/>
          <w:marBottom w:val="0"/>
          <w:divBdr>
            <w:top w:val="none" w:sz="0" w:space="0" w:color="auto"/>
            <w:left w:val="none" w:sz="0" w:space="0" w:color="auto"/>
            <w:bottom w:val="none" w:sz="0" w:space="0" w:color="auto"/>
            <w:right w:val="none" w:sz="0" w:space="0" w:color="auto"/>
          </w:divBdr>
          <w:divsChild>
            <w:div w:id="685406617">
              <w:marLeft w:val="0"/>
              <w:marRight w:val="0"/>
              <w:marTop w:val="0"/>
              <w:marBottom w:val="0"/>
              <w:divBdr>
                <w:top w:val="none" w:sz="0" w:space="0" w:color="auto"/>
                <w:left w:val="none" w:sz="0" w:space="0" w:color="auto"/>
                <w:bottom w:val="none" w:sz="0" w:space="0" w:color="auto"/>
                <w:right w:val="none" w:sz="0" w:space="0" w:color="auto"/>
              </w:divBdr>
              <w:divsChild>
                <w:div w:id="22873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5633">
          <w:marLeft w:val="0"/>
          <w:marRight w:val="240"/>
          <w:marTop w:val="0"/>
          <w:marBottom w:val="0"/>
          <w:divBdr>
            <w:top w:val="none" w:sz="0" w:space="0" w:color="auto"/>
            <w:left w:val="none" w:sz="0" w:space="0" w:color="auto"/>
            <w:bottom w:val="none" w:sz="0" w:space="0" w:color="auto"/>
            <w:right w:val="none" w:sz="0" w:space="0" w:color="auto"/>
          </w:divBdr>
          <w:divsChild>
            <w:div w:id="493499485">
              <w:marLeft w:val="0"/>
              <w:marRight w:val="0"/>
              <w:marTop w:val="0"/>
              <w:marBottom w:val="0"/>
              <w:divBdr>
                <w:top w:val="none" w:sz="0" w:space="0" w:color="auto"/>
                <w:left w:val="none" w:sz="0" w:space="0" w:color="auto"/>
                <w:bottom w:val="none" w:sz="0" w:space="0" w:color="auto"/>
                <w:right w:val="none" w:sz="0" w:space="0" w:color="auto"/>
              </w:divBdr>
              <w:divsChild>
                <w:div w:id="21468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877">
          <w:marLeft w:val="0"/>
          <w:marRight w:val="0"/>
          <w:marTop w:val="750"/>
          <w:marBottom w:val="0"/>
          <w:divBdr>
            <w:top w:val="none" w:sz="0" w:space="0" w:color="auto"/>
            <w:left w:val="none" w:sz="0" w:space="0" w:color="auto"/>
            <w:bottom w:val="none" w:sz="0" w:space="0" w:color="auto"/>
            <w:right w:val="none" w:sz="0" w:space="0" w:color="auto"/>
          </w:divBdr>
          <w:divsChild>
            <w:div w:id="1622376374">
              <w:marLeft w:val="0"/>
              <w:marRight w:val="0"/>
              <w:marTop w:val="0"/>
              <w:marBottom w:val="0"/>
              <w:divBdr>
                <w:top w:val="none" w:sz="0" w:space="0" w:color="auto"/>
                <w:left w:val="none" w:sz="0" w:space="0" w:color="auto"/>
                <w:bottom w:val="none" w:sz="0" w:space="0" w:color="auto"/>
                <w:right w:val="none" w:sz="0" w:space="0" w:color="auto"/>
              </w:divBdr>
              <w:divsChild>
                <w:div w:id="440882568">
                  <w:marLeft w:val="0"/>
                  <w:marRight w:val="0"/>
                  <w:marTop w:val="0"/>
                  <w:marBottom w:val="0"/>
                  <w:divBdr>
                    <w:top w:val="none" w:sz="0" w:space="0" w:color="auto"/>
                    <w:left w:val="none" w:sz="0" w:space="0" w:color="auto"/>
                    <w:bottom w:val="none" w:sz="0" w:space="0" w:color="auto"/>
                    <w:right w:val="none" w:sz="0" w:space="0" w:color="auto"/>
                  </w:divBdr>
                  <w:divsChild>
                    <w:div w:id="46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304282">
      <w:bodyDiv w:val="1"/>
      <w:marLeft w:val="0"/>
      <w:marRight w:val="0"/>
      <w:marTop w:val="0"/>
      <w:marBottom w:val="0"/>
      <w:divBdr>
        <w:top w:val="none" w:sz="0" w:space="0" w:color="auto"/>
        <w:left w:val="none" w:sz="0" w:space="0" w:color="auto"/>
        <w:bottom w:val="none" w:sz="0" w:space="0" w:color="auto"/>
        <w:right w:val="none" w:sz="0" w:space="0" w:color="auto"/>
      </w:divBdr>
      <w:divsChild>
        <w:div w:id="360396207">
          <w:marLeft w:val="0"/>
          <w:marRight w:val="0"/>
          <w:marTop w:val="0"/>
          <w:marBottom w:val="0"/>
          <w:divBdr>
            <w:top w:val="none" w:sz="0" w:space="0" w:color="auto"/>
            <w:left w:val="none" w:sz="0" w:space="0" w:color="auto"/>
            <w:bottom w:val="none" w:sz="0" w:space="0" w:color="auto"/>
            <w:right w:val="none" w:sz="0" w:space="0" w:color="auto"/>
          </w:divBdr>
          <w:divsChild>
            <w:div w:id="1199197387">
              <w:marLeft w:val="0"/>
              <w:marRight w:val="0"/>
              <w:marTop w:val="0"/>
              <w:marBottom w:val="0"/>
              <w:divBdr>
                <w:top w:val="none" w:sz="0" w:space="0" w:color="auto"/>
                <w:left w:val="none" w:sz="0" w:space="0" w:color="auto"/>
                <w:bottom w:val="none" w:sz="0" w:space="0" w:color="auto"/>
                <w:right w:val="none" w:sz="0" w:space="0" w:color="auto"/>
              </w:divBdr>
              <w:divsChild>
                <w:div w:id="514155415">
                  <w:marLeft w:val="0"/>
                  <w:marRight w:val="0"/>
                  <w:marTop w:val="0"/>
                  <w:marBottom w:val="0"/>
                  <w:divBdr>
                    <w:top w:val="none" w:sz="0" w:space="0" w:color="auto"/>
                    <w:left w:val="none" w:sz="0" w:space="0" w:color="auto"/>
                    <w:bottom w:val="none" w:sz="0" w:space="0" w:color="auto"/>
                    <w:right w:val="none" w:sz="0" w:space="0" w:color="auto"/>
                  </w:divBdr>
                  <w:divsChild>
                    <w:div w:id="1247223127">
                      <w:marLeft w:val="0"/>
                      <w:marRight w:val="0"/>
                      <w:marTop w:val="0"/>
                      <w:marBottom w:val="0"/>
                      <w:divBdr>
                        <w:top w:val="none" w:sz="0" w:space="0" w:color="auto"/>
                        <w:left w:val="none" w:sz="0" w:space="0" w:color="auto"/>
                        <w:bottom w:val="none" w:sz="0" w:space="0" w:color="auto"/>
                        <w:right w:val="none" w:sz="0" w:space="0" w:color="auto"/>
                      </w:divBdr>
                      <w:divsChild>
                        <w:div w:id="248001435">
                          <w:marLeft w:val="0"/>
                          <w:marRight w:val="0"/>
                          <w:marTop w:val="0"/>
                          <w:marBottom w:val="0"/>
                          <w:divBdr>
                            <w:top w:val="none" w:sz="0" w:space="0" w:color="auto"/>
                            <w:left w:val="none" w:sz="0" w:space="0" w:color="auto"/>
                            <w:bottom w:val="none" w:sz="0" w:space="0" w:color="auto"/>
                            <w:right w:val="none" w:sz="0" w:space="0" w:color="auto"/>
                          </w:divBdr>
                          <w:divsChild>
                            <w:div w:id="1714160217">
                              <w:marLeft w:val="0"/>
                              <w:marRight w:val="0"/>
                              <w:marTop w:val="0"/>
                              <w:marBottom w:val="0"/>
                              <w:divBdr>
                                <w:top w:val="none" w:sz="0" w:space="0" w:color="auto"/>
                                <w:left w:val="none" w:sz="0" w:space="0" w:color="auto"/>
                                <w:bottom w:val="none" w:sz="0" w:space="0" w:color="auto"/>
                                <w:right w:val="none" w:sz="0" w:space="0" w:color="auto"/>
                              </w:divBdr>
                              <w:divsChild>
                                <w:div w:id="1148403112">
                                  <w:marLeft w:val="0"/>
                                  <w:marRight w:val="0"/>
                                  <w:marTop w:val="0"/>
                                  <w:marBottom w:val="0"/>
                                  <w:divBdr>
                                    <w:top w:val="none" w:sz="0" w:space="0" w:color="auto"/>
                                    <w:left w:val="none" w:sz="0" w:space="0" w:color="auto"/>
                                    <w:bottom w:val="none" w:sz="0" w:space="0" w:color="auto"/>
                                    <w:right w:val="none" w:sz="0" w:space="0" w:color="auto"/>
                                  </w:divBdr>
                                  <w:divsChild>
                                    <w:div w:id="1043555290">
                                      <w:marLeft w:val="0"/>
                                      <w:marRight w:val="0"/>
                                      <w:marTop w:val="0"/>
                                      <w:marBottom w:val="0"/>
                                      <w:divBdr>
                                        <w:top w:val="none" w:sz="0" w:space="0" w:color="auto"/>
                                        <w:left w:val="none" w:sz="0" w:space="0" w:color="auto"/>
                                        <w:bottom w:val="none" w:sz="0" w:space="0" w:color="auto"/>
                                        <w:right w:val="none" w:sz="0" w:space="0" w:color="auto"/>
                                      </w:divBdr>
                                      <w:divsChild>
                                        <w:div w:id="245457812">
                                          <w:marLeft w:val="0"/>
                                          <w:marRight w:val="0"/>
                                          <w:marTop w:val="0"/>
                                          <w:marBottom w:val="0"/>
                                          <w:divBdr>
                                            <w:top w:val="none" w:sz="0" w:space="0" w:color="auto"/>
                                            <w:left w:val="none" w:sz="0" w:space="0" w:color="auto"/>
                                            <w:bottom w:val="none" w:sz="0" w:space="0" w:color="auto"/>
                                            <w:right w:val="none" w:sz="0" w:space="0" w:color="auto"/>
                                          </w:divBdr>
                                          <w:divsChild>
                                            <w:div w:id="505752710">
                                              <w:marLeft w:val="0"/>
                                              <w:marRight w:val="0"/>
                                              <w:marTop w:val="0"/>
                                              <w:marBottom w:val="0"/>
                                              <w:divBdr>
                                                <w:top w:val="none" w:sz="0" w:space="0" w:color="auto"/>
                                                <w:left w:val="none" w:sz="0" w:space="0" w:color="auto"/>
                                                <w:bottom w:val="none" w:sz="0" w:space="0" w:color="auto"/>
                                                <w:right w:val="none" w:sz="0" w:space="0" w:color="auto"/>
                                              </w:divBdr>
                                              <w:divsChild>
                                                <w:div w:id="1189759025">
                                                  <w:marLeft w:val="0"/>
                                                  <w:marRight w:val="0"/>
                                                  <w:marTop w:val="0"/>
                                                  <w:marBottom w:val="0"/>
                                                  <w:divBdr>
                                                    <w:top w:val="none" w:sz="0" w:space="0" w:color="auto"/>
                                                    <w:left w:val="none" w:sz="0" w:space="0" w:color="auto"/>
                                                    <w:bottom w:val="none" w:sz="0" w:space="0" w:color="auto"/>
                                                    <w:right w:val="none" w:sz="0" w:space="0" w:color="auto"/>
                                                  </w:divBdr>
                                                  <w:divsChild>
                                                    <w:div w:id="1843086025">
                                                      <w:marLeft w:val="0"/>
                                                      <w:marRight w:val="0"/>
                                                      <w:marTop w:val="0"/>
                                                      <w:marBottom w:val="0"/>
                                                      <w:divBdr>
                                                        <w:top w:val="none" w:sz="0" w:space="0" w:color="auto"/>
                                                        <w:left w:val="none" w:sz="0" w:space="0" w:color="auto"/>
                                                        <w:bottom w:val="none" w:sz="0" w:space="0" w:color="auto"/>
                                                        <w:right w:val="none" w:sz="0" w:space="0" w:color="auto"/>
                                                      </w:divBdr>
                                                      <w:divsChild>
                                                        <w:div w:id="1879510567">
                                                          <w:marLeft w:val="0"/>
                                                          <w:marRight w:val="0"/>
                                                          <w:marTop w:val="0"/>
                                                          <w:marBottom w:val="0"/>
                                                          <w:divBdr>
                                                            <w:top w:val="none" w:sz="0" w:space="0" w:color="auto"/>
                                                            <w:left w:val="none" w:sz="0" w:space="0" w:color="auto"/>
                                                            <w:bottom w:val="none" w:sz="0" w:space="0" w:color="auto"/>
                                                            <w:right w:val="none" w:sz="0" w:space="0" w:color="auto"/>
                                                          </w:divBdr>
                                                          <w:divsChild>
                                                            <w:div w:id="1607075133">
                                                              <w:marLeft w:val="0"/>
                                                              <w:marRight w:val="0"/>
                                                              <w:marTop w:val="0"/>
                                                              <w:marBottom w:val="300"/>
                                                              <w:divBdr>
                                                                <w:top w:val="none" w:sz="0" w:space="0" w:color="auto"/>
                                                                <w:left w:val="none" w:sz="0" w:space="0" w:color="auto"/>
                                                                <w:bottom w:val="none" w:sz="0" w:space="0" w:color="auto"/>
                                                                <w:right w:val="none" w:sz="0" w:space="0" w:color="auto"/>
                                                              </w:divBdr>
                                                            </w:div>
                                                          </w:divsChild>
                                                        </w:div>
                                                        <w:div w:id="256183296">
                                                          <w:marLeft w:val="0"/>
                                                          <w:marRight w:val="0"/>
                                                          <w:marTop w:val="0"/>
                                                          <w:marBottom w:val="0"/>
                                                          <w:divBdr>
                                                            <w:top w:val="none" w:sz="0" w:space="0" w:color="auto"/>
                                                            <w:left w:val="none" w:sz="0" w:space="0" w:color="auto"/>
                                                            <w:bottom w:val="none" w:sz="0" w:space="0" w:color="auto"/>
                                                            <w:right w:val="none" w:sz="0" w:space="0" w:color="auto"/>
                                                          </w:divBdr>
                                                          <w:divsChild>
                                                            <w:div w:id="79763068">
                                                              <w:marLeft w:val="0"/>
                                                              <w:marRight w:val="0"/>
                                                              <w:marTop w:val="300"/>
                                                              <w:marBottom w:val="150"/>
                                                              <w:divBdr>
                                                                <w:top w:val="none" w:sz="0" w:space="0" w:color="auto"/>
                                                                <w:left w:val="none" w:sz="0" w:space="0" w:color="auto"/>
                                                                <w:bottom w:val="none" w:sz="0" w:space="0" w:color="auto"/>
                                                                <w:right w:val="none" w:sz="0" w:space="0" w:color="auto"/>
                                                              </w:divBdr>
                                                            </w:div>
                                                          </w:divsChild>
                                                        </w:div>
                                                        <w:div w:id="690450042">
                                                          <w:marLeft w:val="0"/>
                                                          <w:marRight w:val="0"/>
                                                          <w:marTop w:val="0"/>
                                                          <w:marBottom w:val="0"/>
                                                          <w:divBdr>
                                                            <w:top w:val="none" w:sz="0" w:space="0" w:color="auto"/>
                                                            <w:left w:val="none" w:sz="0" w:space="0" w:color="auto"/>
                                                            <w:bottom w:val="none" w:sz="0" w:space="0" w:color="auto"/>
                                                            <w:right w:val="none" w:sz="0" w:space="0" w:color="auto"/>
                                                          </w:divBdr>
                                                          <w:divsChild>
                                                            <w:div w:id="1752893521">
                                                              <w:marLeft w:val="-420"/>
                                                              <w:marRight w:val="0"/>
                                                              <w:marTop w:val="0"/>
                                                              <w:marBottom w:val="0"/>
                                                              <w:divBdr>
                                                                <w:top w:val="none" w:sz="0" w:space="0" w:color="auto"/>
                                                                <w:left w:val="none" w:sz="0" w:space="0" w:color="auto"/>
                                                                <w:bottom w:val="none" w:sz="0" w:space="0" w:color="auto"/>
                                                                <w:right w:val="none" w:sz="0" w:space="0" w:color="auto"/>
                                                              </w:divBdr>
                                                              <w:divsChild>
                                                                <w:div w:id="1974284678">
                                                                  <w:marLeft w:val="0"/>
                                                                  <w:marRight w:val="0"/>
                                                                  <w:marTop w:val="0"/>
                                                                  <w:marBottom w:val="0"/>
                                                                  <w:divBdr>
                                                                    <w:top w:val="none" w:sz="0" w:space="0" w:color="auto"/>
                                                                    <w:left w:val="none" w:sz="0" w:space="0" w:color="auto"/>
                                                                    <w:bottom w:val="none" w:sz="0" w:space="0" w:color="auto"/>
                                                                    <w:right w:val="none" w:sz="0" w:space="0" w:color="auto"/>
                                                                  </w:divBdr>
                                                                  <w:divsChild>
                                                                    <w:div w:id="1535996549">
                                                                      <w:marLeft w:val="0"/>
                                                                      <w:marRight w:val="0"/>
                                                                      <w:marTop w:val="0"/>
                                                                      <w:marBottom w:val="0"/>
                                                                      <w:divBdr>
                                                                        <w:top w:val="none" w:sz="0" w:space="0" w:color="auto"/>
                                                                        <w:left w:val="none" w:sz="0" w:space="0" w:color="auto"/>
                                                                        <w:bottom w:val="none" w:sz="0" w:space="0" w:color="auto"/>
                                                                        <w:right w:val="none" w:sz="0" w:space="0" w:color="auto"/>
                                                                      </w:divBdr>
                                                                      <w:divsChild>
                                                                        <w:div w:id="528031034">
                                                                          <w:marLeft w:val="0"/>
                                                                          <w:marRight w:val="0"/>
                                                                          <w:marTop w:val="0"/>
                                                                          <w:marBottom w:val="0"/>
                                                                          <w:divBdr>
                                                                            <w:top w:val="none" w:sz="0" w:space="0" w:color="auto"/>
                                                                            <w:left w:val="none" w:sz="0" w:space="0" w:color="auto"/>
                                                                            <w:bottom w:val="none" w:sz="0" w:space="0" w:color="auto"/>
                                                                            <w:right w:val="none" w:sz="0" w:space="0" w:color="auto"/>
                                                                          </w:divBdr>
                                                                        </w:div>
                                                                        <w:div w:id="13208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810201">
                                                              <w:marLeft w:val="0"/>
                                                              <w:marRight w:val="0"/>
                                                              <w:marTop w:val="0"/>
                                                              <w:marBottom w:val="0"/>
                                                              <w:divBdr>
                                                                <w:top w:val="none" w:sz="0" w:space="0" w:color="auto"/>
                                                                <w:left w:val="none" w:sz="0" w:space="0" w:color="auto"/>
                                                                <w:bottom w:val="none" w:sz="0" w:space="0" w:color="auto"/>
                                                                <w:right w:val="none" w:sz="0" w:space="0" w:color="auto"/>
                                                              </w:divBdr>
                                                              <w:divsChild>
                                                                <w:div w:id="2033148105">
                                                                  <w:marLeft w:val="-420"/>
                                                                  <w:marRight w:val="0"/>
                                                                  <w:marTop w:val="0"/>
                                                                  <w:marBottom w:val="0"/>
                                                                  <w:divBdr>
                                                                    <w:top w:val="none" w:sz="0" w:space="0" w:color="auto"/>
                                                                    <w:left w:val="none" w:sz="0" w:space="0" w:color="auto"/>
                                                                    <w:bottom w:val="none" w:sz="0" w:space="0" w:color="auto"/>
                                                                    <w:right w:val="none" w:sz="0" w:space="0" w:color="auto"/>
                                                                  </w:divBdr>
                                                                  <w:divsChild>
                                                                    <w:div w:id="966354531">
                                                                      <w:marLeft w:val="0"/>
                                                                      <w:marRight w:val="0"/>
                                                                      <w:marTop w:val="0"/>
                                                                      <w:marBottom w:val="0"/>
                                                                      <w:divBdr>
                                                                        <w:top w:val="none" w:sz="0" w:space="0" w:color="auto"/>
                                                                        <w:left w:val="none" w:sz="0" w:space="0" w:color="auto"/>
                                                                        <w:bottom w:val="none" w:sz="0" w:space="0" w:color="auto"/>
                                                                        <w:right w:val="none" w:sz="0" w:space="0" w:color="auto"/>
                                                                      </w:divBdr>
                                                                      <w:divsChild>
                                                                        <w:div w:id="1049459081">
                                                                          <w:marLeft w:val="0"/>
                                                                          <w:marRight w:val="0"/>
                                                                          <w:marTop w:val="0"/>
                                                                          <w:marBottom w:val="0"/>
                                                                          <w:divBdr>
                                                                            <w:top w:val="none" w:sz="0" w:space="0" w:color="auto"/>
                                                                            <w:left w:val="none" w:sz="0" w:space="0" w:color="auto"/>
                                                                            <w:bottom w:val="none" w:sz="0" w:space="0" w:color="auto"/>
                                                                            <w:right w:val="none" w:sz="0" w:space="0" w:color="auto"/>
                                                                          </w:divBdr>
                                                                          <w:divsChild>
                                                                            <w:div w:id="302466986">
                                                                              <w:marLeft w:val="0"/>
                                                                              <w:marRight w:val="0"/>
                                                                              <w:marTop w:val="0"/>
                                                                              <w:marBottom w:val="0"/>
                                                                              <w:divBdr>
                                                                                <w:top w:val="none" w:sz="0" w:space="0" w:color="auto"/>
                                                                                <w:left w:val="none" w:sz="0" w:space="0" w:color="auto"/>
                                                                                <w:bottom w:val="none" w:sz="0" w:space="0" w:color="auto"/>
                                                                                <w:right w:val="none" w:sz="0" w:space="0" w:color="auto"/>
                                                                              </w:divBdr>
                                                                            </w:div>
                                                                            <w:div w:id="14177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633860">
                                                              <w:marLeft w:val="0"/>
                                                              <w:marRight w:val="0"/>
                                                              <w:marTop w:val="0"/>
                                                              <w:marBottom w:val="0"/>
                                                              <w:divBdr>
                                                                <w:top w:val="none" w:sz="0" w:space="0" w:color="auto"/>
                                                                <w:left w:val="none" w:sz="0" w:space="0" w:color="auto"/>
                                                                <w:bottom w:val="none" w:sz="0" w:space="0" w:color="auto"/>
                                                                <w:right w:val="none" w:sz="0" w:space="0" w:color="auto"/>
                                                              </w:divBdr>
                                                              <w:divsChild>
                                                                <w:div w:id="1549801514">
                                                                  <w:marLeft w:val="-420"/>
                                                                  <w:marRight w:val="0"/>
                                                                  <w:marTop w:val="0"/>
                                                                  <w:marBottom w:val="0"/>
                                                                  <w:divBdr>
                                                                    <w:top w:val="none" w:sz="0" w:space="0" w:color="auto"/>
                                                                    <w:left w:val="none" w:sz="0" w:space="0" w:color="auto"/>
                                                                    <w:bottom w:val="none" w:sz="0" w:space="0" w:color="auto"/>
                                                                    <w:right w:val="none" w:sz="0" w:space="0" w:color="auto"/>
                                                                  </w:divBdr>
                                                                  <w:divsChild>
                                                                    <w:div w:id="1282541190">
                                                                      <w:marLeft w:val="0"/>
                                                                      <w:marRight w:val="0"/>
                                                                      <w:marTop w:val="0"/>
                                                                      <w:marBottom w:val="0"/>
                                                                      <w:divBdr>
                                                                        <w:top w:val="none" w:sz="0" w:space="0" w:color="auto"/>
                                                                        <w:left w:val="none" w:sz="0" w:space="0" w:color="auto"/>
                                                                        <w:bottom w:val="none" w:sz="0" w:space="0" w:color="auto"/>
                                                                        <w:right w:val="none" w:sz="0" w:space="0" w:color="auto"/>
                                                                      </w:divBdr>
                                                                      <w:divsChild>
                                                                        <w:div w:id="1107431811">
                                                                          <w:marLeft w:val="0"/>
                                                                          <w:marRight w:val="0"/>
                                                                          <w:marTop w:val="0"/>
                                                                          <w:marBottom w:val="0"/>
                                                                          <w:divBdr>
                                                                            <w:top w:val="none" w:sz="0" w:space="0" w:color="auto"/>
                                                                            <w:left w:val="none" w:sz="0" w:space="0" w:color="auto"/>
                                                                            <w:bottom w:val="none" w:sz="0" w:space="0" w:color="auto"/>
                                                                            <w:right w:val="none" w:sz="0" w:space="0" w:color="auto"/>
                                                                          </w:divBdr>
                                                                          <w:divsChild>
                                                                            <w:div w:id="222180590">
                                                                              <w:marLeft w:val="0"/>
                                                                              <w:marRight w:val="0"/>
                                                                              <w:marTop w:val="0"/>
                                                                              <w:marBottom w:val="0"/>
                                                                              <w:divBdr>
                                                                                <w:top w:val="none" w:sz="0" w:space="0" w:color="auto"/>
                                                                                <w:left w:val="none" w:sz="0" w:space="0" w:color="auto"/>
                                                                                <w:bottom w:val="none" w:sz="0" w:space="0" w:color="auto"/>
                                                                                <w:right w:val="none" w:sz="0" w:space="0" w:color="auto"/>
                                                                              </w:divBdr>
                                                                            </w:div>
                                                                            <w:div w:id="9392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05338">
                                                              <w:marLeft w:val="0"/>
                                                              <w:marRight w:val="0"/>
                                                              <w:marTop w:val="0"/>
                                                              <w:marBottom w:val="0"/>
                                                              <w:divBdr>
                                                                <w:top w:val="none" w:sz="0" w:space="0" w:color="auto"/>
                                                                <w:left w:val="none" w:sz="0" w:space="0" w:color="auto"/>
                                                                <w:bottom w:val="none" w:sz="0" w:space="0" w:color="auto"/>
                                                                <w:right w:val="none" w:sz="0" w:space="0" w:color="auto"/>
                                                              </w:divBdr>
                                                              <w:divsChild>
                                                                <w:div w:id="256838531">
                                                                  <w:marLeft w:val="-420"/>
                                                                  <w:marRight w:val="0"/>
                                                                  <w:marTop w:val="0"/>
                                                                  <w:marBottom w:val="0"/>
                                                                  <w:divBdr>
                                                                    <w:top w:val="none" w:sz="0" w:space="0" w:color="auto"/>
                                                                    <w:left w:val="none" w:sz="0" w:space="0" w:color="auto"/>
                                                                    <w:bottom w:val="none" w:sz="0" w:space="0" w:color="auto"/>
                                                                    <w:right w:val="none" w:sz="0" w:space="0" w:color="auto"/>
                                                                  </w:divBdr>
                                                                  <w:divsChild>
                                                                    <w:div w:id="752550312">
                                                                      <w:marLeft w:val="0"/>
                                                                      <w:marRight w:val="0"/>
                                                                      <w:marTop w:val="0"/>
                                                                      <w:marBottom w:val="0"/>
                                                                      <w:divBdr>
                                                                        <w:top w:val="none" w:sz="0" w:space="0" w:color="auto"/>
                                                                        <w:left w:val="none" w:sz="0" w:space="0" w:color="auto"/>
                                                                        <w:bottom w:val="none" w:sz="0" w:space="0" w:color="auto"/>
                                                                        <w:right w:val="none" w:sz="0" w:space="0" w:color="auto"/>
                                                                      </w:divBdr>
                                                                      <w:divsChild>
                                                                        <w:div w:id="1517232472">
                                                                          <w:marLeft w:val="0"/>
                                                                          <w:marRight w:val="0"/>
                                                                          <w:marTop w:val="0"/>
                                                                          <w:marBottom w:val="0"/>
                                                                          <w:divBdr>
                                                                            <w:top w:val="none" w:sz="0" w:space="0" w:color="auto"/>
                                                                            <w:left w:val="none" w:sz="0" w:space="0" w:color="auto"/>
                                                                            <w:bottom w:val="none" w:sz="0" w:space="0" w:color="auto"/>
                                                                            <w:right w:val="none" w:sz="0" w:space="0" w:color="auto"/>
                                                                          </w:divBdr>
                                                                          <w:divsChild>
                                                                            <w:div w:id="937911509">
                                                                              <w:marLeft w:val="0"/>
                                                                              <w:marRight w:val="0"/>
                                                                              <w:marTop w:val="0"/>
                                                                              <w:marBottom w:val="0"/>
                                                                              <w:divBdr>
                                                                                <w:top w:val="none" w:sz="0" w:space="0" w:color="auto"/>
                                                                                <w:left w:val="none" w:sz="0" w:space="0" w:color="auto"/>
                                                                                <w:bottom w:val="none" w:sz="0" w:space="0" w:color="auto"/>
                                                                                <w:right w:val="none" w:sz="0" w:space="0" w:color="auto"/>
                                                                              </w:divBdr>
                                                                            </w:div>
                                                                            <w:div w:id="13895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972814">
                                                              <w:marLeft w:val="0"/>
                                                              <w:marRight w:val="0"/>
                                                              <w:marTop w:val="0"/>
                                                              <w:marBottom w:val="0"/>
                                                              <w:divBdr>
                                                                <w:top w:val="none" w:sz="0" w:space="0" w:color="auto"/>
                                                                <w:left w:val="none" w:sz="0" w:space="0" w:color="auto"/>
                                                                <w:bottom w:val="none" w:sz="0" w:space="0" w:color="auto"/>
                                                                <w:right w:val="none" w:sz="0" w:space="0" w:color="auto"/>
                                                              </w:divBdr>
                                                              <w:divsChild>
                                                                <w:div w:id="1443258307">
                                                                  <w:marLeft w:val="-420"/>
                                                                  <w:marRight w:val="0"/>
                                                                  <w:marTop w:val="0"/>
                                                                  <w:marBottom w:val="0"/>
                                                                  <w:divBdr>
                                                                    <w:top w:val="none" w:sz="0" w:space="0" w:color="auto"/>
                                                                    <w:left w:val="none" w:sz="0" w:space="0" w:color="auto"/>
                                                                    <w:bottom w:val="none" w:sz="0" w:space="0" w:color="auto"/>
                                                                    <w:right w:val="none" w:sz="0" w:space="0" w:color="auto"/>
                                                                  </w:divBdr>
                                                                  <w:divsChild>
                                                                    <w:div w:id="1997419676">
                                                                      <w:marLeft w:val="0"/>
                                                                      <w:marRight w:val="0"/>
                                                                      <w:marTop w:val="0"/>
                                                                      <w:marBottom w:val="0"/>
                                                                      <w:divBdr>
                                                                        <w:top w:val="none" w:sz="0" w:space="0" w:color="auto"/>
                                                                        <w:left w:val="none" w:sz="0" w:space="0" w:color="auto"/>
                                                                        <w:bottom w:val="none" w:sz="0" w:space="0" w:color="auto"/>
                                                                        <w:right w:val="none" w:sz="0" w:space="0" w:color="auto"/>
                                                                      </w:divBdr>
                                                                      <w:divsChild>
                                                                        <w:div w:id="96607000">
                                                                          <w:marLeft w:val="0"/>
                                                                          <w:marRight w:val="0"/>
                                                                          <w:marTop w:val="0"/>
                                                                          <w:marBottom w:val="0"/>
                                                                          <w:divBdr>
                                                                            <w:top w:val="none" w:sz="0" w:space="0" w:color="auto"/>
                                                                            <w:left w:val="none" w:sz="0" w:space="0" w:color="auto"/>
                                                                            <w:bottom w:val="none" w:sz="0" w:space="0" w:color="auto"/>
                                                                            <w:right w:val="none" w:sz="0" w:space="0" w:color="auto"/>
                                                                          </w:divBdr>
                                                                          <w:divsChild>
                                                                            <w:div w:id="215244639">
                                                                              <w:marLeft w:val="0"/>
                                                                              <w:marRight w:val="0"/>
                                                                              <w:marTop w:val="0"/>
                                                                              <w:marBottom w:val="0"/>
                                                                              <w:divBdr>
                                                                                <w:top w:val="none" w:sz="0" w:space="0" w:color="auto"/>
                                                                                <w:left w:val="none" w:sz="0" w:space="0" w:color="auto"/>
                                                                                <w:bottom w:val="none" w:sz="0" w:space="0" w:color="auto"/>
                                                                                <w:right w:val="none" w:sz="0" w:space="0" w:color="auto"/>
                                                                              </w:divBdr>
                                                                            </w:div>
                                                                            <w:div w:id="14624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596279">
                                              <w:marLeft w:val="0"/>
                                              <w:marRight w:val="0"/>
                                              <w:marTop w:val="0"/>
                                              <w:marBottom w:val="0"/>
                                              <w:divBdr>
                                                <w:top w:val="none" w:sz="0" w:space="0" w:color="auto"/>
                                                <w:left w:val="none" w:sz="0" w:space="0" w:color="auto"/>
                                                <w:bottom w:val="none" w:sz="0" w:space="0" w:color="auto"/>
                                                <w:right w:val="none" w:sz="0" w:space="0" w:color="auto"/>
                                              </w:divBdr>
                                              <w:divsChild>
                                                <w:div w:id="1525513250">
                                                  <w:marLeft w:val="0"/>
                                                  <w:marRight w:val="0"/>
                                                  <w:marTop w:val="0"/>
                                                  <w:marBottom w:val="0"/>
                                                  <w:divBdr>
                                                    <w:top w:val="none" w:sz="0" w:space="0" w:color="auto"/>
                                                    <w:left w:val="none" w:sz="0" w:space="0" w:color="auto"/>
                                                    <w:bottom w:val="none" w:sz="0" w:space="0" w:color="auto"/>
                                                    <w:right w:val="none" w:sz="0" w:space="0" w:color="auto"/>
                                                  </w:divBdr>
                                                  <w:divsChild>
                                                    <w:div w:id="475296521">
                                                      <w:marLeft w:val="0"/>
                                                      <w:marRight w:val="0"/>
                                                      <w:marTop w:val="0"/>
                                                      <w:marBottom w:val="0"/>
                                                      <w:divBdr>
                                                        <w:top w:val="none" w:sz="0" w:space="0" w:color="auto"/>
                                                        <w:left w:val="none" w:sz="0" w:space="0" w:color="auto"/>
                                                        <w:bottom w:val="none" w:sz="0" w:space="0" w:color="auto"/>
                                                        <w:right w:val="none" w:sz="0" w:space="0" w:color="auto"/>
                                                      </w:divBdr>
                                                      <w:divsChild>
                                                        <w:div w:id="1313174870">
                                                          <w:marLeft w:val="0"/>
                                                          <w:marRight w:val="0"/>
                                                          <w:marTop w:val="0"/>
                                                          <w:marBottom w:val="0"/>
                                                          <w:divBdr>
                                                            <w:top w:val="none" w:sz="0" w:space="0" w:color="auto"/>
                                                            <w:left w:val="none" w:sz="0" w:space="0" w:color="auto"/>
                                                            <w:bottom w:val="none" w:sz="0" w:space="0" w:color="auto"/>
                                                            <w:right w:val="none" w:sz="0" w:space="0" w:color="auto"/>
                                                          </w:divBdr>
                                                          <w:divsChild>
                                                            <w:div w:id="892081622">
                                                              <w:marLeft w:val="0"/>
                                                              <w:marRight w:val="0"/>
                                                              <w:marTop w:val="0"/>
                                                              <w:marBottom w:val="300"/>
                                                              <w:divBdr>
                                                                <w:top w:val="none" w:sz="0" w:space="0" w:color="auto"/>
                                                                <w:left w:val="none" w:sz="0" w:space="0" w:color="auto"/>
                                                                <w:bottom w:val="none" w:sz="0" w:space="0" w:color="auto"/>
                                                                <w:right w:val="none" w:sz="0" w:space="0" w:color="auto"/>
                                                              </w:divBdr>
                                                              <w:divsChild>
                                                                <w:div w:id="1706176116">
                                                                  <w:marLeft w:val="0"/>
                                                                  <w:marRight w:val="0"/>
                                                                  <w:marTop w:val="0"/>
                                                                  <w:marBottom w:val="0"/>
                                                                  <w:divBdr>
                                                                    <w:top w:val="none" w:sz="0" w:space="0" w:color="auto"/>
                                                                    <w:left w:val="none" w:sz="0" w:space="0" w:color="auto"/>
                                                                    <w:bottom w:val="none" w:sz="0" w:space="0" w:color="auto"/>
                                                                    <w:right w:val="none" w:sz="0" w:space="0" w:color="auto"/>
                                                                  </w:divBdr>
                                                                  <w:divsChild>
                                                                    <w:div w:id="449979220">
                                                                      <w:marLeft w:val="0"/>
                                                                      <w:marRight w:val="0"/>
                                                                      <w:marTop w:val="0"/>
                                                                      <w:marBottom w:val="0"/>
                                                                      <w:divBdr>
                                                                        <w:top w:val="none" w:sz="0" w:space="0" w:color="auto"/>
                                                                        <w:left w:val="none" w:sz="0" w:space="0" w:color="auto"/>
                                                                        <w:bottom w:val="none" w:sz="0" w:space="0" w:color="auto"/>
                                                                        <w:right w:val="none" w:sz="0" w:space="0" w:color="auto"/>
                                                                      </w:divBdr>
                                                                      <w:divsChild>
                                                                        <w:div w:id="1878469369">
                                                                          <w:marLeft w:val="0"/>
                                                                          <w:marRight w:val="0"/>
                                                                          <w:marTop w:val="0"/>
                                                                          <w:marBottom w:val="0"/>
                                                                          <w:divBdr>
                                                                            <w:top w:val="none" w:sz="0" w:space="0" w:color="auto"/>
                                                                            <w:left w:val="none" w:sz="0" w:space="0" w:color="auto"/>
                                                                            <w:bottom w:val="none" w:sz="0" w:space="0" w:color="auto"/>
                                                                            <w:right w:val="none" w:sz="0" w:space="0" w:color="auto"/>
                                                                          </w:divBdr>
                                                                          <w:divsChild>
                                                                            <w:div w:id="1707754564">
                                                                              <w:marLeft w:val="0"/>
                                                                              <w:marRight w:val="0"/>
                                                                              <w:marTop w:val="0"/>
                                                                              <w:marBottom w:val="0"/>
                                                                              <w:divBdr>
                                                                                <w:top w:val="none" w:sz="0" w:space="0" w:color="auto"/>
                                                                                <w:left w:val="none" w:sz="0" w:space="0" w:color="auto"/>
                                                                                <w:bottom w:val="none" w:sz="0" w:space="0" w:color="auto"/>
                                                                                <w:right w:val="none" w:sz="0" w:space="0" w:color="auto"/>
                                                                              </w:divBdr>
                                                                              <w:divsChild>
                                                                                <w:div w:id="1496258441">
                                                                                  <w:marLeft w:val="0"/>
                                                                                  <w:marRight w:val="0"/>
                                                                                  <w:marTop w:val="0"/>
                                                                                  <w:marBottom w:val="0"/>
                                                                                  <w:divBdr>
                                                                                    <w:top w:val="none" w:sz="0" w:space="0" w:color="auto"/>
                                                                                    <w:left w:val="none" w:sz="0" w:space="0" w:color="auto"/>
                                                                                    <w:bottom w:val="none" w:sz="0" w:space="0" w:color="auto"/>
                                                                                    <w:right w:val="none" w:sz="0" w:space="0" w:color="auto"/>
                                                                                  </w:divBdr>
                                                                                  <w:divsChild>
                                                                                    <w:div w:id="1642541142">
                                                                                      <w:marLeft w:val="0"/>
                                                                                      <w:marRight w:val="0"/>
                                                                                      <w:marTop w:val="0"/>
                                                                                      <w:marBottom w:val="0"/>
                                                                                      <w:divBdr>
                                                                                        <w:top w:val="none" w:sz="0" w:space="0" w:color="auto"/>
                                                                                        <w:left w:val="none" w:sz="0" w:space="0" w:color="auto"/>
                                                                                        <w:bottom w:val="none" w:sz="0" w:space="0" w:color="auto"/>
                                                                                        <w:right w:val="none" w:sz="0" w:space="0" w:color="auto"/>
                                                                                      </w:divBdr>
                                                                                      <w:divsChild>
                                                                                        <w:div w:id="1516505180">
                                                                                          <w:marLeft w:val="0"/>
                                                                                          <w:marRight w:val="0"/>
                                                                                          <w:marTop w:val="0"/>
                                                                                          <w:marBottom w:val="0"/>
                                                                                          <w:divBdr>
                                                                                            <w:top w:val="none" w:sz="0" w:space="0" w:color="auto"/>
                                                                                            <w:left w:val="none" w:sz="0" w:space="0" w:color="auto"/>
                                                                                            <w:bottom w:val="none" w:sz="0" w:space="0" w:color="auto"/>
                                                                                            <w:right w:val="none" w:sz="0" w:space="0" w:color="auto"/>
                                                                                          </w:divBdr>
                                                                                          <w:divsChild>
                                                                                            <w:div w:id="982345593">
                                                                                              <w:marLeft w:val="0"/>
                                                                                              <w:marRight w:val="0"/>
                                                                                              <w:marTop w:val="0"/>
                                                                                              <w:marBottom w:val="60"/>
                                                                                              <w:divBdr>
                                                                                                <w:top w:val="none" w:sz="0" w:space="0" w:color="auto"/>
                                                                                                <w:left w:val="none" w:sz="0" w:space="0" w:color="auto"/>
                                                                                                <w:bottom w:val="none" w:sz="0" w:space="0" w:color="auto"/>
                                                                                                <w:right w:val="none" w:sz="0" w:space="0" w:color="auto"/>
                                                                                              </w:divBdr>
                                                                                            </w:div>
                                                                                            <w:div w:id="945842269">
                                                                                              <w:marLeft w:val="0"/>
                                                                                              <w:marRight w:val="0"/>
                                                                                              <w:marTop w:val="0"/>
                                                                                              <w:marBottom w:val="120"/>
                                                                                              <w:divBdr>
                                                                                                <w:top w:val="none" w:sz="0" w:space="0" w:color="auto"/>
                                                                                                <w:left w:val="none" w:sz="0" w:space="0" w:color="auto"/>
                                                                                                <w:bottom w:val="none" w:sz="0" w:space="0" w:color="auto"/>
                                                                                                <w:right w:val="none" w:sz="0" w:space="0" w:color="auto"/>
                                                                                              </w:divBdr>
                                                                                            </w:div>
                                                                                            <w:div w:id="562258596">
                                                                                              <w:marLeft w:val="0"/>
                                                                                              <w:marRight w:val="0"/>
                                                                                              <w:marTop w:val="0"/>
                                                                                              <w:marBottom w:val="0"/>
                                                                                              <w:divBdr>
                                                                                                <w:top w:val="none" w:sz="0" w:space="0" w:color="auto"/>
                                                                                                <w:left w:val="none" w:sz="0" w:space="0" w:color="auto"/>
                                                                                                <w:bottom w:val="none" w:sz="0" w:space="0" w:color="auto"/>
                                                                                                <w:right w:val="none" w:sz="0" w:space="0" w:color="auto"/>
                                                                                              </w:divBdr>
                                                                                              <w:divsChild>
                                                                                                <w:div w:id="500896557">
                                                                                                  <w:marLeft w:val="0"/>
                                                                                                  <w:marRight w:val="0"/>
                                                                                                  <w:marTop w:val="0"/>
                                                                                                  <w:marBottom w:val="0"/>
                                                                                                  <w:divBdr>
                                                                                                    <w:top w:val="none" w:sz="0" w:space="0" w:color="auto"/>
                                                                                                    <w:left w:val="none" w:sz="0" w:space="0" w:color="auto"/>
                                                                                                    <w:bottom w:val="none" w:sz="0" w:space="0" w:color="auto"/>
                                                                                                    <w:right w:val="none" w:sz="0" w:space="0" w:color="auto"/>
                                                                                                  </w:divBdr>
                                                                                                  <w:divsChild>
                                                                                                    <w:div w:id="2133014973">
                                                                                                      <w:marLeft w:val="0"/>
                                                                                                      <w:marRight w:val="0"/>
                                                                                                      <w:marTop w:val="0"/>
                                                                                                      <w:marBottom w:val="0"/>
                                                                                                      <w:divBdr>
                                                                                                        <w:top w:val="none" w:sz="0" w:space="0" w:color="auto"/>
                                                                                                        <w:left w:val="none" w:sz="0" w:space="0" w:color="auto"/>
                                                                                                        <w:bottom w:val="none" w:sz="0" w:space="0" w:color="auto"/>
                                                                                                        <w:right w:val="none" w:sz="0" w:space="0" w:color="auto"/>
                                                                                                      </w:divBdr>
                                                                                                      <w:divsChild>
                                                                                                        <w:div w:id="1169517214">
                                                                                                          <w:marLeft w:val="0"/>
                                                                                                          <w:marRight w:val="0"/>
                                                                                                          <w:marTop w:val="0"/>
                                                                                                          <w:marBottom w:val="0"/>
                                                                                                          <w:divBdr>
                                                                                                            <w:top w:val="none" w:sz="0" w:space="0" w:color="auto"/>
                                                                                                            <w:left w:val="none" w:sz="0" w:space="0" w:color="auto"/>
                                                                                                            <w:bottom w:val="none" w:sz="0" w:space="0" w:color="auto"/>
                                                                                                            <w:right w:val="none" w:sz="0" w:space="0" w:color="auto"/>
                                                                                                          </w:divBdr>
                                                                                                          <w:divsChild>
                                                                                                            <w:div w:id="999695020">
                                                                                                              <w:marLeft w:val="0"/>
                                                                                                              <w:marRight w:val="0"/>
                                                                                                              <w:marTop w:val="0"/>
                                                                                                              <w:marBottom w:val="0"/>
                                                                                                              <w:divBdr>
                                                                                                                <w:top w:val="none" w:sz="0" w:space="0" w:color="auto"/>
                                                                                                                <w:left w:val="none" w:sz="0" w:space="0" w:color="auto"/>
                                                                                                                <w:bottom w:val="none" w:sz="0" w:space="0" w:color="auto"/>
                                                                                                                <w:right w:val="none" w:sz="0" w:space="0" w:color="auto"/>
                                                                                                              </w:divBdr>
                                                                                                              <w:divsChild>
                                                                                                                <w:div w:id="170374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3344">
                                                                                                          <w:marLeft w:val="90"/>
                                                                                                          <w:marRight w:val="0"/>
                                                                                                          <w:marTop w:val="0"/>
                                                                                                          <w:marBottom w:val="0"/>
                                                                                                          <w:divBdr>
                                                                                                            <w:top w:val="none" w:sz="0" w:space="0" w:color="auto"/>
                                                                                                            <w:left w:val="none" w:sz="0" w:space="0" w:color="auto"/>
                                                                                                            <w:bottom w:val="none" w:sz="0" w:space="0" w:color="auto"/>
                                                                                                            <w:right w:val="none" w:sz="0" w:space="0" w:color="auto"/>
                                                                                                          </w:divBdr>
                                                                                                          <w:divsChild>
                                                                                                            <w:div w:id="16414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1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8655">
                                                                                  <w:marLeft w:val="0"/>
                                                                                  <w:marRight w:val="0"/>
                                                                                  <w:marTop w:val="0"/>
                                                                                  <w:marBottom w:val="0"/>
                                                                                  <w:divBdr>
                                                                                    <w:top w:val="none" w:sz="0" w:space="0" w:color="auto"/>
                                                                                    <w:left w:val="none" w:sz="0" w:space="0" w:color="auto"/>
                                                                                    <w:bottom w:val="none" w:sz="0" w:space="0" w:color="auto"/>
                                                                                    <w:right w:val="none" w:sz="0" w:space="0" w:color="auto"/>
                                                                                  </w:divBdr>
                                                                                  <w:divsChild>
                                                                                    <w:div w:id="544103581">
                                                                                      <w:marLeft w:val="0"/>
                                                                                      <w:marRight w:val="0"/>
                                                                                      <w:marTop w:val="0"/>
                                                                                      <w:marBottom w:val="0"/>
                                                                                      <w:divBdr>
                                                                                        <w:top w:val="none" w:sz="0" w:space="0" w:color="auto"/>
                                                                                        <w:left w:val="none" w:sz="0" w:space="0" w:color="auto"/>
                                                                                        <w:bottom w:val="none" w:sz="0" w:space="0" w:color="auto"/>
                                                                                        <w:right w:val="none" w:sz="0" w:space="0" w:color="auto"/>
                                                                                      </w:divBdr>
                                                                                      <w:divsChild>
                                                                                        <w:div w:id="285434674">
                                                                                          <w:marLeft w:val="0"/>
                                                                                          <w:marRight w:val="0"/>
                                                                                          <w:marTop w:val="0"/>
                                                                                          <w:marBottom w:val="0"/>
                                                                                          <w:divBdr>
                                                                                            <w:top w:val="none" w:sz="0" w:space="0" w:color="auto"/>
                                                                                            <w:left w:val="none" w:sz="0" w:space="0" w:color="auto"/>
                                                                                            <w:bottom w:val="none" w:sz="0" w:space="0" w:color="auto"/>
                                                                                            <w:right w:val="none" w:sz="0" w:space="0" w:color="auto"/>
                                                                                          </w:divBdr>
                                                                                          <w:divsChild>
                                                                                            <w:div w:id="1620723981">
                                                                                              <w:marLeft w:val="0"/>
                                                                                              <w:marRight w:val="0"/>
                                                                                              <w:marTop w:val="0"/>
                                                                                              <w:marBottom w:val="60"/>
                                                                                              <w:divBdr>
                                                                                                <w:top w:val="none" w:sz="0" w:space="0" w:color="auto"/>
                                                                                                <w:left w:val="none" w:sz="0" w:space="0" w:color="auto"/>
                                                                                                <w:bottom w:val="none" w:sz="0" w:space="0" w:color="auto"/>
                                                                                                <w:right w:val="none" w:sz="0" w:space="0" w:color="auto"/>
                                                                                              </w:divBdr>
                                                                                            </w:div>
                                                                                            <w:div w:id="199709193">
                                                                                              <w:marLeft w:val="0"/>
                                                                                              <w:marRight w:val="0"/>
                                                                                              <w:marTop w:val="0"/>
                                                                                              <w:marBottom w:val="120"/>
                                                                                              <w:divBdr>
                                                                                                <w:top w:val="none" w:sz="0" w:space="0" w:color="auto"/>
                                                                                                <w:left w:val="none" w:sz="0" w:space="0" w:color="auto"/>
                                                                                                <w:bottom w:val="none" w:sz="0" w:space="0" w:color="auto"/>
                                                                                                <w:right w:val="none" w:sz="0" w:space="0" w:color="auto"/>
                                                                                              </w:divBdr>
                                                                                            </w:div>
                                                                                            <w:div w:id="1772699626">
                                                                                              <w:marLeft w:val="0"/>
                                                                                              <w:marRight w:val="0"/>
                                                                                              <w:marTop w:val="0"/>
                                                                                              <w:marBottom w:val="0"/>
                                                                                              <w:divBdr>
                                                                                                <w:top w:val="none" w:sz="0" w:space="0" w:color="auto"/>
                                                                                                <w:left w:val="none" w:sz="0" w:space="0" w:color="auto"/>
                                                                                                <w:bottom w:val="none" w:sz="0" w:space="0" w:color="auto"/>
                                                                                                <w:right w:val="none" w:sz="0" w:space="0" w:color="auto"/>
                                                                                              </w:divBdr>
                                                                                              <w:divsChild>
                                                                                                <w:div w:id="6056156">
                                                                                                  <w:marLeft w:val="0"/>
                                                                                                  <w:marRight w:val="0"/>
                                                                                                  <w:marTop w:val="0"/>
                                                                                                  <w:marBottom w:val="0"/>
                                                                                                  <w:divBdr>
                                                                                                    <w:top w:val="none" w:sz="0" w:space="0" w:color="auto"/>
                                                                                                    <w:left w:val="none" w:sz="0" w:space="0" w:color="auto"/>
                                                                                                    <w:bottom w:val="none" w:sz="0" w:space="0" w:color="auto"/>
                                                                                                    <w:right w:val="none" w:sz="0" w:space="0" w:color="auto"/>
                                                                                                  </w:divBdr>
                                                                                                  <w:divsChild>
                                                                                                    <w:div w:id="1297876031">
                                                                                                      <w:marLeft w:val="0"/>
                                                                                                      <w:marRight w:val="0"/>
                                                                                                      <w:marTop w:val="0"/>
                                                                                                      <w:marBottom w:val="0"/>
                                                                                                      <w:divBdr>
                                                                                                        <w:top w:val="none" w:sz="0" w:space="0" w:color="auto"/>
                                                                                                        <w:left w:val="none" w:sz="0" w:space="0" w:color="auto"/>
                                                                                                        <w:bottom w:val="none" w:sz="0" w:space="0" w:color="auto"/>
                                                                                                        <w:right w:val="none" w:sz="0" w:space="0" w:color="auto"/>
                                                                                                      </w:divBdr>
                                                                                                      <w:divsChild>
                                                                                                        <w:div w:id="1689528741">
                                                                                                          <w:marLeft w:val="0"/>
                                                                                                          <w:marRight w:val="0"/>
                                                                                                          <w:marTop w:val="0"/>
                                                                                                          <w:marBottom w:val="0"/>
                                                                                                          <w:divBdr>
                                                                                                            <w:top w:val="none" w:sz="0" w:space="0" w:color="auto"/>
                                                                                                            <w:left w:val="none" w:sz="0" w:space="0" w:color="auto"/>
                                                                                                            <w:bottom w:val="none" w:sz="0" w:space="0" w:color="auto"/>
                                                                                                            <w:right w:val="none" w:sz="0" w:space="0" w:color="auto"/>
                                                                                                          </w:divBdr>
                                                                                                          <w:divsChild>
                                                                                                            <w:div w:id="1991867223">
                                                                                                              <w:marLeft w:val="0"/>
                                                                                                              <w:marRight w:val="0"/>
                                                                                                              <w:marTop w:val="0"/>
                                                                                                              <w:marBottom w:val="0"/>
                                                                                                              <w:divBdr>
                                                                                                                <w:top w:val="none" w:sz="0" w:space="0" w:color="auto"/>
                                                                                                                <w:left w:val="none" w:sz="0" w:space="0" w:color="auto"/>
                                                                                                                <w:bottom w:val="none" w:sz="0" w:space="0" w:color="auto"/>
                                                                                                                <w:right w:val="none" w:sz="0" w:space="0" w:color="auto"/>
                                                                                                              </w:divBdr>
                                                                                                              <w:divsChild>
                                                                                                                <w:div w:id="14257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6709">
                                                                                                          <w:marLeft w:val="90"/>
                                                                                                          <w:marRight w:val="0"/>
                                                                                                          <w:marTop w:val="0"/>
                                                                                                          <w:marBottom w:val="0"/>
                                                                                                          <w:divBdr>
                                                                                                            <w:top w:val="none" w:sz="0" w:space="0" w:color="auto"/>
                                                                                                            <w:left w:val="none" w:sz="0" w:space="0" w:color="auto"/>
                                                                                                            <w:bottom w:val="none" w:sz="0" w:space="0" w:color="auto"/>
                                                                                                            <w:right w:val="none" w:sz="0" w:space="0" w:color="auto"/>
                                                                                                          </w:divBdr>
                                                                                                          <w:divsChild>
                                                                                                            <w:div w:id="61001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8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89397">
                                                                                  <w:marLeft w:val="0"/>
                                                                                  <w:marRight w:val="0"/>
                                                                                  <w:marTop w:val="0"/>
                                                                                  <w:marBottom w:val="0"/>
                                                                                  <w:divBdr>
                                                                                    <w:top w:val="none" w:sz="0" w:space="0" w:color="auto"/>
                                                                                    <w:left w:val="none" w:sz="0" w:space="0" w:color="auto"/>
                                                                                    <w:bottom w:val="none" w:sz="0" w:space="0" w:color="auto"/>
                                                                                    <w:right w:val="none" w:sz="0" w:space="0" w:color="auto"/>
                                                                                  </w:divBdr>
                                                                                  <w:divsChild>
                                                                                    <w:div w:id="397216606">
                                                                                      <w:marLeft w:val="0"/>
                                                                                      <w:marRight w:val="0"/>
                                                                                      <w:marTop w:val="0"/>
                                                                                      <w:marBottom w:val="0"/>
                                                                                      <w:divBdr>
                                                                                        <w:top w:val="none" w:sz="0" w:space="0" w:color="auto"/>
                                                                                        <w:left w:val="none" w:sz="0" w:space="0" w:color="auto"/>
                                                                                        <w:bottom w:val="none" w:sz="0" w:space="0" w:color="auto"/>
                                                                                        <w:right w:val="none" w:sz="0" w:space="0" w:color="auto"/>
                                                                                      </w:divBdr>
                                                                                      <w:divsChild>
                                                                                        <w:div w:id="1804304037">
                                                                                          <w:marLeft w:val="0"/>
                                                                                          <w:marRight w:val="0"/>
                                                                                          <w:marTop w:val="0"/>
                                                                                          <w:marBottom w:val="0"/>
                                                                                          <w:divBdr>
                                                                                            <w:top w:val="none" w:sz="0" w:space="0" w:color="auto"/>
                                                                                            <w:left w:val="none" w:sz="0" w:space="0" w:color="auto"/>
                                                                                            <w:bottom w:val="none" w:sz="0" w:space="0" w:color="auto"/>
                                                                                            <w:right w:val="none" w:sz="0" w:space="0" w:color="auto"/>
                                                                                          </w:divBdr>
                                                                                          <w:divsChild>
                                                                                            <w:div w:id="1488983273">
                                                                                              <w:marLeft w:val="0"/>
                                                                                              <w:marRight w:val="0"/>
                                                                                              <w:marTop w:val="0"/>
                                                                                              <w:marBottom w:val="60"/>
                                                                                              <w:divBdr>
                                                                                                <w:top w:val="none" w:sz="0" w:space="0" w:color="auto"/>
                                                                                                <w:left w:val="none" w:sz="0" w:space="0" w:color="auto"/>
                                                                                                <w:bottom w:val="none" w:sz="0" w:space="0" w:color="auto"/>
                                                                                                <w:right w:val="none" w:sz="0" w:space="0" w:color="auto"/>
                                                                                              </w:divBdr>
                                                                                            </w:div>
                                                                                            <w:div w:id="1893886779">
                                                                                              <w:marLeft w:val="0"/>
                                                                                              <w:marRight w:val="0"/>
                                                                                              <w:marTop w:val="0"/>
                                                                                              <w:marBottom w:val="0"/>
                                                                                              <w:divBdr>
                                                                                                <w:top w:val="none" w:sz="0" w:space="0" w:color="auto"/>
                                                                                                <w:left w:val="none" w:sz="0" w:space="0" w:color="auto"/>
                                                                                                <w:bottom w:val="none" w:sz="0" w:space="0" w:color="auto"/>
                                                                                                <w:right w:val="none" w:sz="0" w:space="0" w:color="auto"/>
                                                                                              </w:divBdr>
                                                                                              <w:divsChild>
                                                                                                <w:div w:id="375354205">
                                                                                                  <w:marLeft w:val="0"/>
                                                                                                  <w:marRight w:val="0"/>
                                                                                                  <w:marTop w:val="0"/>
                                                                                                  <w:marBottom w:val="0"/>
                                                                                                  <w:divBdr>
                                                                                                    <w:top w:val="none" w:sz="0" w:space="0" w:color="auto"/>
                                                                                                    <w:left w:val="none" w:sz="0" w:space="0" w:color="auto"/>
                                                                                                    <w:bottom w:val="none" w:sz="0" w:space="0" w:color="auto"/>
                                                                                                    <w:right w:val="none" w:sz="0" w:space="0" w:color="auto"/>
                                                                                                  </w:divBdr>
                                                                                                  <w:divsChild>
                                                                                                    <w:div w:id="268971212">
                                                                                                      <w:marLeft w:val="0"/>
                                                                                                      <w:marRight w:val="0"/>
                                                                                                      <w:marTop w:val="0"/>
                                                                                                      <w:marBottom w:val="0"/>
                                                                                                      <w:divBdr>
                                                                                                        <w:top w:val="none" w:sz="0" w:space="0" w:color="auto"/>
                                                                                                        <w:left w:val="none" w:sz="0" w:space="0" w:color="auto"/>
                                                                                                        <w:bottom w:val="none" w:sz="0" w:space="0" w:color="auto"/>
                                                                                                        <w:right w:val="none" w:sz="0" w:space="0" w:color="auto"/>
                                                                                                      </w:divBdr>
                                                                                                      <w:divsChild>
                                                                                                        <w:div w:id="1993101387">
                                                                                                          <w:marLeft w:val="0"/>
                                                                                                          <w:marRight w:val="0"/>
                                                                                                          <w:marTop w:val="0"/>
                                                                                                          <w:marBottom w:val="0"/>
                                                                                                          <w:divBdr>
                                                                                                            <w:top w:val="none" w:sz="0" w:space="0" w:color="auto"/>
                                                                                                            <w:left w:val="none" w:sz="0" w:space="0" w:color="auto"/>
                                                                                                            <w:bottom w:val="none" w:sz="0" w:space="0" w:color="auto"/>
                                                                                                            <w:right w:val="none" w:sz="0" w:space="0" w:color="auto"/>
                                                                                                          </w:divBdr>
                                                                                                          <w:divsChild>
                                                                                                            <w:div w:id="1589387603">
                                                                                                              <w:marLeft w:val="0"/>
                                                                                                              <w:marRight w:val="0"/>
                                                                                                              <w:marTop w:val="0"/>
                                                                                                              <w:marBottom w:val="0"/>
                                                                                                              <w:divBdr>
                                                                                                                <w:top w:val="none" w:sz="0" w:space="0" w:color="auto"/>
                                                                                                                <w:left w:val="none" w:sz="0" w:space="0" w:color="auto"/>
                                                                                                                <w:bottom w:val="none" w:sz="0" w:space="0" w:color="auto"/>
                                                                                                                <w:right w:val="none" w:sz="0" w:space="0" w:color="auto"/>
                                                                                                              </w:divBdr>
                                                                                                              <w:divsChild>
                                                                                                                <w:div w:id="10970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7858">
                                                                                                          <w:marLeft w:val="90"/>
                                                                                                          <w:marRight w:val="0"/>
                                                                                                          <w:marTop w:val="0"/>
                                                                                                          <w:marBottom w:val="0"/>
                                                                                                          <w:divBdr>
                                                                                                            <w:top w:val="none" w:sz="0" w:space="0" w:color="auto"/>
                                                                                                            <w:left w:val="none" w:sz="0" w:space="0" w:color="auto"/>
                                                                                                            <w:bottom w:val="none" w:sz="0" w:space="0" w:color="auto"/>
                                                                                                            <w:right w:val="none" w:sz="0" w:space="0" w:color="auto"/>
                                                                                                          </w:divBdr>
                                                                                                          <w:divsChild>
                                                                                                            <w:div w:id="15327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91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2410">
                                                                                  <w:marLeft w:val="0"/>
                                                                                  <w:marRight w:val="0"/>
                                                                                  <w:marTop w:val="0"/>
                                                                                  <w:marBottom w:val="0"/>
                                                                                  <w:divBdr>
                                                                                    <w:top w:val="none" w:sz="0" w:space="0" w:color="auto"/>
                                                                                    <w:left w:val="none" w:sz="0" w:space="0" w:color="auto"/>
                                                                                    <w:bottom w:val="none" w:sz="0" w:space="0" w:color="auto"/>
                                                                                    <w:right w:val="none" w:sz="0" w:space="0" w:color="auto"/>
                                                                                  </w:divBdr>
                                                                                  <w:divsChild>
                                                                                    <w:div w:id="14794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7857491">
      <w:bodyDiv w:val="1"/>
      <w:marLeft w:val="0"/>
      <w:marRight w:val="0"/>
      <w:marTop w:val="0"/>
      <w:marBottom w:val="0"/>
      <w:divBdr>
        <w:top w:val="none" w:sz="0" w:space="0" w:color="auto"/>
        <w:left w:val="none" w:sz="0" w:space="0" w:color="auto"/>
        <w:bottom w:val="none" w:sz="0" w:space="0" w:color="auto"/>
        <w:right w:val="none" w:sz="0" w:space="0" w:color="auto"/>
      </w:divBdr>
    </w:div>
    <w:div w:id="559101923">
      <w:bodyDiv w:val="1"/>
      <w:marLeft w:val="0"/>
      <w:marRight w:val="0"/>
      <w:marTop w:val="0"/>
      <w:marBottom w:val="0"/>
      <w:divBdr>
        <w:top w:val="none" w:sz="0" w:space="0" w:color="auto"/>
        <w:left w:val="none" w:sz="0" w:space="0" w:color="auto"/>
        <w:bottom w:val="none" w:sz="0" w:space="0" w:color="auto"/>
        <w:right w:val="none" w:sz="0" w:space="0" w:color="auto"/>
      </w:divBdr>
      <w:divsChild>
        <w:div w:id="2096129880">
          <w:marLeft w:val="0"/>
          <w:marRight w:val="240"/>
          <w:marTop w:val="0"/>
          <w:marBottom w:val="0"/>
          <w:divBdr>
            <w:top w:val="none" w:sz="0" w:space="0" w:color="auto"/>
            <w:left w:val="none" w:sz="0" w:space="0" w:color="auto"/>
            <w:bottom w:val="none" w:sz="0" w:space="0" w:color="auto"/>
            <w:right w:val="none" w:sz="0" w:space="0" w:color="auto"/>
          </w:divBdr>
          <w:divsChild>
            <w:div w:id="79062150">
              <w:marLeft w:val="0"/>
              <w:marRight w:val="0"/>
              <w:marTop w:val="0"/>
              <w:marBottom w:val="0"/>
              <w:divBdr>
                <w:top w:val="none" w:sz="0" w:space="0" w:color="auto"/>
                <w:left w:val="none" w:sz="0" w:space="0" w:color="auto"/>
                <w:bottom w:val="none" w:sz="0" w:space="0" w:color="auto"/>
                <w:right w:val="none" w:sz="0" w:space="0" w:color="auto"/>
              </w:divBdr>
              <w:divsChild>
                <w:div w:id="6096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05851">
          <w:marLeft w:val="0"/>
          <w:marRight w:val="240"/>
          <w:marTop w:val="0"/>
          <w:marBottom w:val="0"/>
          <w:divBdr>
            <w:top w:val="none" w:sz="0" w:space="0" w:color="auto"/>
            <w:left w:val="none" w:sz="0" w:space="0" w:color="auto"/>
            <w:bottom w:val="none" w:sz="0" w:space="0" w:color="auto"/>
            <w:right w:val="none" w:sz="0" w:space="0" w:color="auto"/>
          </w:divBdr>
          <w:divsChild>
            <w:div w:id="1346253281">
              <w:marLeft w:val="0"/>
              <w:marRight w:val="0"/>
              <w:marTop w:val="0"/>
              <w:marBottom w:val="0"/>
              <w:divBdr>
                <w:top w:val="none" w:sz="0" w:space="0" w:color="auto"/>
                <w:left w:val="none" w:sz="0" w:space="0" w:color="auto"/>
                <w:bottom w:val="none" w:sz="0" w:space="0" w:color="auto"/>
                <w:right w:val="none" w:sz="0" w:space="0" w:color="auto"/>
              </w:divBdr>
              <w:divsChild>
                <w:div w:id="7966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08325">
          <w:marLeft w:val="0"/>
          <w:marRight w:val="0"/>
          <w:marTop w:val="750"/>
          <w:marBottom w:val="0"/>
          <w:divBdr>
            <w:top w:val="none" w:sz="0" w:space="0" w:color="auto"/>
            <w:left w:val="none" w:sz="0" w:space="0" w:color="auto"/>
            <w:bottom w:val="none" w:sz="0" w:space="0" w:color="auto"/>
            <w:right w:val="none" w:sz="0" w:space="0" w:color="auto"/>
          </w:divBdr>
          <w:divsChild>
            <w:div w:id="1424183912">
              <w:marLeft w:val="0"/>
              <w:marRight w:val="0"/>
              <w:marTop w:val="0"/>
              <w:marBottom w:val="0"/>
              <w:divBdr>
                <w:top w:val="none" w:sz="0" w:space="0" w:color="auto"/>
                <w:left w:val="none" w:sz="0" w:space="0" w:color="auto"/>
                <w:bottom w:val="none" w:sz="0" w:space="0" w:color="auto"/>
                <w:right w:val="none" w:sz="0" w:space="0" w:color="auto"/>
              </w:divBdr>
              <w:divsChild>
                <w:div w:id="1097289983">
                  <w:marLeft w:val="0"/>
                  <w:marRight w:val="0"/>
                  <w:marTop w:val="0"/>
                  <w:marBottom w:val="0"/>
                  <w:divBdr>
                    <w:top w:val="none" w:sz="0" w:space="0" w:color="auto"/>
                    <w:left w:val="none" w:sz="0" w:space="0" w:color="auto"/>
                    <w:bottom w:val="none" w:sz="0" w:space="0" w:color="auto"/>
                    <w:right w:val="none" w:sz="0" w:space="0" w:color="auto"/>
                  </w:divBdr>
                  <w:divsChild>
                    <w:div w:id="20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143272">
      <w:bodyDiv w:val="1"/>
      <w:marLeft w:val="0"/>
      <w:marRight w:val="0"/>
      <w:marTop w:val="0"/>
      <w:marBottom w:val="0"/>
      <w:divBdr>
        <w:top w:val="none" w:sz="0" w:space="0" w:color="auto"/>
        <w:left w:val="none" w:sz="0" w:space="0" w:color="auto"/>
        <w:bottom w:val="none" w:sz="0" w:space="0" w:color="auto"/>
        <w:right w:val="none" w:sz="0" w:space="0" w:color="auto"/>
      </w:divBdr>
      <w:divsChild>
        <w:div w:id="788595286">
          <w:marLeft w:val="0"/>
          <w:marRight w:val="240"/>
          <w:marTop w:val="0"/>
          <w:marBottom w:val="0"/>
          <w:divBdr>
            <w:top w:val="none" w:sz="0" w:space="0" w:color="auto"/>
            <w:left w:val="none" w:sz="0" w:space="0" w:color="auto"/>
            <w:bottom w:val="none" w:sz="0" w:space="0" w:color="auto"/>
            <w:right w:val="none" w:sz="0" w:space="0" w:color="auto"/>
          </w:divBdr>
          <w:divsChild>
            <w:div w:id="1074816979">
              <w:marLeft w:val="0"/>
              <w:marRight w:val="0"/>
              <w:marTop w:val="0"/>
              <w:marBottom w:val="0"/>
              <w:divBdr>
                <w:top w:val="none" w:sz="0" w:space="0" w:color="auto"/>
                <w:left w:val="none" w:sz="0" w:space="0" w:color="auto"/>
                <w:bottom w:val="none" w:sz="0" w:space="0" w:color="auto"/>
                <w:right w:val="none" w:sz="0" w:space="0" w:color="auto"/>
              </w:divBdr>
              <w:divsChild>
                <w:div w:id="71920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9466">
          <w:marLeft w:val="0"/>
          <w:marRight w:val="240"/>
          <w:marTop w:val="0"/>
          <w:marBottom w:val="0"/>
          <w:divBdr>
            <w:top w:val="none" w:sz="0" w:space="0" w:color="auto"/>
            <w:left w:val="none" w:sz="0" w:space="0" w:color="auto"/>
            <w:bottom w:val="none" w:sz="0" w:space="0" w:color="auto"/>
            <w:right w:val="none" w:sz="0" w:space="0" w:color="auto"/>
          </w:divBdr>
          <w:divsChild>
            <w:div w:id="1878006283">
              <w:marLeft w:val="0"/>
              <w:marRight w:val="0"/>
              <w:marTop w:val="0"/>
              <w:marBottom w:val="0"/>
              <w:divBdr>
                <w:top w:val="none" w:sz="0" w:space="0" w:color="auto"/>
                <w:left w:val="none" w:sz="0" w:space="0" w:color="auto"/>
                <w:bottom w:val="none" w:sz="0" w:space="0" w:color="auto"/>
                <w:right w:val="none" w:sz="0" w:space="0" w:color="auto"/>
              </w:divBdr>
              <w:divsChild>
                <w:div w:id="5242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6262">
          <w:marLeft w:val="0"/>
          <w:marRight w:val="0"/>
          <w:marTop w:val="750"/>
          <w:marBottom w:val="0"/>
          <w:divBdr>
            <w:top w:val="none" w:sz="0" w:space="0" w:color="auto"/>
            <w:left w:val="none" w:sz="0" w:space="0" w:color="auto"/>
            <w:bottom w:val="none" w:sz="0" w:space="0" w:color="auto"/>
            <w:right w:val="none" w:sz="0" w:space="0" w:color="auto"/>
          </w:divBdr>
          <w:divsChild>
            <w:div w:id="852260632">
              <w:marLeft w:val="0"/>
              <w:marRight w:val="0"/>
              <w:marTop w:val="0"/>
              <w:marBottom w:val="0"/>
              <w:divBdr>
                <w:top w:val="none" w:sz="0" w:space="0" w:color="auto"/>
                <w:left w:val="none" w:sz="0" w:space="0" w:color="auto"/>
                <w:bottom w:val="none" w:sz="0" w:space="0" w:color="auto"/>
                <w:right w:val="none" w:sz="0" w:space="0" w:color="auto"/>
              </w:divBdr>
              <w:divsChild>
                <w:div w:id="1311329383">
                  <w:marLeft w:val="0"/>
                  <w:marRight w:val="0"/>
                  <w:marTop w:val="0"/>
                  <w:marBottom w:val="0"/>
                  <w:divBdr>
                    <w:top w:val="none" w:sz="0" w:space="0" w:color="auto"/>
                    <w:left w:val="none" w:sz="0" w:space="0" w:color="auto"/>
                    <w:bottom w:val="none" w:sz="0" w:space="0" w:color="auto"/>
                    <w:right w:val="none" w:sz="0" w:space="0" w:color="auto"/>
                  </w:divBdr>
                  <w:divsChild>
                    <w:div w:id="3553750">
                      <w:marLeft w:val="0"/>
                      <w:marRight w:val="0"/>
                      <w:marTop w:val="0"/>
                      <w:marBottom w:val="0"/>
                      <w:divBdr>
                        <w:top w:val="none" w:sz="0" w:space="0" w:color="auto"/>
                        <w:left w:val="none" w:sz="0" w:space="0" w:color="auto"/>
                        <w:bottom w:val="none" w:sz="0" w:space="0" w:color="auto"/>
                        <w:right w:val="none" w:sz="0" w:space="0" w:color="auto"/>
                      </w:divBdr>
                      <w:divsChild>
                        <w:div w:id="156475302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60360559">
      <w:bodyDiv w:val="1"/>
      <w:marLeft w:val="0"/>
      <w:marRight w:val="0"/>
      <w:marTop w:val="0"/>
      <w:marBottom w:val="0"/>
      <w:divBdr>
        <w:top w:val="none" w:sz="0" w:space="0" w:color="auto"/>
        <w:left w:val="none" w:sz="0" w:space="0" w:color="auto"/>
        <w:bottom w:val="none" w:sz="0" w:space="0" w:color="auto"/>
        <w:right w:val="none" w:sz="0" w:space="0" w:color="auto"/>
      </w:divBdr>
    </w:div>
    <w:div w:id="561791520">
      <w:bodyDiv w:val="1"/>
      <w:marLeft w:val="0"/>
      <w:marRight w:val="0"/>
      <w:marTop w:val="0"/>
      <w:marBottom w:val="0"/>
      <w:divBdr>
        <w:top w:val="none" w:sz="0" w:space="0" w:color="auto"/>
        <w:left w:val="none" w:sz="0" w:space="0" w:color="auto"/>
        <w:bottom w:val="none" w:sz="0" w:space="0" w:color="auto"/>
        <w:right w:val="none" w:sz="0" w:space="0" w:color="auto"/>
      </w:divBdr>
      <w:divsChild>
        <w:div w:id="1215509069">
          <w:marLeft w:val="240"/>
          <w:marRight w:val="0"/>
          <w:marTop w:val="240"/>
          <w:marBottom w:val="240"/>
          <w:divBdr>
            <w:top w:val="none" w:sz="0" w:space="0" w:color="auto"/>
            <w:left w:val="none" w:sz="0" w:space="0" w:color="auto"/>
            <w:bottom w:val="none" w:sz="0" w:space="0" w:color="auto"/>
            <w:right w:val="none" w:sz="0" w:space="0" w:color="auto"/>
          </w:divBdr>
        </w:div>
        <w:div w:id="1260142580">
          <w:marLeft w:val="240"/>
          <w:marRight w:val="0"/>
          <w:marTop w:val="240"/>
          <w:marBottom w:val="240"/>
          <w:divBdr>
            <w:top w:val="none" w:sz="0" w:space="0" w:color="auto"/>
            <w:left w:val="none" w:sz="0" w:space="0" w:color="auto"/>
            <w:bottom w:val="none" w:sz="0" w:space="0" w:color="auto"/>
            <w:right w:val="none" w:sz="0" w:space="0" w:color="auto"/>
          </w:divBdr>
        </w:div>
        <w:div w:id="476723328">
          <w:marLeft w:val="240"/>
          <w:marRight w:val="0"/>
          <w:marTop w:val="240"/>
          <w:marBottom w:val="240"/>
          <w:divBdr>
            <w:top w:val="none" w:sz="0" w:space="0" w:color="auto"/>
            <w:left w:val="none" w:sz="0" w:space="0" w:color="auto"/>
            <w:bottom w:val="none" w:sz="0" w:space="0" w:color="auto"/>
            <w:right w:val="none" w:sz="0" w:space="0" w:color="auto"/>
          </w:divBdr>
        </w:div>
        <w:div w:id="494759272">
          <w:marLeft w:val="240"/>
          <w:marRight w:val="0"/>
          <w:marTop w:val="240"/>
          <w:marBottom w:val="240"/>
          <w:divBdr>
            <w:top w:val="none" w:sz="0" w:space="0" w:color="auto"/>
            <w:left w:val="none" w:sz="0" w:space="0" w:color="auto"/>
            <w:bottom w:val="none" w:sz="0" w:space="0" w:color="auto"/>
            <w:right w:val="none" w:sz="0" w:space="0" w:color="auto"/>
          </w:divBdr>
        </w:div>
        <w:div w:id="1332367250">
          <w:marLeft w:val="240"/>
          <w:marRight w:val="0"/>
          <w:marTop w:val="240"/>
          <w:marBottom w:val="240"/>
          <w:divBdr>
            <w:top w:val="none" w:sz="0" w:space="0" w:color="auto"/>
            <w:left w:val="none" w:sz="0" w:space="0" w:color="auto"/>
            <w:bottom w:val="none" w:sz="0" w:space="0" w:color="auto"/>
            <w:right w:val="none" w:sz="0" w:space="0" w:color="auto"/>
          </w:divBdr>
        </w:div>
      </w:divsChild>
    </w:div>
    <w:div w:id="564803698">
      <w:bodyDiv w:val="1"/>
      <w:marLeft w:val="0"/>
      <w:marRight w:val="0"/>
      <w:marTop w:val="0"/>
      <w:marBottom w:val="0"/>
      <w:divBdr>
        <w:top w:val="none" w:sz="0" w:space="0" w:color="auto"/>
        <w:left w:val="none" w:sz="0" w:space="0" w:color="auto"/>
        <w:bottom w:val="none" w:sz="0" w:space="0" w:color="auto"/>
        <w:right w:val="none" w:sz="0" w:space="0" w:color="auto"/>
      </w:divBdr>
      <w:divsChild>
        <w:div w:id="1132871367">
          <w:marLeft w:val="0"/>
          <w:marRight w:val="240"/>
          <w:marTop w:val="0"/>
          <w:marBottom w:val="0"/>
          <w:divBdr>
            <w:top w:val="none" w:sz="0" w:space="0" w:color="auto"/>
            <w:left w:val="none" w:sz="0" w:space="0" w:color="auto"/>
            <w:bottom w:val="none" w:sz="0" w:space="0" w:color="auto"/>
            <w:right w:val="none" w:sz="0" w:space="0" w:color="auto"/>
          </w:divBdr>
          <w:divsChild>
            <w:div w:id="178860798">
              <w:marLeft w:val="0"/>
              <w:marRight w:val="0"/>
              <w:marTop w:val="0"/>
              <w:marBottom w:val="0"/>
              <w:divBdr>
                <w:top w:val="none" w:sz="0" w:space="0" w:color="auto"/>
                <w:left w:val="none" w:sz="0" w:space="0" w:color="auto"/>
                <w:bottom w:val="none" w:sz="0" w:space="0" w:color="auto"/>
                <w:right w:val="none" w:sz="0" w:space="0" w:color="auto"/>
              </w:divBdr>
              <w:divsChild>
                <w:div w:id="71037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7286">
          <w:marLeft w:val="0"/>
          <w:marRight w:val="240"/>
          <w:marTop w:val="0"/>
          <w:marBottom w:val="0"/>
          <w:divBdr>
            <w:top w:val="none" w:sz="0" w:space="0" w:color="auto"/>
            <w:left w:val="none" w:sz="0" w:space="0" w:color="auto"/>
            <w:bottom w:val="none" w:sz="0" w:space="0" w:color="auto"/>
            <w:right w:val="none" w:sz="0" w:space="0" w:color="auto"/>
          </w:divBdr>
          <w:divsChild>
            <w:div w:id="885458084">
              <w:marLeft w:val="0"/>
              <w:marRight w:val="0"/>
              <w:marTop w:val="0"/>
              <w:marBottom w:val="0"/>
              <w:divBdr>
                <w:top w:val="none" w:sz="0" w:space="0" w:color="auto"/>
                <w:left w:val="none" w:sz="0" w:space="0" w:color="auto"/>
                <w:bottom w:val="none" w:sz="0" w:space="0" w:color="auto"/>
                <w:right w:val="none" w:sz="0" w:space="0" w:color="auto"/>
              </w:divBdr>
              <w:divsChild>
                <w:div w:id="182369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59814">
          <w:marLeft w:val="0"/>
          <w:marRight w:val="0"/>
          <w:marTop w:val="750"/>
          <w:marBottom w:val="0"/>
          <w:divBdr>
            <w:top w:val="none" w:sz="0" w:space="0" w:color="auto"/>
            <w:left w:val="none" w:sz="0" w:space="0" w:color="auto"/>
            <w:bottom w:val="none" w:sz="0" w:space="0" w:color="auto"/>
            <w:right w:val="none" w:sz="0" w:space="0" w:color="auto"/>
          </w:divBdr>
          <w:divsChild>
            <w:div w:id="1470779919">
              <w:marLeft w:val="0"/>
              <w:marRight w:val="0"/>
              <w:marTop w:val="0"/>
              <w:marBottom w:val="0"/>
              <w:divBdr>
                <w:top w:val="none" w:sz="0" w:space="0" w:color="auto"/>
                <w:left w:val="none" w:sz="0" w:space="0" w:color="auto"/>
                <w:bottom w:val="none" w:sz="0" w:space="0" w:color="auto"/>
                <w:right w:val="none" w:sz="0" w:space="0" w:color="auto"/>
              </w:divBdr>
              <w:divsChild>
                <w:div w:id="12444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158354">
      <w:bodyDiv w:val="1"/>
      <w:marLeft w:val="0"/>
      <w:marRight w:val="0"/>
      <w:marTop w:val="0"/>
      <w:marBottom w:val="0"/>
      <w:divBdr>
        <w:top w:val="none" w:sz="0" w:space="0" w:color="auto"/>
        <w:left w:val="none" w:sz="0" w:space="0" w:color="auto"/>
        <w:bottom w:val="none" w:sz="0" w:space="0" w:color="auto"/>
        <w:right w:val="none" w:sz="0" w:space="0" w:color="auto"/>
      </w:divBdr>
      <w:divsChild>
        <w:div w:id="1991518038">
          <w:marLeft w:val="0"/>
          <w:marRight w:val="240"/>
          <w:marTop w:val="0"/>
          <w:marBottom w:val="0"/>
          <w:divBdr>
            <w:top w:val="none" w:sz="0" w:space="0" w:color="auto"/>
            <w:left w:val="none" w:sz="0" w:space="0" w:color="auto"/>
            <w:bottom w:val="none" w:sz="0" w:space="0" w:color="auto"/>
            <w:right w:val="none" w:sz="0" w:space="0" w:color="auto"/>
          </w:divBdr>
          <w:divsChild>
            <w:div w:id="968366071">
              <w:marLeft w:val="0"/>
              <w:marRight w:val="0"/>
              <w:marTop w:val="0"/>
              <w:marBottom w:val="0"/>
              <w:divBdr>
                <w:top w:val="none" w:sz="0" w:space="0" w:color="auto"/>
                <w:left w:val="none" w:sz="0" w:space="0" w:color="auto"/>
                <w:bottom w:val="none" w:sz="0" w:space="0" w:color="auto"/>
                <w:right w:val="none" w:sz="0" w:space="0" w:color="auto"/>
              </w:divBdr>
              <w:divsChild>
                <w:div w:id="35881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8328">
          <w:marLeft w:val="0"/>
          <w:marRight w:val="240"/>
          <w:marTop w:val="0"/>
          <w:marBottom w:val="0"/>
          <w:divBdr>
            <w:top w:val="none" w:sz="0" w:space="0" w:color="auto"/>
            <w:left w:val="none" w:sz="0" w:space="0" w:color="auto"/>
            <w:bottom w:val="none" w:sz="0" w:space="0" w:color="auto"/>
            <w:right w:val="none" w:sz="0" w:space="0" w:color="auto"/>
          </w:divBdr>
          <w:divsChild>
            <w:div w:id="4212907">
              <w:marLeft w:val="0"/>
              <w:marRight w:val="0"/>
              <w:marTop w:val="0"/>
              <w:marBottom w:val="0"/>
              <w:divBdr>
                <w:top w:val="none" w:sz="0" w:space="0" w:color="auto"/>
                <w:left w:val="none" w:sz="0" w:space="0" w:color="auto"/>
                <w:bottom w:val="none" w:sz="0" w:space="0" w:color="auto"/>
                <w:right w:val="none" w:sz="0" w:space="0" w:color="auto"/>
              </w:divBdr>
              <w:divsChild>
                <w:div w:id="65568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02406">
          <w:marLeft w:val="0"/>
          <w:marRight w:val="0"/>
          <w:marTop w:val="750"/>
          <w:marBottom w:val="0"/>
          <w:divBdr>
            <w:top w:val="none" w:sz="0" w:space="0" w:color="auto"/>
            <w:left w:val="none" w:sz="0" w:space="0" w:color="auto"/>
            <w:bottom w:val="none" w:sz="0" w:space="0" w:color="auto"/>
            <w:right w:val="none" w:sz="0" w:space="0" w:color="auto"/>
          </w:divBdr>
          <w:divsChild>
            <w:div w:id="1572615830">
              <w:marLeft w:val="0"/>
              <w:marRight w:val="0"/>
              <w:marTop w:val="0"/>
              <w:marBottom w:val="0"/>
              <w:divBdr>
                <w:top w:val="none" w:sz="0" w:space="0" w:color="auto"/>
                <w:left w:val="none" w:sz="0" w:space="0" w:color="auto"/>
                <w:bottom w:val="none" w:sz="0" w:space="0" w:color="auto"/>
                <w:right w:val="none" w:sz="0" w:space="0" w:color="auto"/>
              </w:divBdr>
              <w:divsChild>
                <w:div w:id="1881435603">
                  <w:marLeft w:val="0"/>
                  <w:marRight w:val="0"/>
                  <w:marTop w:val="0"/>
                  <w:marBottom w:val="0"/>
                  <w:divBdr>
                    <w:top w:val="none" w:sz="0" w:space="0" w:color="auto"/>
                    <w:left w:val="none" w:sz="0" w:space="0" w:color="auto"/>
                    <w:bottom w:val="none" w:sz="0" w:space="0" w:color="auto"/>
                    <w:right w:val="none" w:sz="0" w:space="0" w:color="auto"/>
                  </w:divBdr>
                  <w:divsChild>
                    <w:div w:id="1482036051">
                      <w:marLeft w:val="0"/>
                      <w:marRight w:val="0"/>
                      <w:marTop w:val="0"/>
                      <w:marBottom w:val="0"/>
                      <w:divBdr>
                        <w:top w:val="none" w:sz="0" w:space="0" w:color="auto"/>
                        <w:left w:val="none" w:sz="0" w:space="0" w:color="auto"/>
                        <w:bottom w:val="none" w:sz="0" w:space="0" w:color="auto"/>
                        <w:right w:val="none" w:sz="0" w:space="0" w:color="auto"/>
                      </w:divBdr>
                      <w:divsChild>
                        <w:div w:id="3285067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74825728">
      <w:bodyDiv w:val="1"/>
      <w:marLeft w:val="0"/>
      <w:marRight w:val="0"/>
      <w:marTop w:val="0"/>
      <w:marBottom w:val="0"/>
      <w:divBdr>
        <w:top w:val="none" w:sz="0" w:space="0" w:color="auto"/>
        <w:left w:val="none" w:sz="0" w:space="0" w:color="auto"/>
        <w:bottom w:val="none" w:sz="0" w:space="0" w:color="auto"/>
        <w:right w:val="none" w:sz="0" w:space="0" w:color="auto"/>
      </w:divBdr>
    </w:div>
    <w:div w:id="576593172">
      <w:bodyDiv w:val="1"/>
      <w:marLeft w:val="0"/>
      <w:marRight w:val="0"/>
      <w:marTop w:val="0"/>
      <w:marBottom w:val="0"/>
      <w:divBdr>
        <w:top w:val="none" w:sz="0" w:space="0" w:color="auto"/>
        <w:left w:val="none" w:sz="0" w:space="0" w:color="auto"/>
        <w:bottom w:val="none" w:sz="0" w:space="0" w:color="auto"/>
        <w:right w:val="none" w:sz="0" w:space="0" w:color="auto"/>
      </w:divBdr>
      <w:divsChild>
        <w:div w:id="358507340">
          <w:marLeft w:val="0"/>
          <w:marRight w:val="240"/>
          <w:marTop w:val="0"/>
          <w:marBottom w:val="0"/>
          <w:divBdr>
            <w:top w:val="none" w:sz="0" w:space="0" w:color="auto"/>
            <w:left w:val="none" w:sz="0" w:space="0" w:color="auto"/>
            <w:bottom w:val="none" w:sz="0" w:space="0" w:color="auto"/>
            <w:right w:val="none" w:sz="0" w:space="0" w:color="auto"/>
          </w:divBdr>
          <w:divsChild>
            <w:div w:id="1763916047">
              <w:marLeft w:val="0"/>
              <w:marRight w:val="0"/>
              <w:marTop w:val="0"/>
              <w:marBottom w:val="0"/>
              <w:divBdr>
                <w:top w:val="none" w:sz="0" w:space="0" w:color="auto"/>
                <w:left w:val="none" w:sz="0" w:space="0" w:color="auto"/>
                <w:bottom w:val="none" w:sz="0" w:space="0" w:color="auto"/>
                <w:right w:val="none" w:sz="0" w:space="0" w:color="auto"/>
              </w:divBdr>
              <w:divsChild>
                <w:div w:id="1008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0903">
          <w:marLeft w:val="0"/>
          <w:marRight w:val="240"/>
          <w:marTop w:val="0"/>
          <w:marBottom w:val="0"/>
          <w:divBdr>
            <w:top w:val="none" w:sz="0" w:space="0" w:color="auto"/>
            <w:left w:val="none" w:sz="0" w:space="0" w:color="auto"/>
            <w:bottom w:val="none" w:sz="0" w:space="0" w:color="auto"/>
            <w:right w:val="none" w:sz="0" w:space="0" w:color="auto"/>
          </w:divBdr>
          <w:divsChild>
            <w:div w:id="761993175">
              <w:marLeft w:val="0"/>
              <w:marRight w:val="0"/>
              <w:marTop w:val="0"/>
              <w:marBottom w:val="0"/>
              <w:divBdr>
                <w:top w:val="none" w:sz="0" w:space="0" w:color="auto"/>
                <w:left w:val="none" w:sz="0" w:space="0" w:color="auto"/>
                <w:bottom w:val="none" w:sz="0" w:space="0" w:color="auto"/>
                <w:right w:val="none" w:sz="0" w:space="0" w:color="auto"/>
              </w:divBdr>
              <w:divsChild>
                <w:div w:id="2439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76293">
          <w:marLeft w:val="0"/>
          <w:marRight w:val="0"/>
          <w:marTop w:val="750"/>
          <w:marBottom w:val="0"/>
          <w:divBdr>
            <w:top w:val="none" w:sz="0" w:space="0" w:color="auto"/>
            <w:left w:val="none" w:sz="0" w:space="0" w:color="auto"/>
            <w:bottom w:val="none" w:sz="0" w:space="0" w:color="auto"/>
            <w:right w:val="none" w:sz="0" w:space="0" w:color="auto"/>
          </w:divBdr>
          <w:divsChild>
            <w:div w:id="1356274410">
              <w:marLeft w:val="0"/>
              <w:marRight w:val="0"/>
              <w:marTop w:val="0"/>
              <w:marBottom w:val="0"/>
              <w:divBdr>
                <w:top w:val="none" w:sz="0" w:space="0" w:color="auto"/>
                <w:left w:val="none" w:sz="0" w:space="0" w:color="auto"/>
                <w:bottom w:val="none" w:sz="0" w:space="0" w:color="auto"/>
                <w:right w:val="none" w:sz="0" w:space="0" w:color="auto"/>
              </w:divBdr>
              <w:divsChild>
                <w:div w:id="1638335604">
                  <w:marLeft w:val="0"/>
                  <w:marRight w:val="0"/>
                  <w:marTop w:val="0"/>
                  <w:marBottom w:val="0"/>
                  <w:divBdr>
                    <w:top w:val="none" w:sz="0" w:space="0" w:color="auto"/>
                    <w:left w:val="none" w:sz="0" w:space="0" w:color="auto"/>
                    <w:bottom w:val="none" w:sz="0" w:space="0" w:color="auto"/>
                    <w:right w:val="none" w:sz="0" w:space="0" w:color="auto"/>
                  </w:divBdr>
                  <w:divsChild>
                    <w:div w:id="16235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218747">
      <w:bodyDiv w:val="1"/>
      <w:marLeft w:val="0"/>
      <w:marRight w:val="0"/>
      <w:marTop w:val="0"/>
      <w:marBottom w:val="0"/>
      <w:divBdr>
        <w:top w:val="none" w:sz="0" w:space="0" w:color="auto"/>
        <w:left w:val="none" w:sz="0" w:space="0" w:color="auto"/>
        <w:bottom w:val="none" w:sz="0" w:space="0" w:color="auto"/>
        <w:right w:val="none" w:sz="0" w:space="0" w:color="auto"/>
      </w:divBdr>
      <w:divsChild>
        <w:div w:id="1450050293">
          <w:marLeft w:val="0"/>
          <w:marRight w:val="0"/>
          <w:marTop w:val="0"/>
          <w:marBottom w:val="0"/>
          <w:divBdr>
            <w:top w:val="none" w:sz="0" w:space="0" w:color="auto"/>
            <w:left w:val="none" w:sz="0" w:space="0" w:color="auto"/>
            <w:bottom w:val="none" w:sz="0" w:space="0" w:color="auto"/>
            <w:right w:val="none" w:sz="0" w:space="0" w:color="auto"/>
          </w:divBdr>
          <w:divsChild>
            <w:div w:id="1500734023">
              <w:marLeft w:val="0"/>
              <w:marRight w:val="0"/>
              <w:marTop w:val="0"/>
              <w:marBottom w:val="0"/>
              <w:divBdr>
                <w:top w:val="none" w:sz="0" w:space="0" w:color="auto"/>
                <w:left w:val="none" w:sz="0" w:space="0" w:color="auto"/>
                <w:bottom w:val="none" w:sz="0" w:space="0" w:color="auto"/>
                <w:right w:val="none" w:sz="0" w:space="0" w:color="auto"/>
              </w:divBdr>
              <w:divsChild>
                <w:div w:id="122567795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47504909">
          <w:marLeft w:val="0"/>
          <w:marRight w:val="0"/>
          <w:marTop w:val="0"/>
          <w:marBottom w:val="0"/>
          <w:divBdr>
            <w:top w:val="none" w:sz="0" w:space="0" w:color="auto"/>
            <w:left w:val="none" w:sz="0" w:space="0" w:color="auto"/>
            <w:bottom w:val="none" w:sz="0" w:space="0" w:color="auto"/>
            <w:right w:val="none" w:sz="0" w:space="0" w:color="auto"/>
          </w:divBdr>
          <w:divsChild>
            <w:div w:id="699359236">
              <w:marLeft w:val="0"/>
              <w:marRight w:val="0"/>
              <w:marTop w:val="0"/>
              <w:marBottom w:val="0"/>
              <w:divBdr>
                <w:top w:val="none" w:sz="0" w:space="0" w:color="auto"/>
                <w:left w:val="none" w:sz="0" w:space="0" w:color="auto"/>
                <w:bottom w:val="none" w:sz="0" w:space="0" w:color="auto"/>
                <w:right w:val="none" w:sz="0" w:space="0" w:color="auto"/>
              </w:divBdr>
              <w:divsChild>
                <w:div w:id="513224882">
                  <w:marLeft w:val="0"/>
                  <w:marRight w:val="0"/>
                  <w:marTop w:val="0"/>
                  <w:marBottom w:val="0"/>
                  <w:divBdr>
                    <w:top w:val="none" w:sz="0" w:space="0" w:color="auto"/>
                    <w:left w:val="none" w:sz="0" w:space="0" w:color="auto"/>
                    <w:bottom w:val="none" w:sz="0" w:space="0" w:color="auto"/>
                    <w:right w:val="none" w:sz="0" w:space="0" w:color="auto"/>
                  </w:divBdr>
                  <w:divsChild>
                    <w:div w:id="1893614215">
                      <w:marLeft w:val="0"/>
                      <w:marRight w:val="0"/>
                      <w:marTop w:val="0"/>
                      <w:marBottom w:val="0"/>
                      <w:divBdr>
                        <w:top w:val="none" w:sz="0" w:space="0" w:color="auto"/>
                        <w:left w:val="none" w:sz="0" w:space="0" w:color="auto"/>
                        <w:bottom w:val="none" w:sz="0" w:space="0" w:color="auto"/>
                        <w:right w:val="none" w:sz="0" w:space="0" w:color="auto"/>
                      </w:divBdr>
                      <w:divsChild>
                        <w:div w:id="1077167098">
                          <w:marLeft w:val="0"/>
                          <w:marRight w:val="0"/>
                          <w:marTop w:val="0"/>
                          <w:marBottom w:val="0"/>
                          <w:divBdr>
                            <w:top w:val="none" w:sz="0" w:space="0" w:color="auto"/>
                            <w:left w:val="none" w:sz="0" w:space="0" w:color="auto"/>
                            <w:bottom w:val="none" w:sz="0" w:space="0" w:color="auto"/>
                            <w:right w:val="none" w:sz="0" w:space="0" w:color="auto"/>
                          </w:divBdr>
                          <w:divsChild>
                            <w:div w:id="1637880915">
                              <w:marLeft w:val="0"/>
                              <w:marRight w:val="0"/>
                              <w:marTop w:val="0"/>
                              <w:marBottom w:val="0"/>
                              <w:divBdr>
                                <w:top w:val="none" w:sz="0" w:space="0" w:color="auto"/>
                                <w:left w:val="none" w:sz="0" w:space="0" w:color="auto"/>
                                <w:bottom w:val="none" w:sz="0" w:space="0" w:color="auto"/>
                                <w:right w:val="none" w:sz="0" w:space="0" w:color="auto"/>
                              </w:divBdr>
                              <w:divsChild>
                                <w:div w:id="362707355">
                                  <w:marLeft w:val="0"/>
                                  <w:marRight w:val="0"/>
                                  <w:marTop w:val="0"/>
                                  <w:marBottom w:val="75"/>
                                  <w:divBdr>
                                    <w:top w:val="none" w:sz="0" w:space="0" w:color="auto"/>
                                    <w:left w:val="none" w:sz="0" w:space="0" w:color="auto"/>
                                    <w:bottom w:val="none" w:sz="0" w:space="0" w:color="auto"/>
                                    <w:right w:val="none" w:sz="0" w:space="0" w:color="auto"/>
                                  </w:divBdr>
                                  <w:divsChild>
                                    <w:div w:id="200273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165526">
                      <w:marLeft w:val="0"/>
                      <w:marRight w:val="0"/>
                      <w:marTop w:val="0"/>
                      <w:marBottom w:val="0"/>
                      <w:divBdr>
                        <w:top w:val="none" w:sz="0" w:space="0" w:color="auto"/>
                        <w:left w:val="none" w:sz="0" w:space="0" w:color="auto"/>
                        <w:bottom w:val="none" w:sz="0" w:space="0" w:color="auto"/>
                        <w:right w:val="none" w:sz="0" w:space="0" w:color="auto"/>
                      </w:divBdr>
                      <w:divsChild>
                        <w:div w:id="925918821">
                          <w:marLeft w:val="0"/>
                          <w:marRight w:val="0"/>
                          <w:marTop w:val="0"/>
                          <w:marBottom w:val="0"/>
                          <w:divBdr>
                            <w:top w:val="none" w:sz="0" w:space="0" w:color="auto"/>
                            <w:left w:val="none" w:sz="0" w:space="0" w:color="auto"/>
                            <w:bottom w:val="none" w:sz="0" w:space="0" w:color="auto"/>
                            <w:right w:val="none" w:sz="0" w:space="0" w:color="auto"/>
                          </w:divBdr>
                          <w:divsChild>
                            <w:div w:id="14007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652142">
      <w:bodyDiv w:val="1"/>
      <w:marLeft w:val="0"/>
      <w:marRight w:val="0"/>
      <w:marTop w:val="0"/>
      <w:marBottom w:val="0"/>
      <w:divBdr>
        <w:top w:val="none" w:sz="0" w:space="0" w:color="auto"/>
        <w:left w:val="none" w:sz="0" w:space="0" w:color="auto"/>
        <w:bottom w:val="none" w:sz="0" w:space="0" w:color="auto"/>
        <w:right w:val="none" w:sz="0" w:space="0" w:color="auto"/>
      </w:divBdr>
      <w:divsChild>
        <w:div w:id="340745070">
          <w:marLeft w:val="0"/>
          <w:marRight w:val="240"/>
          <w:marTop w:val="0"/>
          <w:marBottom w:val="0"/>
          <w:divBdr>
            <w:top w:val="none" w:sz="0" w:space="0" w:color="auto"/>
            <w:left w:val="none" w:sz="0" w:space="0" w:color="auto"/>
            <w:bottom w:val="none" w:sz="0" w:space="0" w:color="auto"/>
            <w:right w:val="none" w:sz="0" w:space="0" w:color="auto"/>
          </w:divBdr>
          <w:divsChild>
            <w:div w:id="862135249">
              <w:marLeft w:val="0"/>
              <w:marRight w:val="0"/>
              <w:marTop w:val="0"/>
              <w:marBottom w:val="0"/>
              <w:divBdr>
                <w:top w:val="none" w:sz="0" w:space="0" w:color="auto"/>
                <w:left w:val="none" w:sz="0" w:space="0" w:color="auto"/>
                <w:bottom w:val="none" w:sz="0" w:space="0" w:color="auto"/>
                <w:right w:val="none" w:sz="0" w:space="0" w:color="auto"/>
              </w:divBdr>
              <w:divsChild>
                <w:div w:id="101515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6794">
          <w:marLeft w:val="0"/>
          <w:marRight w:val="240"/>
          <w:marTop w:val="0"/>
          <w:marBottom w:val="0"/>
          <w:divBdr>
            <w:top w:val="none" w:sz="0" w:space="0" w:color="auto"/>
            <w:left w:val="none" w:sz="0" w:space="0" w:color="auto"/>
            <w:bottom w:val="none" w:sz="0" w:space="0" w:color="auto"/>
            <w:right w:val="none" w:sz="0" w:space="0" w:color="auto"/>
          </w:divBdr>
          <w:divsChild>
            <w:div w:id="1571382017">
              <w:marLeft w:val="0"/>
              <w:marRight w:val="0"/>
              <w:marTop w:val="0"/>
              <w:marBottom w:val="0"/>
              <w:divBdr>
                <w:top w:val="none" w:sz="0" w:space="0" w:color="auto"/>
                <w:left w:val="none" w:sz="0" w:space="0" w:color="auto"/>
                <w:bottom w:val="none" w:sz="0" w:space="0" w:color="auto"/>
                <w:right w:val="none" w:sz="0" w:space="0" w:color="auto"/>
              </w:divBdr>
              <w:divsChild>
                <w:div w:id="4831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6020">
          <w:marLeft w:val="0"/>
          <w:marRight w:val="0"/>
          <w:marTop w:val="750"/>
          <w:marBottom w:val="0"/>
          <w:divBdr>
            <w:top w:val="none" w:sz="0" w:space="0" w:color="auto"/>
            <w:left w:val="none" w:sz="0" w:space="0" w:color="auto"/>
            <w:bottom w:val="none" w:sz="0" w:space="0" w:color="auto"/>
            <w:right w:val="none" w:sz="0" w:space="0" w:color="auto"/>
          </w:divBdr>
          <w:divsChild>
            <w:div w:id="1674408909">
              <w:marLeft w:val="0"/>
              <w:marRight w:val="0"/>
              <w:marTop w:val="0"/>
              <w:marBottom w:val="0"/>
              <w:divBdr>
                <w:top w:val="none" w:sz="0" w:space="0" w:color="auto"/>
                <w:left w:val="none" w:sz="0" w:space="0" w:color="auto"/>
                <w:bottom w:val="none" w:sz="0" w:space="0" w:color="auto"/>
                <w:right w:val="none" w:sz="0" w:space="0" w:color="auto"/>
              </w:divBdr>
              <w:divsChild>
                <w:div w:id="108357748">
                  <w:marLeft w:val="0"/>
                  <w:marRight w:val="0"/>
                  <w:marTop w:val="0"/>
                  <w:marBottom w:val="0"/>
                  <w:divBdr>
                    <w:top w:val="none" w:sz="0" w:space="0" w:color="auto"/>
                    <w:left w:val="none" w:sz="0" w:space="0" w:color="auto"/>
                    <w:bottom w:val="none" w:sz="0" w:space="0" w:color="auto"/>
                    <w:right w:val="none" w:sz="0" w:space="0" w:color="auto"/>
                  </w:divBdr>
                  <w:divsChild>
                    <w:div w:id="727463486">
                      <w:marLeft w:val="0"/>
                      <w:marRight w:val="0"/>
                      <w:marTop w:val="0"/>
                      <w:marBottom w:val="0"/>
                      <w:divBdr>
                        <w:top w:val="none" w:sz="0" w:space="0" w:color="auto"/>
                        <w:left w:val="none" w:sz="0" w:space="0" w:color="auto"/>
                        <w:bottom w:val="none" w:sz="0" w:space="0" w:color="auto"/>
                        <w:right w:val="none" w:sz="0" w:space="0" w:color="auto"/>
                      </w:divBdr>
                      <w:divsChild>
                        <w:div w:id="97807251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88733565">
      <w:bodyDiv w:val="1"/>
      <w:marLeft w:val="0"/>
      <w:marRight w:val="0"/>
      <w:marTop w:val="0"/>
      <w:marBottom w:val="0"/>
      <w:divBdr>
        <w:top w:val="none" w:sz="0" w:space="0" w:color="auto"/>
        <w:left w:val="none" w:sz="0" w:space="0" w:color="auto"/>
        <w:bottom w:val="none" w:sz="0" w:space="0" w:color="auto"/>
        <w:right w:val="none" w:sz="0" w:space="0" w:color="auto"/>
      </w:divBdr>
    </w:div>
    <w:div w:id="594174037">
      <w:bodyDiv w:val="1"/>
      <w:marLeft w:val="0"/>
      <w:marRight w:val="0"/>
      <w:marTop w:val="0"/>
      <w:marBottom w:val="0"/>
      <w:divBdr>
        <w:top w:val="none" w:sz="0" w:space="0" w:color="auto"/>
        <w:left w:val="none" w:sz="0" w:space="0" w:color="auto"/>
        <w:bottom w:val="none" w:sz="0" w:space="0" w:color="auto"/>
        <w:right w:val="none" w:sz="0" w:space="0" w:color="auto"/>
      </w:divBdr>
      <w:divsChild>
        <w:div w:id="1036082299">
          <w:marLeft w:val="240"/>
          <w:marRight w:val="0"/>
          <w:marTop w:val="240"/>
          <w:marBottom w:val="240"/>
          <w:divBdr>
            <w:top w:val="none" w:sz="0" w:space="0" w:color="auto"/>
            <w:left w:val="none" w:sz="0" w:space="0" w:color="auto"/>
            <w:bottom w:val="none" w:sz="0" w:space="0" w:color="auto"/>
            <w:right w:val="none" w:sz="0" w:space="0" w:color="auto"/>
          </w:divBdr>
        </w:div>
        <w:div w:id="2049143707">
          <w:marLeft w:val="0"/>
          <w:marRight w:val="0"/>
          <w:marTop w:val="0"/>
          <w:marBottom w:val="0"/>
          <w:divBdr>
            <w:top w:val="none" w:sz="0" w:space="0" w:color="auto"/>
            <w:left w:val="none" w:sz="0" w:space="0" w:color="auto"/>
            <w:bottom w:val="none" w:sz="0" w:space="0" w:color="auto"/>
            <w:right w:val="none" w:sz="0" w:space="0" w:color="auto"/>
          </w:divBdr>
        </w:div>
      </w:divsChild>
    </w:div>
    <w:div w:id="595407311">
      <w:bodyDiv w:val="1"/>
      <w:marLeft w:val="0"/>
      <w:marRight w:val="0"/>
      <w:marTop w:val="0"/>
      <w:marBottom w:val="0"/>
      <w:divBdr>
        <w:top w:val="none" w:sz="0" w:space="0" w:color="auto"/>
        <w:left w:val="none" w:sz="0" w:space="0" w:color="auto"/>
        <w:bottom w:val="none" w:sz="0" w:space="0" w:color="auto"/>
        <w:right w:val="none" w:sz="0" w:space="0" w:color="auto"/>
      </w:divBdr>
      <w:divsChild>
        <w:div w:id="1927299788">
          <w:marLeft w:val="0"/>
          <w:marRight w:val="0"/>
          <w:marTop w:val="0"/>
          <w:marBottom w:val="0"/>
          <w:divBdr>
            <w:top w:val="none" w:sz="0" w:space="0" w:color="auto"/>
            <w:left w:val="none" w:sz="0" w:space="0" w:color="auto"/>
            <w:bottom w:val="none" w:sz="0" w:space="0" w:color="auto"/>
            <w:right w:val="none" w:sz="0" w:space="0" w:color="auto"/>
          </w:divBdr>
          <w:divsChild>
            <w:div w:id="926696732">
              <w:marLeft w:val="0"/>
              <w:marRight w:val="0"/>
              <w:marTop w:val="0"/>
              <w:marBottom w:val="0"/>
              <w:divBdr>
                <w:top w:val="none" w:sz="0" w:space="0" w:color="auto"/>
                <w:left w:val="none" w:sz="0" w:space="0" w:color="auto"/>
                <w:bottom w:val="none" w:sz="0" w:space="0" w:color="auto"/>
                <w:right w:val="none" w:sz="0" w:space="0" w:color="auto"/>
              </w:divBdr>
              <w:divsChild>
                <w:div w:id="273291711">
                  <w:marLeft w:val="0"/>
                  <w:marRight w:val="0"/>
                  <w:marTop w:val="0"/>
                  <w:marBottom w:val="0"/>
                  <w:divBdr>
                    <w:top w:val="none" w:sz="0" w:space="0" w:color="auto"/>
                    <w:left w:val="none" w:sz="0" w:space="0" w:color="auto"/>
                    <w:bottom w:val="none" w:sz="0" w:space="0" w:color="auto"/>
                    <w:right w:val="none" w:sz="0" w:space="0" w:color="auto"/>
                  </w:divBdr>
                  <w:divsChild>
                    <w:div w:id="1075324664">
                      <w:marLeft w:val="0"/>
                      <w:marRight w:val="0"/>
                      <w:marTop w:val="0"/>
                      <w:marBottom w:val="0"/>
                      <w:divBdr>
                        <w:top w:val="none" w:sz="0" w:space="0" w:color="auto"/>
                        <w:left w:val="none" w:sz="0" w:space="0" w:color="auto"/>
                        <w:bottom w:val="none" w:sz="0" w:space="0" w:color="auto"/>
                        <w:right w:val="none" w:sz="0" w:space="0" w:color="auto"/>
                      </w:divBdr>
                      <w:divsChild>
                        <w:div w:id="1050878343">
                          <w:marLeft w:val="0"/>
                          <w:marRight w:val="0"/>
                          <w:marTop w:val="0"/>
                          <w:marBottom w:val="0"/>
                          <w:divBdr>
                            <w:top w:val="none" w:sz="0" w:space="0" w:color="auto"/>
                            <w:left w:val="none" w:sz="0" w:space="0" w:color="auto"/>
                            <w:bottom w:val="none" w:sz="0" w:space="0" w:color="auto"/>
                            <w:right w:val="none" w:sz="0" w:space="0" w:color="auto"/>
                          </w:divBdr>
                          <w:divsChild>
                            <w:div w:id="818424243">
                              <w:marLeft w:val="0"/>
                              <w:marRight w:val="0"/>
                              <w:marTop w:val="0"/>
                              <w:marBottom w:val="0"/>
                              <w:divBdr>
                                <w:top w:val="none" w:sz="0" w:space="0" w:color="auto"/>
                                <w:left w:val="none" w:sz="0" w:space="0" w:color="auto"/>
                                <w:bottom w:val="none" w:sz="0" w:space="0" w:color="auto"/>
                                <w:right w:val="none" w:sz="0" w:space="0" w:color="auto"/>
                              </w:divBdr>
                              <w:divsChild>
                                <w:div w:id="583104722">
                                  <w:marLeft w:val="0"/>
                                  <w:marRight w:val="0"/>
                                  <w:marTop w:val="0"/>
                                  <w:marBottom w:val="0"/>
                                  <w:divBdr>
                                    <w:top w:val="none" w:sz="0" w:space="0" w:color="auto"/>
                                    <w:left w:val="none" w:sz="0" w:space="0" w:color="auto"/>
                                    <w:bottom w:val="none" w:sz="0" w:space="0" w:color="auto"/>
                                    <w:right w:val="none" w:sz="0" w:space="0" w:color="auto"/>
                                  </w:divBdr>
                                  <w:divsChild>
                                    <w:div w:id="1467166811">
                                      <w:marLeft w:val="0"/>
                                      <w:marRight w:val="0"/>
                                      <w:marTop w:val="0"/>
                                      <w:marBottom w:val="0"/>
                                      <w:divBdr>
                                        <w:top w:val="none" w:sz="0" w:space="0" w:color="auto"/>
                                        <w:left w:val="none" w:sz="0" w:space="0" w:color="auto"/>
                                        <w:bottom w:val="none" w:sz="0" w:space="0" w:color="auto"/>
                                        <w:right w:val="none" w:sz="0" w:space="0" w:color="auto"/>
                                      </w:divBdr>
                                      <w:divsChild>
                                        <w:div w:id="31422421">
                                          <w:marLeft w:val="0"/>
                                          <w:marRight w:val="0"/>
                                          <w:marTop w:val="0"/>
                                          <w:marBottom w:val="0"/>
                                          <w:divBdr>
                                            <w:top w:val="none" w:sz="0" w:space="0" w:color="auto"/>
                                            <w:left w:val="none" w:sz="0" w:space="0" w:color="auto"/>
                                            <w:bottom w:val="none" w:sz="0" w:space="0" w:color="auto"/>
                                            <w:right w:val="none" w:sz="0" w:space="0" w:color="auto"/>
                                          </w:divBdr>
                                          <w:divsChild>
                                            <w:div w:id="1664047961">
                                              <w:marLeft w:val="0"/>
                                              <w:marRight w:val="0"/>
                                              <w:marTop w:val="0"/>
                                              <w:marBottom w:val="0"/>
                                              <w:divBdr>
                                                <w:top w:val="none" w:sz="0" w:space="0" w:color="auto"/>
                                                <w:left w:val="none" w:sz="0" w:space="0" w:color="auto"/>
                                                <w:bottom w:val="none" w:sz="0" w:space="0" w:color="auto"/>
                                                <w:right w:val="none" w:sz="0" w:space="0" w:color="auto"/>
                                              </w:divBdr>
                                              <w:divsChild>
                                                <w:div w:id="1694459546">
                                                  <w:marLeft w:val="0"/>
                                                  <w:marRight w:val="0"/>
                                                  <w:marTop w:val="0"/>
                                                  <w:marBottom w:val="0"/>
                                                  <w:divBdr>
                                                    <w:top w:val="none" w:sz="0" w:space="0" w:color="auto"/>
                                                    <w:left w:val="none" w:sz="0" w:space="0" w:color="auto"/>
                                                    <w:bottom w:val="none" w:sz="0" w:space="0" w:color="auto"/>
                                                    <w:right w:val="none" w:sz="0" w:space="0" w:color="auto"/>
                                                  </w:divBdr>
                                                  <w:divsChild>
                                                    <w:div w:id="638730607">
                                                      <w:marLeft w:val="0"/>
                                                      <w:marRight w:val="0"/>
                                                      <w:marTop w:val="0"/>
                                                      <w:marBottom w:val="0"/>
                                                      <w:divBdr>
                                                        <w:top w:val="none" w:sz="0" w:space="0" w:color="auto"/>
                                                        <w:left w:val="none" w:sz="0" w:space="0" w:color="auto"/>
                                                        <w:bottom w:val="none" w:sz="0" w:space="0" w:color="auto"/>
                                                        <w:right w:val="none" w:sz="0" w:space="0" w:color="auto"/>
                                                      </w:divBdr>
                                                      <w:divsChild>
                                                        <w:div w:id="1436973846">
                                                          <w:marLeft w:val="0"/>
                                                          <w:marRight w:val="0"/>
                                                          <w:marTop w:val="0"/>
                                                          <w:marBottom w:val="0"/>
                                                          <w:divBdr>
                                                            <w:top w:val="none" w:sz="0" w:space="0" w:color="auto"/>
                                                            <w:left w:val="none" w:sz="0" w:space="0" w:color="auto"/>
                                                            <w:bottom w:val="none" w:sz="0" w:space="0" w:color="auto"/>
                                                            <w:right w:val="none" w:sz="0" w:space="0" w:color="auto"/>
                                                          </w:divBdr>
                                                          <w:divsChild>
                                                            <w:div w:id="2099250793">
                                                              <w:marLeft w:val="0"/>
                                                              <w:marRight w:val="0"/>
                                                              <w:marTop w:val="0"/>
                                                              <w:marBottom w:val="0"/>
                                                              <w:divBdr>
                                                                <w:top w:val="none" w:sz="0" w:space="0" w:color="auto"/>
                                                                <w:left w:val="none" w:sz="0" w:space="0" w:color="auto"/>
                                                                <w:bottom w:val="none" w:sz="0" w:space="0" w:color="auto"/>
                                                                <w:right w:val="none" w:sz="0" w:space="0" w:color="auto"/>
                                                              </w:divBdr>
                                                              <w:divsChild>
                                                                <w:div w:id="1382485196">
                                                                  <w:marLeft w:val="0"/>
                                                                  <w:marRight w:val="0"/>
                                                                  <w:marTop w:val="0"/>
                                                                  <w:marBottom w:val="0"/>
                                                                  <w:divBdr>
                                                                    <w:top w:val="none" w:sz="0" w:space="0" w:color="auto"/>
                                                                    <w:left w:val="none" w:sz="0" w:space="0" w:color="auto"/>
                                                                    <w:bottom w:val="none" w:sz="0" w:space="0" w:color="auto"/>
                                                                    <w:right w:val="none" w:sz="0" w:space="0" w:color="auto"/>
                                                                  </w:divBdr>
                                                                  <w:divsChild>
                                                                    <w:div w:id="20503791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4771602">
                                                              <w:marLeft w:val="0"/>
                                                              <w:marRight w:val="0"/>
                                                              <w:marTop w:val="0"/>
                                                              <w:marBottom w:val="0"/>
                                                              <w:divBdr>
                                                                <w:top w:val="none" w:sz="0" w:space="0" w:color="auto"/>
                                                                <w:left w:val="none" w:sz="0" w:space="0" w:color="auto"/>
                                                                <w:bottom w:val="none" w:sz="0" w:space="0" w:color="auto"/>
                                                                <w:right w:val="none" w:sz="0" w:space="0" w:color="auto"/>
                                                              </w:divBdr>
                                                              <w:divsChild>
                                                                <w:div w:id="521281698">
                                                                  <w:marLeft w:val="0"/>
                                                                  <w:marRight w:val="0"/>
                                                                  <w:marTop w:val="0"/>
                                                                  <w:marBottom w:val="0"/>
                                                                  <w:divBdr>
                                                                    <w:top w:val="none" w:sz="0" w:space="0" w:color="auto"/>
                                                                    <w:left w:val="none" w:sz="0" w:space="0" w:color="auto"/>
                                                                    <w:bottom w:val="none" w:sz="0" w:space="0" w:color="auto"/>
                                                                    <w:right w:val="none" w:sz="0" w:space="0" w:color="auto"/>
                                                                  </w:divBdr>
                                                                  <w:divsChild>
                                                                    <w:div w:id="171457501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673579940">
                                                              <w:marLeft w:val="0"/>
                                                              <w:marRight w:val="0"/>
                                                              <w:marTop w:val="0"/>
                                                              <w:marBottom w:val="0"/>
                                                              <w:divBdr>
                                                                <w:top w:val="none" w:sz="0" w:space="0" w:color="auto"/>
                                                                <w:left w:val="none" w:sz="0" w:space="0" w:color="auto"/>
                                                                <w:bottom w:val="none" w:sz="0" w:space="0" w:color="auto"/>
                                                                <w:right w:val="none" w:sz="0" w:space="0" w:color="auto"/>
                                                              </w:divBdr>
                                                              <w:divsChild>
                                                                <w:div w:id="1241862985">
                                                                  <w:marLeft w:val="0"/>
                                                                  <w:marRight w:val="0"/>
                                                                  <w:marTop w:val="0"/>
                                                                  <w:marBottom w:val="0"/>
                                                                  <w:divBdr>
                                                                    <w:top w:val="none" w:sz="0" w:space="0" w:color="auto"/>
                                                                    <w:left w:val="none" w:sz="0" w:space="0" w:color="auto"/>
                                                                    <w:bottom w:val="none" w:sz="0" w:space="0" w:color="auto"/>
                                                                    <w:right w:val="none" w:sz="0" w:space="0" w:color="auto"/>
                                                                  </w:divBdr>
                                                                  <w:divsChild>
                                                                    <w:div w:id="7868495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5744084">
                                                              <w:marLeft w:val="0"/>
                                                              <w:marRight w:val="0"/>
                                                              <w:marTop w:val="0"/>
                                                              <w:marBottom w:val="0"/>
                                                              <w:divBdr>
                                                                <w:top w:val="none" w:sz="0" w:space="0" w:color="auto"/>
                                                                <w:left w:val="none" w:sz="0" w:space="0" w:color="auto"/>
                                                                <w:bottom w:val="none" w:sz="0" w:space="0" w:color="auto"/>
                                                                <w:right w:val="none" w:sz="0" w:space="0" w:color="auto"/>
                                                              </w:divBdr>
                                                              <w:divsChild>
                                                                <w:div w:id="16978138">
                                                                  <w:marLeft w:val="0"/>
                                                                  <w:marRight w:val="0"/>
                                                                  <w:marTop w:val="0"/>
                                                                  <w:marBottom w:val="0"/>
                                                                  <w:divBdr>
                                                                    <w:top w:val="none" w:sz="0" w:space="0" w:color="auto"/>
                                                                    <w:left w:val="none" w:sz="0" w:space="0" w:color="auto"/>
                                                                    <w:bottom w:val="none" w:sz="0" w:space="0" w:color="auto"/>
                                                                    <w:right w:val="none" w:sz="0" w:space="0" w:color="auto"/>
                                                                  </w:divBdr>
                                                                  <w:divsChild>
                                                                    <w:div w:id="395860803">
                                                                      <w:marLeft w:val="-420"/>
                                                                      <w:marRight w:val="0"/>
                                                                      <w:marTop w:val="0"/>
                                                                      <w:marBottom w:val="0"/>
                                                                      <w:divBdr>
                                                                        <w:top w:val="none" w:sz="0" w:space="0" w:color="auto"/>
                                                                        <w:left w:val="none" w:sz="0" w:space="0" w:color="auto"/>
                                                                        <w:bottom w:val="none" w:sz="0" w:space="0" w:color="auto"/>
                                                                        <w:right w:val="none" w:sz="0" w:space="0" w:color="auto"/>
                                                                      </w:divBdr>
                                                                      <w:divsChild>
                                                                        <w:div w:id="290136781">
                                                                          <w:marLeft w:val="0"/>
                                                                          <w:marRight w:val="0"/>
                                                                          <w:marTop w:val="0"/>
                                                                          <w:marBottom w:val="0"/>
                                                                          <w:divBdr>
                                                                            <w:top w:val="none" w:sz="0" w:space="0" w:color="auto"/>
                                                                            <w:left w:val="none" w:sz="0" w:space="0" w:color="auto"/>
                                                                            <w:bottom w:val="none" w:sz="0" w:space="0" w:color="auto"/>
                                                                            <w:right w:val="none" w:sz="0" w:space="0" w:color="auto"/>
                                                                          </w:divBdr>
                                                                          <w:divsChild>
                                                                            <w:div w:id="2117215895">
                                                                              <w:marLeft w:val="0"/>
                                                                              <w:marRight w:val="0"/>
                                                                              <w:marTop w:val="0"/>
                                                                              <w:marBottom w:val="0"/>
                                                                              <w:divBdr>
                                                                                <w:top w:val="none" w:sz="0" w:space="0" w:color="auto"/>
                                                                                <w:left w:val="none" w:sz="0" w:space="0" w:color="auto"/>
                                                                                <w:bottom w:val="none" w:sz="0" w:space="0" w:color="auto"/>
                                                                                <w:right w:val="none" w:sz="0" w:space="0" w:color="auto"/>
                                                                              </w:divBdr>
                                                                              <w:divsChild>
                                                                                <w:div w:id="1593050901">
                                                                                  <w:marLeft w:val="0"/>
                                                                                  <w:marRight w:val="0"/>
                                                                                  <w:marTop w:val="0"/>
                                                                                  <w:marBottom w:val="0"/>
                                                                                  <w:divBdr>
                                                                                    <w:top w:val="none" w:sz="0" w:space="0" w:color="auto"/>
                                                                                    <w:left w:val="none" w:sz="0" w:space="0" w:color="auto"/>
                                                                                    <w:bottom w:val="none" w:sz="0" w:space="0" w:color="auto"/>
                                                                                    <w:right w:val="none" w:sz="0" w:space="0" w:color="auto"/>
                                                                                  </w:divBdr>
                                                                                </w:div>
                                                                                <w:div w:id="10123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77724">
                                                                      <w:marLeft w:val="-420"/>
                                                                      <w:marRight w:val="0"/>
                                                                      <w:marTop w:val="0"/>
                                                                      <w:marBottom w:val="0"/>
                                                                      <w:divBdr>
                                                                        <w:top w:val="none" w:sz="0" w:space="0" w:color="auto"/>
                                                                        <w:left w:val="none" w:sz="0" w:space="0" w:color="auto"/>
                                                                        <w:bottom w:val="none" w:sz="0" w:space="0" w:color="auto"/>
                                                                        <w:right w:val="none" w:sz="0" w:space="0" w:color="auto"/>
                                                                      </w:divBdr>
                                                                      <w:divsChild>
                                                                        <w:div w:id="530386714">
                                                                          <w:marLeft w:val="0"/>
                                                                          <w:marRight w:val="0"/>
                                                                          <w:marTop w:val="0"/>
                                                                          <w:marBottom w:val="0"/>
                                                                          <w:divBdr>
                                                                            <w:top w:val="none" w:sz="0" w:space="0" w:color="auto"/>
                                                                            <w:left w:val="none" w:sz="0" w:space="0" w:color="auto"/>
                                                                            <w:bottom w:val="none" w:sz="0" w:space="0" w:color="auto"/>
                                                                            <w:right w:val="none" w:sz="0" w:space="0" w:color="auto"/>
                                                                          </w:divBdr>
                                                                          <w:divsChild>
                                                                            <w:div w:id="329678794">
                                                                              <w:marLeft w:val="0"/>
                                                                              <w:marRight w:val="0"/>
                                                                              <w:marTop w:val="0"/>
                                                                              <w:marBottom w:val="0"/>
                                                                              <w:divBdr>
                                                                                <w:top w:val="none" w:sz="0" w:space="0" w:color="auto"/>
                                                                                <w:left w:val="none" w:sz="0" w:space="0" w:color="auto"/>
                                                                                <w:bottom w:val="none" w:sz="0" w:space="0" w:color="auto"/>
                                                                                <w:right w:val="none" w:sz="0" w:space="0" w:color="auto"/>
                                                                              </w:divBdr>
                                                                              <w:divsChild>
                                                                                <w:div w:id="403575338">
                                                                                  <w:marLeft w:val="0"/>
                                                                                  <w:marRight w:val="0"/>
                                                                                  <w:marTop w:val="0"/>
                                                                                  <w:marBottom w:val="0"/>
                                                                                  <w:divBdr>
                                                                                    <w:top w:val="none" w:sz="0" w:space="0" w:color="auto"/>
                                                                                    <w:left w:val="none" w:sz="0" w:space="0" w:color="auto"/>
                                                                                    <w:bottom w:val="none" w:sz="0" w:space="0" w:color="auto"/>
                                                                                    <w:right w:val="none" w:sz="0" w:space="0" w:color="auto"/>
                                                                                  </w:divBdr>
                                                                                </w:div>
                                                                                <w:div w:id="19608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723253">
                                                                      <w:marLeft w:val="-420"/>
                                                                      <w:marRight w:val="0"/>
                                                                      <w:marTop w:val="0"/>
                                                                      <w:marBottom w:val="0"/>
                                                                      <w:divBdr>
                                                                        <w:top w:val="none" w:sz="0" w:space="0" w:color="auto"/>
                                                                        <w:left w:val="none" w:sz="0" w:space="0" w:color="auto"/>
                                                                        <w:bottom w:val="none" w:sz="0" w:space="0" w:color="auto"/>
                                                                        <w:right w:val="none" w:sz="0" w:space="0" w:color="auto"/>
                                                                      </w:divBdr>
                                                                      <w:divsChild>
                                                                        <w:div w:id="1732339821">
                                                                          <w:marLeft w:val="0"/>
                                                                          <w:marRight w:val="0"/>
                                                                          <w:marTop w:val="0"/>
                                                                          <w:marBottom w:val="0"/>
                                                                          <w:divBdr>
                                                                            <w:top w:val="none" w:sz="0" w:space="0" w:color="auto"/>
                                                                            <w:left w:val="none" w:sz="0" w:space="0" w:color="auto"/>
                                                                            <w:bottom w:val="none" w:sz="0" w:space="0" w:color="auto"/>
                                                                            <w:right w:val="none" w:sz="0" w:space="0" w:color="auto"/>
                                                                          </w:divBdr>
                                                                          <w:divsChild>
                                                                            <w:div w:id="1652782748">
                                                                              <w:marLeft w:val="0"/>
                                                                              <w:marRight w:val="0"/>
                                                                              <w:marTop w:val="0"/>
                                                                              <w:marBottom w:val="0"/>
                                                                              <w:divBdr>
                                                                                <w:top w:val="none" w:sz="0" w:space="0" w:color="auto"/>
                                                                                <w:left w:val="none" w:sz="0" w:space="0" w:color="auto"/>
                                                                                <w:bottom w:val="none" w:sz="0" w:space="0" w:color="auto"/>
                                                                                <w:right w:val="none" w:sz="0" w:space="0" w:color="auto"/>
                                                                              </w:divBdr>
                                                                              <w:divsChild>
                                                                                <w:div w:id="403718792">
                                                                                  <w:marLeft w:val="0"/>
                                                                                  <w:marRight w:val="0"/>
                                                                                  <w:marTop w:val="0"/>
                                                                                  <w:marBottom w:val="0"/>
                                                                                  <w:divBdr>
                                                                                    <w:top w:val="none" w:sz="0" w:space="0" w:color="auto"/>
                                                                                    <w:left w:val="none" w:sz="0" w:space="0" w:color="auto"/>
                                                                                    <w:bottom w:val="none" w:sz="0" w:space="0" w:color="auto"/>
                                                                                    <w:right w:val="none" w:sz="0" w:space="0" w:color="auto"/>
                                                                                  </w:divBdr>
                                                                                </w:div>
                                                                                <w:div w:id="1436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62121">
                                                              <w:marLeft w:val="0"/>
                                                              <w:marRight w:val="0"/>
                                                              <w:marTop w:val="0"/>
                                                              <w:marBottom w:val="0"/>
                                                              <w:divBdr>
                                                                <w:top w:val="none" w:sz="0" w:space="0" w:color="auto"/>
                                                                <w:left w:val="none" w:sz="0" w:space="0" w:color="auto"/>
                                                                <w:bottom w:val="none" w:sz="0" w:space="0" w:color="auto"/>
                                                                <w:right w:val="none" w:sz="0" w:space="0" w:color="auto"/>
                                                              </w:divBdr>
                                                              <w:divsChild>
                                                                <w:div w:id="272523351">
                                                                  <w:marLeft w:val="0"/>
                                                                  <w:marRight w:val="0"/>
                                                                  <w:marTop w:val="0"/>
                                                                  <w:marBottom w:val="0"/>
                                                                  <w:divBdr>
                                                                    <w:top w:val="none" w:sz="0" w:space="0" w:color="auto"/>
                                                                    <w:left w:val="none" w:sz="0" w:space="0" w:color="auto"/>
                                                                    <w:bottom w:val="none" w:sz="0" w:space="0" w:color="auto"/>
                                                                    <w:right w:val="none" w:sz="0" w:space="0" w:color="auto"/>
                                                                  </w:divBdr>
                                                                  <w:divsChild>
                                                                    <w:div w:id="1344470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6983190">
                                                              <w:marLeft w:val="0"/>
                                                              <w:marRight w:val="0"/>
                                                              <w:marTop w:val="0"/>
                                                              <w:marBottom w:val="0"/>
                                                              <w:divBdr>
                                                                <w:top w:val="none" w:sz="0" w:space="0" w:color="auto"/>
                                                                <w:left w:val="none" w:sz="0" w:space="0" w:color="auto"/>
                                                                <w:bottom w:val="none" w:sz="0" w:space="0" w:color="auto"/>
                                                                <w:right w:val="none" w:sz="0" w:space="0" w:color="auto"/>
                                                              </w:divBdr>
                                                              <w:divsChild>
                                                                <w:div w:id="1380783785">
                                                                  <w:marLeft w:val="0"/>
                                                                  <w:marRight w:val="0"/>
                                                                  <w:marTop w:val="0"/>
                                                                  <w:marBottom w:val="0"/>
                                                                  <w:divBdr>
                                                                    <w:top w:val="none" w:sz="0" w:space="0" w:color="auto"/>
                                                                    <w:left w:val="none" w:sz="0" w:space="0" w:color="auto"/>
                                                                    <w:bottom w:val="none" w:sz="0" w:space="0" w:color="auto"/>
                                                                    <w:right w:val="none" w:sz="0" w:space="0" w:color="auto"/>
                                                                  </w:divBdr>
                                                                  <w:divsChild>
                                                                    <w:div w:id="304824892">
                                                                      <w:marLeft w:val="-420"/>
                                                                      <w:marRight w:val="0"/>
                                                                      <w:marTop w:val="0"/>
                                                                      <w:marBottom w:val="0"/>
                                                                      <w:divBdr>
                                                                        <w:top w:val="none" w:sz="0" w:space="0" w:color="auto"/>
                                                                        <w:left w:val="none" w:sz="0" w:space="0" w:color="auto"/>
                                                                        <w:bottom w:val="none" w:sz="0" w:space="0" w:color="auto"/>
                                                                        <w:right w:val="none" w:sz="0" w:space="0" w:color="auto"/>
                                                                      </w:divBdr>
                                                                      <w:divsChild>
                                                                        <w:div w:id="1882593896">
                                                                          <w:marLeft w:val="0"/>
                                                                          <w:marRight w:val="0"/>
                                                                          <w:marTop w:val="0"/>
                                                                          <w:marBottom w:val="0"/>
                                                                          <w:divBdr>
                                                                            <w:top w:val="none" w:sz="0" w:space="0" w:color="auto"/>
                                                                            <w:left w:val="none" w:sz="0" w:space="0" w:color="auto"/>
                                                                            <w:bottom w:val="none" w:sz="0" w:space="0" w:color="auto"/>
                                                                            <w:right w:val="none" w:sz="0" w:space="0" w:color="auto"/>
                                                                          </w:divBdr>
                                                                          <w:divsChild>
                                                                            <w:div w:id="7370156">
                                                                              <w:marLeft w:val="0"/>
                                                                              <w:marRight w:val="0"/>
                                                                              <w:marTop w:val="0"/>
                                                                              <w:marBottom w:val="0"/>
                                                                              <w:divBdr>
                                                                                <w:top w:val="none" w:sz="0" w:space="0" w:color="auto"/>
                                                                                <w:left w:val="none" w:sz="0" w:space="0" w:color="auto"/>
                                                                                <w:bottom w:val="none" w:sz="0" w:space="0" w:color="auto"/>
                                                                                <w:right w:val="none" w:sz="0" w:space="0" w:color="auto"/>
                                                                              </w:divBdr>
                                                                              <w:divsChild>
                                                                                <w:div w:id="344208907">
                                                                                  <w:marLeft w:val="0"/>
                                                                                  <w:marRight w:val="0"/>
                                                                                  <w:marTop w:val="0"/>
                                                                                  <w:marBottom w:val="0"/>
                                                                                  <w:divBdr>
                                                                                    <w:top w:val="none" w:sz="0" w:space="0" w:color="auto"/>
                                                                                    <w:left w:val="none" w:sz="0" w:space="0" w:color="auto"/>
                                                                                    <w:bottom w:val="none" w:sz="0" w:space="0" w:color="auto"/>
                                                                                    <w:right w:val="none" w:sz="0" w:space="0" w:color="auto"/>
                                                                                  </w:divBdr>
                                                                                </w:div>
                                                                                <w:div w:id="1230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517851">
                                                                      <w:marLeft w:val="-420"/>
                                                                      <w:marRight w:val="0"/>
                                                                      <w:marTop w:val="0"/>
                                                                      <w:marBottom w:val="0"/>
                                                                      <w:divBdr>
                                                                        <w:top w:val="none" w:sz="0" w:space="0" w:color="auto"/>
                                                                        <w:left w:val="none" w:sz="0" w:space="0" w:color="auto"/>
                                                                        <w:bottom w:val="none" w:sz="0" w:space="0" w:color="auto"/>
                                                                        <w:right w:val="none" w:sz="0" w:space="0" w:color="auto"/>
                                                                      </w:divBdr>
                                                                      <w:divsChild>
                                                                        <w:div w:id="1513488596">
                                                                          <w:marLeft w:val="0"/>
                                                                          <w:marRight w:val="0"/>
                                                                          <w:marTop w:val="0"/>
                                                                          <w:marBottom w:val="0"/>
                                                                          <w:divBdr>
                                                                            <w:top w:val="none" w:sz="0" w:space="0" w:color="auto"/>
                                                                            <w:left w:val="none" w:sz="0" w:space="0" w:color="auto"/>
                                                                            <w:bottom w:val="none" w:sz="0" w:space="0" w:color="auto"/>
                                                                            <w:right w:val="none" w:sz="0" w:space="0" w:color="auto"/>
                                                                          </w:divBdr>
                                                                          <w:divsChild>
                                                                            <w:div w:id="1467235378">
                                                                              <w:marLeft w:val="0"/>
                                                                              <w:marRight w:val="0"/>
                                                                              <w:marTop w:val="0"/>
                                                                              <w:marBottom w:val="0"/>
                                                                              <w:divBdr>
                                                                                <w:top w:val="none" w:sz="0" w:space="0" w:color="auto"/>
                                                                                <w:left w:val="none" w:sz="0" w:space="0" w:color="auto"/>
                                                                                <w:bottom w:val="none" w:sz="0" w:space="0" w:color="auto"/>
                                                                                <w:right w:val="none" w:sz="0" w:space="0" w:color="auto"/>
                                                                              </w:divBdr>
                                                                              <w:divsChild>
                                                                                <w:div w:id="1592859576">
                                                                                  <w:marLeft w:val="0"/>
                                                                                  <w:marRight w:val="0"/>
                                                                                  <w:marTop w:val="0"/>
                                                                                  <w:marBottom w:val="0"/>
                                                                                  <w:divBdr>
                                                                                    <w:top w:val="none" w:sz="0" w:space="0" w:color="auto"/>
                                                                                    <w:left w:val="none" w:sz="0" w:space="0" w:color="auto"/>
                                                                                    <w:bottom w:val="none" w:sz="0" w:space="0" w:color="auto"/>
                                                                                    <w:right w:val="none" w:sz="0" w:space="0" w:color="auto"/>
                                                                                  </w:divBdr>
                                                                                </w:div>
                                                                                <w:div w:id="19469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17801">
                                                                      <w:marLeft w:val="-420"/>
                                                                      <w:marRight w:val="0"/>
                                                                      <w:marTop w:val="0"/>
                                                                      <w:marBottom w:val="0"/>
                                                                      <w:divBdr>
                                                                        <w:top w:val="none" w:sz="0" w:space="0" w:color="auto"/>
                                                                        <w:left w:val="none" w:sz="0" w:space="0" w:color="auto"/>
                                                                        <w:bottom w:val="none" w:sz="0" w:space="0" w:color="auto"/>
                                                                        <w:right w:val="none" w:sz="0" w:space="0" w:color="auto"/>
                                                                      </w:divBdr>
                                                                      <w:divsChild>
                                                                        <w:div w:id="1741056908">
                                                                          <w:marLeft w:val="0"/>
                                                                          <w:marRight w:val="0"/>
                                                                          <w:marTop w:val="0"/>
                                                                          <w:marBottom w:val="0"/>
                                                                          <w:divBdr>
                                                                            <w:top w:val="none" w:sz="0" w:space="0" w:color="auto"/>
                                                                            <w:left w:val="none" w:sz="0" w:space="0" w:color="auto"/>
                                                                            <w:bottom w:val="none" w:sz="0" w:space="0" w:color="auto"/>
                                                                            <w:right w:val="none" w:sz="0" w:space="0" w:color="auto"/>
                                                                          </w:divBdr>
                                                                          <w:divsChild>
                                                                            <w:div w:id="1461650965">
                                                                              <w:marLeft w:val="0"/>
                                                                              <w:marRight w:val="0"/>
                                                                              <w:marTop w:val="0"/>
                                                                              <w:marBottom w:val="0"/>
                                                                              <w:divBdr>
                                                                                <w:top w:val="none" w:sz="0" w:space="0" w:color="auto"/>
                                                                                <w:left w:val="none" w:sz="0" w:space="0" w:color="auto"/>
                                                                                <w:bottom w:val="none" w:sz="0" w:space="0" w:color="auto"/>
                                                                                <w:right w:val="none" w:sz="0" w:space="0" w:color="auto"/>
                                                                              </w:divBdr>
                                                                              <w:divsChild>
                                                                                <w:div w:id="1675574694">
                                                                                  <w:marLeft w:val="0"/>
                                                                                  <w:marRight w:val="0"/>
                                                                                  <w:marTop w:val="0"/>
                                                                                  <w:marBottom w:val="0"/>
                                                                                  <w:divBdr>
                                                                                    <w:top w:val="none" w:sz="0" w:space="0" w:color="auto"/>
                                                                                    <w:left w:val="none" w:sz="0" w:space="0" w:color="auto"/>
                                                                                    <w:bottom w:val="none" w:sz="0" w:space="0" w:color="auto"/>
                                                                                    <w:right w:val="none" w:sz="0" w:space="0" w:color="auto"/>
                                                                                  </w:divBdr>
                                                                                </w:div>
                                                                                <w:div w:id="78842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619045">
                                                              <w:marLeft w:val="0"/>
                                                              <w:marRight w:val="0"/>
                                                              <w:marTop w:val="0"/>
                                                              <w:marBottom w:val="0"/>
                                                              <w:divBdr>
                                                                <w:top w:val="none" w:sz="0" w:space="0" w:color="auto"/>
                                                                <w:left w:val="none" w:sz="0" w:space="0" w:color="auto"/>
                                                                <w:bottom w:val="none" w:sz="0" w:space="0" w:color="auto"/>
                                                                <w:right w:val="none" w:sz="0" w:space="0" w:color="auto"/>
                                                              </w:divBdr>
                                                              <w:divsChild>
                                                                <w:div w:id="976034552">
                                                                  <w:marLeft w:val="0"/>
                                                                  <w:marRight w:val="0"/>
                                                                  <w:marTop w:val="0"/>
                                                                  <w:marBottom w:val="0"/>
                                                                  <w:divBdr>
                                                                    <w:top w:val="none" w:sz="0" w:space="0" w:color="auto"/>
                                                                    <w:left w:val="none" w:sz="0" w:space="0" w:color="auto"/>
                                                                    <w:bottom w:val="none" w:sz="0" w:space="0" w:color="auto"/>
                                                                    <w:right w:val="none" w:sz="0" w:space="0" w:color="auto"/>
                                                                  </w:divBdr>
                                                                  <w:divsChild>
                                                                    <w:div w:id="17216359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99050550">
                                                              <w:marLeft w:val="0"/>
                                                              <w:marRight w:val="0"/>
                                                              <w:marTop w:val="0"/>
                                                              <w:marBottom w:val="0"/>
                                                              <w:divBdr>
                                                                <w:top w:val="none" w:sz="0" w:space="0" w:color="auto"/>
                                                                <w:left w:val="none" w:sz="0" w:space="0" w:color="auto"/>
                                                                <w:bottom w:val="none" w:sz="0" w:space="0" w:color="auto"/>
                                                                <w:right w:val="none" w:sz="0" w:space="0" w:color="auto"/>
                                                              </w:divBdr>
                                                              <w:divsChild>
                                                                <w:div w:id="1877892214">
                                                                  <w:marLeft w:val="0"/>
                                                                  <w:marRight w:val="0"/>
                                                                  <w:marTop w:val="0"/>
                                                                  <w:marBottom w:val="0"/>
                                                                  <w:divBdr>
                                                                    <w:top w:val="none" w:sz="0" w:space="0" w:color="auto"/>
                                                                    <w:left w:val="none" w:sz="0" w:space="0" w:color="auto"/>
                                                                    <w:bottom w:val="none" w:sz="0" w:space="0" w:color="auto"/>
                                                                    <w:right w:val="none" w:sz="0" w:space="0" w:color="auto"/>
                                                                  </w:divBdr>
                                                                  <w:divsChild>
                                                                    <w:div w:id="1231187644">
                                                                      <w:marLeft w:val="-420"/>
                                                                      <w:marRight w:val="0"/>
                                                                      <w:marTop w:val="0"/>
                                                                      <w:marBottom w:val="0"/>
                                                                      <w:divBdr>
                                                                        <w:top w:val="none" w:sz="0" w:space="0" w:color="auto"/>
                                                                        <w:left w:val="none" w:sz="0" w:space="0" w:color="auto"/>
                                                                        <w:bottom w:val="none" w:sz="0" w:space="0" w:color="auto"/>
                                                                        <w:right w:val="none" w:sz="0" w:space="0" w:color="auto"/>
                                                                      </w:divBdr>
                                                                      <w:divsChild>
                                                                        <w:div w:id="980814547">
                                                                          <w:marLeft w:val="0"/>
                                                                          <w:marRight w:val="0"/>
                                                                          <w:marTop w:val="0"/>
                                                                          <w:marBottom w:val="0"/>
                                                                          <w:divBdr>
                                                                            <w:top w:val="none" w:sz="0" w:space="0" w:color="auto"/>
                                                                            <w:left w:val="none" w:sz="0" w:space="0" w:color="auto"/>
                                                                            <w:bottom w:val="none" w:sz="0" w:space="0" w:color="auto"/>
                                                                            <w:right w:val="none" w:sz="0" w:space="0" w:color="auto"/>
                                                                          </w:divBdr>
                                                                          <w:divsChild>
                                                                            <w:div w:id="537472261">
                                                                              <w:marLeft w:val="0"/>
                                                                              <w:marRight w:val="0"/>
                                                                              <w:marTop w:val="0"/>
                                                                              <w:marBottom w:val="0"/>
                                                                              <w:divBdr>
                                                                                <w:top w:val="none" w:sz="0" w:space="0" w:color="auto"/>
                                                                                <w:left w:val="none" w:sz="0" w:space="0" w:color="auto"/>
                                                                                <w:bottom w:val="none" w:sz="0" w:space="0" w:color="auto"/>
                                                                                <w:right w:val="none" w:sz="0" w:space="0" w:color="auto"/>
                                                                              </w:divBdr>
                                                                              <w:divsChild>
                                                                                <w:div w:id="1283927301">
                                                                                  <w:marLeft w:val="0"/>
                                                                                  <w:marRight w:val="0"/>
                                                                                  <w:marTop w:val="0"/>
                                                                                  <w:marBottom w:val="0"/>
                                                                                  <w:divBdr>
                                                                                    <w:top w:val="none" w:sz="0" w:space="0" w:color="auto"/>
                                                                                    <w:left w:val="none" w:sz="0" w:space="0" w:color="auto"/>
                                                                                    <w:bottom w:val="none" w:sz="0" w:space="0" w:color="auto"/>
                                                                                    <w:right w:val="none" w:sz="0" w:space="0" w:color="auto"/>
                                                                                  </w:divBdr>
                                                                                </w:div>
                                                                                <w:div w:id="95370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6980">
                                                                      <w:marLeft w:val="-420"/>
                                                                      <w:marRight w:val="0"/>
                                                                      <w:marTop w:val="0"/>
                                                                      <w:marBottom w:val="0"/>
                                                                      <w:divBdr>
                                                                        <w:top w:val="none" w:sz="0" w:space="0" w:color="auto"/>
                                                                        <w:left w:val="none" w:sz="0" w:space="0" w:color="auto"/>
                                                                        <w:bottom w:val="none" w:sz="0" w:space="0" w:color="auto"/>
                                                                        <w:right w:val="none" w:sz="0" w:space="0" w:color="auto"/>
                                                                      </w:divBdr>
                                                                      <w:divsChild>
                                                                        <w:div w:id="1771777948">
                                                                          <w:marLeft w:val="0"/>
                                                                          <w:marRight w:val="0"/>
                                                                          <w:marTop w:val="0"/>
                                                                          <w:marBottom w:val="0"/>
                                                                          <w:divBdr>
                                                                            <w:top w:val="none" w:sz="0" w:space="0" w:color="auto"/>
                                                                            <w:left w:val="none" w:sz="0" w:space="0" w:color="auto"/>
                                                                            <w:bottom w:val="none" w:sz="0" w:space="0" w:color="auto"/>
                                                                            <w:right w:val="none" w:sz="0" w:space="0" w:color="auto"/>
                                                                          </w:divBdr>
                                                                          <w:divsChild>
                                                                            <w:div w:id="447968771">
                                                                              <w:marLeft w:val="0"/>
                                                                              <w:marRight w:val="0"/>
                                                                              <w:marTop w:val="0"/>
                                                                              <w:marBottom w:val="0"/>
                                                                              <w:divBdr>
                                                                                <w:top w:val="none" w:sz="0" w:space="0" w:color="auto"/>
                                                                                <w:left w:val="none" w:sz="0" w:space="0" w:color="auto"/>
                                                                                <w:bottom w:val="none" w:sz="0" w:space="0" w:color="auto"/>
                                                                                <w:right w:val="none" w:sz="0" w:space="0" w:color="auto"/>
                                                                              </w:divBdr>
                                                                              <w:divsChild>
                                                                                <w:div w:id="1275361805">
                                                                                  <w:marLeft w:val="0"/>
                                                                                  <w:marRight w:val="0"/>
                                                                                  <w:marTop w:val="0"/>
                                                                                  <w:marBottom w:val="0"/>
                                                                                  <w:divBdr>
                                                                                    <w:top w:val="none" w:sz="0" w:space="0" w:color="auto"/>
                                                                                    <w:left w:val="none" w:sz="0" w:space="0" w:color="auto"/>
                                                                                    <w:bottom w:val="none" w:sz="0" w:space="0" w:color="auto"/>
                                                                                    <w:right w:val="none" w:sz="0" w:space="0" w:color="auto"/>
                                                                                  </w:divBdr>
                                                                                </w:div>
                                                                                <w:div w:id="201314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162667">
                                                                      <w:marLeft w:val="-420"/>
                                                                      <w:marRight w:val="0"/>
                                                                      <w:marTop w:val="0"/>
                                                                      <w:marBottom w:val="0"/>
                                                                      <w:divBdr>
                                                                        <w:top w:val="none" w:sz="0" w:space="0" w:color="auto"/>
                                                                        <w:left w:val="none" w:sz="0" w:space="0" w:color="auto"/>
                                                                        <w:bottom w:val="none" w:sz="0" w:space="0" w:color="auto"/>
                                                                        <w:right w:val="none" w:sz="0" w:space="0" w:color="auto"/>
                                                                      </w:divBdr>
                                                                      <w:divsChild>
                                                                        <w:div w:id="326910100">
                                                                          <w:marLeft w:val="0"/>
                                                                          <w:marRight w:val="0"/>
                                                                          <w:marTop w:val="0"/>
                                                                          <w:marBottom w:val="0"/>
                                                                          <w:divBdr>
                                                                            <w:top w:val="none" w:sz="0" w:space="0" w:color="auto"/>
                                                                            <w:left w:val="none" w:sz="0" w:space="0" w:color="auto"/>
                                                                            <w:bottom w:val="none" w:sz="0" w:space="0" w:color="auto"/>
                                                                            <w:right w:val="none" w:sz="0" w:space="0" w:color="auto"/>
                                                                          </w:divBdr>
                                                                          <w:divsChild>
                                                                            <w:div w:id="1935163744">
                                                                              <w:marLeft w:val="0"/>
                                                                              <w:marRight w:val="0"/>
                                                                              <w:marTop w:val="0"/>
                                                                              <w:marBottom w:val="0"/>
                                                                              <w:divBdr>
                                                                                <w:top w:val="none" w:sz="0" w:space="0" w:color="auto"/>
                                                                                <w:left w:val="none" w:sz="0" w:space="0" w:color="auto"/>
                                                                                <w:bottom w:val="none" w:sz="0" w:space="0" w:color="auto"/>
                                                                                <w:right w:val="none" w:sz="0" w:space="0" w:color="auto"/>
                                                                              </w:divBdr>
                                                                              <w:divsChild>
                                                                                <w:div w:id="1980262796">
                                                                                  <w:marLeft w:val="0"/>
                                                                                  <w:marRight w:val="0"/>
                                                                                  <w:marTop w:val="0"/>
                                                                                  <w:marBottom w:val="0"/>
                                                                                  <w:divBdr>
                                                                                    <w:top w:val="none" w:sz="0" w:space="0" w:color="auto"/>
                                                                                    <w:left w:val="none" w:sz="0" w:space="0" w:color="auto"/>
                                                                                    <w:bottom w:val="none" w:sz="0" w:space="0" w:color="auto"/>
                                                                                    <w:right w:val="none" w:sz="0" w:space="0" w:color="auto"/>
                                                                                  </w:divBdr>
                                                                                </w:div>
                                                                                <w:div w:id="10244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97626">
                                                              <w:marLeft w:val="0"/>
                                                              <w:marRight w:val="0"/>
                                                              <w:marTop w:val="0"/>
                                                              <w:marBottom w:val="0"/>
                                                              <w:divBdr>
                                                                <w:top w:val="none" w:sz="0" w:space="0" w:color="auto"/>
                                                                <w:left w:val="none" w:sz="0" w:space="0" w:color="auto"/>
                                                                <w:bottom w:val="none" w:sz="0" w:space="0" w:color="auto"/>
                                                                <w:right w:val="none" w:sz="0" w:space="0" w:color="auto"/>
                                                              </w:divBdr>
                                                              <w:divsChild>
                                                                <w:div w:id="1480416339">
                                                                  <w:marLeft w:val="0"/>
                                                                  <w:marRight w:val="0"/>
                                                                  <w:marTop w:val="0"/>
                                                                  <w:marBottom w:val="0"/>
                                                                  <w:divBdr>
                                                                    <w:top w:val="none" w:sz="0" w:space="0" w:color="auto"/>
                                                                    <w:left w:val="none" w:sz="0" w:space="0" w:color="auto"/>
                                                                    <w:bottom w:val="none" w:sz="0" w:space="0" w:color="auto"/>
                                                                    <w:right w:val="none" w:sz="0" w:space="0" w:color="auto"/>
                                                                  </w:divBdr>
                                                                  <w:divsChild>
                                                                    <w:div w:id="17586252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7588484">
                                                              <w:marLeft w:val="0"/>
                                                              <w:marRight w:val="0"/>
                                                              <w:marTop w:val="0"/>
                                                              <w:marBottom w:val="0"/>
                                                              <w:divBdr>
                                                                <w:top w:val="none" w:sz="0" w:space="0" w:color="auto"/>
                                                                <w:left w:val="none" w:sz="0" w:space="0" w:color="auto"/>
                                                                <w:bottom w:val="none" w:sz="0" w:space="0" w:color="auto"/>
                                                                <w:right w:val="none" w:sz="0" w:space="0" w:color="auto"/>
                                                              </w:divBdr>
                                                              <w:divsChild>
                                                                <w:div w:id="1575894394">
                                                                  <w:marLeft w:val="0"/>
                                                                  <w:marRight w:val="0"/>
                                                                  <w:marTop w:val="0"/>
                                                                  <w:marBottom w:val="0"/>
                                                                  <w:divBdr>
                                                                    <w:top w:val="none" w:sz="0" w:space="0" w:color="auto"/>
                                                                    <w:left w:val="none" w:sz="0" w:space="0" w:color="auto"/>
                                                                    <w:bottom w:val="none" w:sz="0" w:space="0" w:color="auto"/>
                                                                    <w:right w:val="none" w:sz="0" w:space="0" w:color="auto"/>
                                                                  </w:divBdr>
                                                                  <w:divsChild>
                                                                    <w:div w:id="201313822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612932072">
                                                  <w:marLeft w:val="0"/>
                                                  <w:marRight w:val="0"/>
                                                  <w:marTop w:val="0"/>
                                                  <w:marBottom w:val="0"/>
                                                  <w:divBdr>
                                                    <w:top w:val="none" w:sz="0" w:space="0" w:color="auto"/>
                                                    <w:left w:val="none" w:sz="0" w:space="0" w:color="auto"/>
                                                    <w:bottom w:val="none" w:sz="0" w:space="0" w:color="auto"/>
                                                    <w:right w:val="none" w:sz="0" w:space="0" w:color="auto"/>
                                                  </w:divBdr>
                                                  <w:divsChild>
                                                    <w:div w:id="2009866191">
                                                      <w:marLeft w:val="0"/>
                                                      <w:marRight w:val="0"/>
                                                      <w:marTop w:val="0"/>
                                                      <w:marBottom w:val="0"/>
                                                      <w:divBdr>
                                                        <w:top w:val="none" w:sz="0" w:space="0" w:color="auto"/>
                                                        <w:left w:val="none" w:sz="0" w:space="0" w:color="auto"/>
                                                        <w:bottom w:val="none" w:sz="0" w:space="0" w:color="auto"/>
                                                        <w:right w:val="none" w:sz="0" w:space="0" w:color="auto"/>
                                                      </w:divBdr>
                                                      <w:divsChild>
                                                        <w:div w:id="1974287337">
                                                          <w:marLeft w:val="0"/>
                                                          <w:marRight w:val="0"/>
                                                          <w:marTop w:val="0"/>
                                                          <w:marBottom w:val="0"/>
                                                          <w:divBdr>
                                                            <w:top w:val="none" w:sz="0" w:space="0" w:color="auto"/>
                                                            <w:left w:val="none" w:sz="0" w:space="0" w:color="auto"/>
                                                            <w:bottom w:val="none" w:sz="0" w:space="0" w:color="auto"/>
                                                            <w:right w:val="none" w:sz="0" w:space="0" w:color="auto"/>
                                                          </w:divBdr>
                                                          <w:divsChild>
                                                            <w:div w:id="769199888">
                                                              <w:marLeft w:val="0"/>
                                                              <w:marRight w:val="0"/>
                                                              <w:marTop w:val="0"/>
                                                              <w:marBottom w:val="0"/>
                                                              <w:divBdr>
                                                                <w:top w:val="none" w:sz="0" w:space="0" w:color="auto"/>
                                                                <w:left w:val="none" w:sz="0" w:space="0" w:color="auto"/>
                                                                <w:bottom w:val="none" w:sz="0" w:space="0" w:color="auto"/>
                                                                <w:right w:val="none" w:sz="0" w:space="0" w:color="auto"/>
                                                              </w:divBdr>
                                                              <w:divsChild>
                                                                <w:div w:id="1457868209">
                                                                  <w:marLeft w:val="0"/>
                                                                  <w:marRight w:val="0"/>
                                                                  <w:marTop w:val="0"/>
                                                                  <w:marBottom w:val="300"/>
                                                                  <w:divBdr>
                                                                    <w:top w:val="none" w:sz="0" w:space="0" w:color="auto"/>
                                                                    <w:left w:val="none" w:sz="0" w:space="0" w:color="auto"/>
                                                                    <w:bottom w:val="none" w:sz="0" w:space="0" w:color="auto"/>
                                                                    <w:right w:val="none" w:sz="0" w:space="0" w:color="auto"/>
                                                                  </w:divBdr>
                                                                  <w:divsChild>
                                                                    <w:div w:id="706565812">
                                                                      <w:marLeft w:val="0"/>
                                                                      <w:marRight w:val="0"/>
                                                                      <w:marTop w:val="0"/>
                                                                      <w:marBottom w:val="0"/>
                                                                      <w:divBdr>
                                                                        <w:top w:val="none" w:sz="0" w:space="0" w:color="auto"/>
                                                                        <w:left w:val="none" w:sz="0" w:space="0" w:color="auto"/>
                                                                        <w:bottom w:val="none" w:sz="0" w:space="0" w:color="auto"/>
                                                                        <w:right w:val="none" w:sz="0" w:space="0" w:color="auto"/>
                                                                      </w:divBdr>
                                                                      <w:divsChild>
                                                                        <w:div w:id="966282947">
                                                                          <w:marLeft w:val="0"/>
                                                                          <w:marRight w:val="0"/>
                                                                          <w:marTop w:val="0"/>
                                                                          <w:marBottom w:val="0"/>
                                                                          <w:divBdr>
                                                                            <w:top w:val="none" w:sz="0" w:space="0" w:color="auto"/>
                                                                            <w:left w:val="none" w:sz="0" w:space="0" w:color="auto"/>
                                                                            <w:bottom w:val="none" w:sz="0" w:space="0" w:color="auto"/>
                                                                            <w:right w:val="none" w:sz="0" w:space="0" w:color="auto"/>
                                                                          </w:divBdr>
                                                                          <w:divsChild>
                                                                            <w:div w:id="467237534">
                                                                              <w:marLeft w:val="0"/>
                                                                              <w:marRight w:val="0"/>
                                                                              <w:marTop w:val="0"/>
                                                                              <w:marBottom w:val="0"/>
                                                                              <w:divBdr>
                                                                                <w:top w:val="none" w:sz="0" w:space="0" w:color="auto"/>
                                                                                <w:left w:val="none" w:sz="0" w:space="0" w:color="auto"/>
                                                                                <w:bottom w:val="none" w:sz="0" w:space="0" w:color="auto"/>
                                                                                <w:right w:val="none" w:sz="0" w:space="0" w:color="auto"/>
                                                                              </w:divBdr>
                                                                              <w:divsChild>
                                                                                <w:div w:id="705107907">
                                                                                  <w:marLeft w:val="0"/>
                                                                                  <w:marRight w:val="0"/>
                                                                                  <w:marTop w:val="0"/>
                                                                                  <w:marBottom w:val="0"/>
                                                                                  <w:divBdr>
                                                                                    <w:top w:val="none" w:sz="0" w:space="0" w:color="auto"/>
                                                                                    <w:left w:val="none" w:sz="0" w:space="0" w:color="auto"/>
                                                                                    <w:bottom w:val="none" w:sz="0" w:space="0" w:color="auto"/>
                                                                                    <w:right w:val="none" w:sz="0" w:space="0" w:color="auto"/>
                                                                                  </w:divBdr>
                                                                                  <w:divsChild>
                                                                                    <w:div w:id="366417502">
                                                                                      <w:marLeft w:val="0"/>
                                                                                      <w:marRight w:val="0"/>
                                                                                      <w:marTop w:val="0"/>
                                                                                      <w:marBottom w:val="0"/>
                                                                                      <w:divBdr>
                                                                                        <w:top w:val="none" w:sz="0" w:space="0" w:color="auto"/>
                                                                                        <w:left w:val="none" w:sz="0" w:space="0" w:color="auto"/>
                                                                                        <w:bottom w:val="none" w:sz="0" w:space="0" w:color="auto"/>
                                                                                        <w:right w:val="none" w:sz="0" w:space="0" w:color="auto"/>
                                                                                      </w:divBdr>
                                                                                      <w:divsChild>
                                                                                        <w:div w:id="245071288">
                                                                                          <w:marLeft w:val="0"/>
                                                                                          <w:marRight w:val="0"/>
                                                                                          <w:marTop w:val="0"/>
                                                                                          <w:marBottom w:val="0"/>
                                                                                          <w:divBdr>
                                                                                            <w:top w:val="none" w:sz="0" w:space="0" w:color="auto"/>
                                                                                            <w:left w:val="none" w:sz="0" w:space="0" w:color="auto"/>
                                                                                            <w:bottom w:val="none" w:sz="0" w:space="0" w:color="auto"/>
                                                                                            <w:right w:val="none" w:sz="0" w:space="0" w:color="auto"/>
                                                                                          </w:divBdr>
                                                                                          <w:divsChild>
                                                                                            <w:div w:id="38290150">
                                                                                              <w:marLeft w:val="0"/>
                                                                                              <w:marRight w:val="0"/>
                                                                                              <w:marTop w:val="0"/>
                                                                                              <w:marBottom w:val="0"/>
                                                                                              <w:divBdr>
                                                                                                <w:top w:val="none" w:sz="0" w:space="0" w:color="auto"/>
                                                                                                <w:left w:val="none" w:sz="0" w:space="0" w:color="auto"/>
                                                                                                <w:bottom w:val="none" w:sz="0" w:space="0" w:color="auto"/>
                                                                                                <w:right w:val="none" w:sz="0" w:space="0" w:color="auto"/>
                                                                                              </w:divBdr>
                                                                                              <w:divsChild>
                                                                                                <w:div w:id="535969613">
                                                                                                  <w:marLeft w:val="0"/>
                                                                                                  <w:marRight w:val="0"/>
                                                                                                  <w:marTop w:val="0"/>
                                                                                                  <w:marBottom w:val="0"/>
                                                                                                  <w:divBdr>
                                                                                                    <w:top w:val="none" w:sz="0" w:space="0" w:color="auto"/>
                                                                                                    <w:left w:val="none" w:sz="0" w:space="0" w:color="auto"/>
                                                                                                    <w:bottom w:val="none" w:sz="0" w:space="0" w:color="auto"/>
                                                                                                    <w:right w:val="none" w:sz="0" w:space="0" w:color="auto"/>
                                                                                                  </w:divBdr>
                                                                                                  <w:divsChild>
                                                                                                    <w:div w:id="478158437">
                                                                                                      <w:marLeft w:val="0"/>
                                                                                                      <w:marRight w:val="0"/>
                                                                                                      <w:marTop w:val="0"/>
                                                                                                      <w:marBottom w:val="60"/>
                                                                                                      <w:divBdr>
                                                                                                        <w:top w:val="none" w:sz="0" w:space="0" w:color="auto"/>
                                                                                                        <w:left w:val="none" w:sz="0" w:space="0" w:color="auto"/>
                                                                                                        <w:bottom w:val="none" w:sz="0" w:space="0" w:color="auto"/>
                                                                                                        <w:right w:val="none" w:sz="0" w:space="0" w:color="auto"/>
                                                                                                      </w:divBdr>
                                                                                                    </w:div>
                                                                                                    <w:div w:id="124782305">
                                                                                                      <w:marLeft w:val="0"/>
                                                                                                      <w:marRight w:val="0"/>
                                                                                                      <w:marTop w:val="0"/>
                                                                                                      <w:marBottom w:val="120"/>
                                                                                                      <w:divBdr>
                                                                                                        <w:top w:val="none" w:sz="0" w:space="0" w:color="auto"/>
                                                                                                        <w:left w:val="none" w:sz="0" w:space="0" w:color="auto"/>
                                                                                                        <w:bottom w:val="none" w:sz="0" w:space="0" w:color="auto"/>
                                                                                                        <w:right w:val="none" w:sz="0" w:space="0" w:color="auto"/>
                                                                                                      </w:divBdr>
                                                                                                    </w:div>
                                                                                                    <w:div w:id="659699003">
                                                                                                      <w:marLeft w:val="0"/>
                                                                                                      <w:marRight w:val="0"/>
                                                                                                      <w:marTop w:val="0"/>
                                                                                                      <w:marBottom w:val="0"/>
                                                                                                      <w:divBdr>
                                                                                                        <w:top w:val="none" w:sz="0" w:space="0" w:color="auto"/>
                                                                                                        <w:left w:val="none" w:sz="0" w:space="0" w:color="auto"/>
                                                                                                        <w:bottom w:val="none" w:sz="0" w:space="0" w:color="auto"/>
                                                                                                        <w:right w:val="none" w:sz="0" w:space="0" w:color="auto"/>
                                                                                                      </w:divBdr>
                                                                                                      <w:divsChild>
                                                                                                        <w:div w:id="519662717">
                                                                                                          <w:marLeft w:val="0"/>
                                                                                                          <w:marRight w:val="0"/>
                                                                                                          <w:marTop w:val="0"/>
                                                                                                          <w:marBottom w:val="0"/>
                                                                                                          <w:divBdr>
                                                                                                            <w:top w:val="none" w:sz="0" w:space="0" w:color="auto"/>
                                                                                                            <w:left w:val="none" w:sz="0" w:space="0" w:color="auto"/>
                                                                                                            <w:bottom w:val="none" w:sz="0" w:space="0" w:color="auto"/>
                                                                                                            <w:right w:val="none" w:sz="0" w:space="0" w:color="auto"/>
                                                                                                          </w:divBdr>
                                                                                                          <w:divsChild>
                                                                                                            <w:div w:id="1393504924">
                                                                                                              <w:marLeft w:val="0"/>
                                                                                                              <w:marRight w:val="0"/>
                                                                                                              <w:marTop w:val="0"/>
                                                                                                              <w:marBottom w:val="0"/>
                                                                                                              <w:divBdr>
                                                                                                                <w:top w:val="none" w:sz="0" w:space="0" w:color="auto"/>
                                                                                                                <w:left w:val="none" w:sz="0" w:space="0" w:color="auto"/>
                                                                                                                <w:bottom w:val="none" w:sz="0" w:space="0" w:color="auto"/>
                                                                                                                <w:right w:val="none" w:sz="0" w:space="0" w:color="auto"/>
                                                                                                              </w:divBdr>
                                                                                                              <w:divsChild>
                                                                                                                <w:div w:id="403992226">
                                                                                                                  <w:marLeft w:val="0"/>
                                                                                                                  <w:marRight w:val="0"/>
                                                                                                                  <w:marTop w:val="0"/>
                                                                                                                  <w:marBottom w:val="0"/>
                                                                                                                  <w:divBdr>
                                                                                                                    <w:top w:val="none" w:sz="0" w:space="0" w:color="auto"/>
                                                                                                                    <w:left w:val="none" w:sz="0" w:space="0" w:color="auto"/>
                                                                                                                    <w:bottom w:val="none" w:sz="0" w:space="0" w:color="auto"/>
                                                                                                                    <w:right w:val="none" w:sz="0" w:space="0" w:color="auto"/>
                                                                                                                  </w:divBdr>
                                                                                                                  <w:divsChild>
                                                                                                                    <w:div w:id="369959665">
                                                                                                                      <w:marLeft w:val="0"/>
                                                                                                                      <w:marRight w:val="0"/>
                                                                                                                      <w:marTop w:val="0"/>
                                                                                                                      <w:marBottom w:val="0"/>
                                                                                                                      <w:divBdr>
                                                                                                                        <w:top w:val="none" w:sz="0" w:space="0" w:color="auto"/>
                                                                                                                        <w:left w:val="none" w:sz="0" w:space="0" w:color="auto"/>
                                                                                                                        <w:bottom w:val="none" w:sz="0" w:space="0" w:color="auto"/>
                                                                                                                        <w:right w:val="none" w:sz="0" w:space="0" w:color="auto"/>
                                                                                                                      </w:divBdr>
                                                                                                                      <w:divsChild>
                                                                                                                        <w:div w:id="18156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00495">
                                                                                                                  <w:marLeft w:val="90"/>
                                                                                                                  <w:marRight w:val="0"/>
                                                                                                                  <w:marTop w:val="0"/>
                                                                                                                  <w:marBottom w:val="0"/>
                                                                                                                  <w:divBdr>
                                                                                                                    <w:top w:val="none" w:sz="0" w:space="0" w:color="auto"/>
                                                                                                                    <w:left w:val="none" w:sz="0" w:space="0" w:color="auto"/>
                                                                                                                    <w:bottom w:val="none" w:sz="0" w:space="0" w:color="auto"/>
                                                                                                                    <w:right w:val="none" w:sz="0" w:space="0" w:color="auto"/>
                                                                                                                  </w:divBdr>
                                                                                                                  <w:divsChild>
                                                                                                                    <w:div w:id="17118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82901">
                                                                                          <w:marLeft w:val="0"/>
                                                                                          <w:marRight w:val="0"/>
                                                                                          <w:marTop w:val="0"/>
                                                                                          <w:marBottom w:val="0"/>
                                                                                          <w:divBdr>
                                                                                            <w:top w:val="none" w:sz="0" w:space="0" w:color="auto"/>
                                                                                            <w:left w:val="none" w:sz="0" w:space="0" w:color="auto"/>
                                                                                            <w:bottom w:val="none" w:sz="0" w:space="0" w:color="auto"/>
                                                                                            <w:right w:val="none" w:sz="0" w:space="0" w:color="auto"/>
                                                                                          </w:divBdr>
                                                                                          <w:divsChild>
                                                                                            <w:div w:id="192816107">
                                                                                              <w:marLeft w:val="0"/>
                                                                                              <w:marRight w:val="0"/>
                                                                                              <w:marTop w:val="0"/>
                                                                                              <w:marBottom w:val="0"/>
                                                                                              <w:divBdr>
                                                                                                <w:top w:val="none" w:sz="0" w:space="0" w:color="auto"/>
                                                                                                <w:left w:val="none" w:sz="0" w:space="0" w:color="auto"/>
                                                                                                <w:bottom w:val="none" w:sz="0" w:space="0" w:color="auto"/>
                                                                                                <w:right w:val="none" w:sz="0" w:space="0" w:color="auto"/>
                                                                                              </w:divBdr>
                                                                                              <w:divsChild>
                                                                                                <w:div w:id="679084999">
                                                                                                  <w:marLeft w:val="0"/>
                                                                                                  <w:marRight w:val="0"/>
                                                                                                  <w:marTop w:val="0"/>
                                                                                                  <w:marBottom w:val="0"/>
                                                                                                  <w:divBdr>
                                                                                                    <w:top w:val="none" w:sz="0" w:space="0" w:color="auto"/>
                                                                                                    <w:left w:val="none" w:sz="0" w:space="0" w:color="auto"/>
                                                                                                    <w:bottom w:val="none" w:sz="0" w:space="0" w:color="auto"/>
                                                                                                    <w:right w:val="none" w:sz="0" w:space="0" w:color="auto"/>
                                                                                                  </w:divBdr>
                                                                                                  <w:divsChild>
                                                                                                    <w:div w:id="813375843">
                                                                                                      <w:marLeft w:val="0"/>
                                                                                                      <w:marRight w:val="0"/>
                                                                                                      <w:marTop w:val="0"/>
                                                                                                      <w:marBottom w:val="60"/>
                                                                                                      <w:divBdr>
                                                                                                        <w:top w:val="none" w:sz="0" w:space="0" w:color="auto"/>
                                                                                                        <w:left w:val="none" w:sz="0" w:space="0" w:color="auto"/>
                                                                                                        <w:bottom w:val="none" w:sz="0" w:space="0" w:color="auto"/>
                                                                                                        <w:right w:val="none" w:sz="0" w:space="0" w:color="auto"/>
                                                                                                      </w:divBdr>
                                                                                                    </w:div>
                                                                                                    <w:div w:id="1803577279">
                                                                                                      <w:marLeft w:val="0"/>
                                                                                                      <w:marRight w:val="0"/>
                                                                                                      <w:marTop w:val="0"/>
                                                                                                      <w:marBottom w:val="120"/>
                                                                                                      <w:divBdr>
                                                                                                        <w:top w:val="none" w:sz="0" w:space="0" w:color="auto"/>
                                                                                                        <w:left w:val="none" w:sz="0" w:space="0" w:color="auto"/>
                                                                                                        <w:bottom w:val="none" w:sz="0" w:space="0" w:color="auto"/>
                                                                                                        <w:right w:val="none" w:sz="0" w:space="0" w:color="auto"/>
                                                                                                      </w:divBdr>
                                                                                                    </w:div>
                                                                                                    <w:div w:id="316497384">
                                                                                                      <w:marLeft w:val="0"/>
                                                                                                      <w:marRight w:val="0"/>
                                                                                                      <w:marTop w:val="0"/>
                                                                                                      <w:marBottom w:val="0"/>
                                                                                                      <w:divBdr>
                                                                                                        <w:top w:val="none" w:sz="0" w:space="0" w:color="auto"/>
                                                                                                        <w:left w:val="none" w:sz="0" w:space="0" w:color="auto"/>
                                                                                                        <w:bottom w:val="none" w:sz="0" w:space="0" w:color="auto"/>
                                                                                                        <w:right w:val="none" w:sz="0" w:space="0" w:color="auto"/>
                                                                                                      </w:divBdr>
                                                                                                      <w:divsChild>
                                                                                                        <w:div w:id="1767311294">
                                                                                                          <w:marLeft w:val="0"/>
                                                                                                          <w:marRight w:val="0"/>
                                                                                                          <w:marTop w:val="0"/>
                                                                                                          <w:marBottom w:val="0"/>
                                                                                                          <w:divBdr>
                                                                                                            <w:top w:val="none" w:sz="0" w:space="0" w:color="auto"/>
                                                                                                            <w:left w:val="none" w:sz="0" w:space="0" w:color="auto"/>
                                                                                                            <w:bottom w:val="none" w:sz="0" w:space="0" w:color="auto"/>
                                                                                                            <w:right w:val="none" w:sz="0" w:space="0" w:color="auto"/>
                                                                                                          </w:divBdr>
                                                                                                          <w:divsChild>
                                                                                                            <w:div w:id="1602254776">
                                                                                                              <w:marLeft w:val="0"/>
                                                                                                              <w:marRight w:val="0"/>
                                                                                                              <w:marTop w:val="0"/>
                                                                                                              <w:marBottom w:val="0"/>
                                                                                                              <w:divBdr>
                                                                                                                <w:top w:val="none" w:sz="0" w:space="0" w:color="auto"/>
                                                                                                                <w:left w:val="none" w:sz="0" w:space="0" w:color="auto"/>
                                                                                                                <w:bottom w:val="none" w:sz="0" w:space="0" w:color="auto"/>
                                                                                                                <w:right w:val="none" w:sz="0" w:space="0" w:color="auto"/>
                                                                                                              </w:divBdr>
                                                                                                              <w:divsChild>
                                                                                                                <w:div w:id="1677074238">
                                                                                                                  <w:marLeft w:val="0"/>
                                                                                                                  <w:marRight w:val="0"/>
                                                                                                                  <w:marTop w:val="0"/>
                                                                                                                  <w:marBottom w:val="0"/>
                                                                                                                  <w:divBdr>
                                                                                                                    <w:top w:val="none" w:sz="0" w:space="0" w:color="auto"/>
                                                                                                                    <w:left w:val="none" w:sz="0" w:space="0" w:color="auto"/>
                                                                                                                    <w:bottom w:val="none" w:sz="0" w:space="0" w:color="auto"/>
                                                                                                                    <w:right w:val="none" w:sz="0" w:space="0" w:color="auto"/>
                                                                                                                  </w:divBdr>
                                                                                                                  <w:divsChild>
                                                                                                                    <w:div w:id="1217426549">
                                                                                                                      <w:marLeft w:val="0"/>
                                                                                                                      <w:marRight w:val="0"/>
                                                                                                                      <w:marTop w:val="0"/>
                                                                                                                      <w:marBottom w:val="0"/>
                                                                                                                      <w:divBdr>
                                                                                                                        <w:top w:val="none" w:sz="0" w:space="0" w:color="auto"/>
                                                                                                                        <w:left w:val="none" w:sz="0" w:space="0" w:color="auto"/>
                                                                                                                        <w:bottom w:val="none" w:sz="0" w:space="0" w:color="auto"/>
                                                                                                                        <w:right w:val="none" w:sz="0" w:space="0" w:color="auto"/>
                                                                                                                      </w:divBdr>
                                                                                                                      <w:divsChild>
                                                                                                                        <w:div w:id="9084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5327">
                                                                                                                  <w:marLeft w:val="90"/>
                                                                                                                  <w:marRight w:val="0"/>
                                                                                                                  <w:marTop w:val="0"/>
                                                                                                                  <w:marBottom w:val="0"/>
                                                                                                                  <w:divBdr>
                                                                                                                    <w:top w:val="none" w:sz="0" w:space="0" w:color="auto"/>
                                                                                                                    <w:left w:val="none" w:sz="0" w:space="0" w:color="auto"/>
                                                                                                                    <w:bottom w:val="none" w:sz="0" w:space="0" w:color="auto"/>
                                                                                                                    <w:right w:val="none" w:sz="0" w:space="0" w:color="auto"/>
                                                                                                                  </w:divBdr>
                                                                                                                  <w:divsChild>
                                                                                                                    <w:div w:id="2132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5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50">
                                                                                          <w:marLeft w:val="0"/>
                                                                                          <w:marRight w:val="0"/>
                                                                                          <w:marTop w:val="0"/>
                                                                                          <w:marBottom w:val="0"/>
                                                                                          <w:divBdr>
                                                                                            <w:top w:val="none" w:sz="0" w:space="0" w:color="auto"/>
                                                                                            <w:left w:val="none" w:sz="0" w:space="0" w:color="auto"/>
                                                                                            <w:bottom w:val="none" w:sz="0" w:space="0" w:color="auto"/>
                                                                                            <w:right w:val="none" w:sz="0" w:space="0" w:color="auto"/>
                                                                                          </w:divBdr>
                                                                                          <w:divsChild>
                                                                                            <w:div w:id="1514496614">
                                                                                              <w:marLeft w:val="0"/>
                                                                                              <w:marRight w:val="0"/>
                                                                                              <w:marTop w:val="0"/>
                                                                                              <w:marBottom w:val="0"/>
                                                                                              <w:divBdr>
                                                                                                <w:top w:val="none" w:sz="0" w:space="0" w:color="auto"/>
                                                                                                <w:left w:val="none" w:sz="0" w:space="0" w:color="auto"/>
                                                                                                <w:bottom w:val="none" w:sz="0" w:space="0" w:color="auto"/>
                                                                                                <w:right w:val="none" w:sz="0" w:space="0" w:color="auto"/>
                                                                                              </w:divBdr>
                                                                                              <w:divsChild>
                                                                                                <w:div w:id="1786390521">
                                                                                                  <w:marLeft w:val="0"/>
                                                                                                  <w:marRight w:val="0"/>
                                                                                                  <w:marTop w:val="0"/>
                                                                                                  <w:marBottom w:val="0"/>
                                                                                                  <w:divBdr>
                                                                                                    <w:top w:val="none" w:sz="0" w:space="0" w:color="auto"/>
                                                                                                    <w:left w:val="none" w:sz="0" w:space="0" w:color="auto"/>
                                                                                                    <w:bottom w:val="none" w:sz="0" w:space="0" w:color="auto"/>
                                                                                                    <w:right w:val="none" w:sz="0" w:space="0" w:color="auto"/>
                                                                                                  </w:divBdr>
                                                                                                  <w:divsChild>
                                                                                                    <w:div w:id="92019211">
                                                                                                      <w:marLeft w:val="0"/>
                                                                                                      <w:marRight w:val="0"/>
                                                                                                      <w:marTop w:val="0"/>
                                                                                                      <w:marBottom w:val="60"/>
                                                                                                      <w:divBdr>
                                                                                                        <w:top w:val="none" w:sz="0" w:space="0" w:color="auto"/>
                                                                                                        <w:left w:val="none" w:sz="0" w:space="0" w:color="auto"/>
                                                                                                        <w:bottom w:val="none" w:sz="0" w:space="0" w:color="auto"/>
                                                                                                        <w:right w:val="none" w:sz="0" w:space="0" w:color="auto"/>
                                                                                                      </w:divBdr>
                                                                                                    </w:div>
                                                                                                    <w:div w:id="392389887">
                                                                                                      <w:marLeft w:val="0"/>
                                                                                                      <w:marRight w:val="0"/>
                                                                                                      <w:marTop w:val="0"/>
                                                                                                      <w:marBottom w:val="120"/>
                                                                                                      <w:divBdr>
                                                                                                        <w:top w:val="none" w:sz="0" w:space="0" w:color="auto"/>
                                                                                                        <w:left w:val="none" w:sz="0" w:space="0" w:color="auto"/>
                                                                                                        <w:bottom w:val="none" w:sz="0" w:space="0" w:color="auto"/>
                                                                                                        <w:right w:val="none" w:sz="0" w:space="0" w:color="auto"/>
                                                                                                      </w:divBdr>
                                                                                                    </w:div>
                                                                                                    <w:div w:id="2111775562">
                                                                                                      <w:marLeft w:val="0"/>
                                                                                                      <w:marRight w:val="0"/>
                                                                                                      <w:marTop w:val="0"/>
                                                                                                      <w:marBottom w:val="0"/>
                                                                                                      <w:divBdr>
                                                                                                        <w:top w:val="none" w:sz="0" w:space="0" w:color="auto"/>
                                                                                                        <w:left w:val="none" w:sz="0" w:space="0" w:color="auto"/>
                                                                                                        <w:bottom w:val="none" w:sz="0" w:space="0" w:color="auto"/>
                                                                                                        <w:right w:val="none" w:sz="0" w:space="0" w:color="auto"/>
                                                                                                      </w:divBdr>
                                                                                                      <w:divsChild>
                                                                                                        <w:div w:id="1175143579">
                                                                                                          <w:marLeft w:val="0"/>
                                                                                                          <w:marRight w:val="0"/>
                                                                                                          <w:marTop w:val="0"/>
                                                                                                          <w:marBottom w:val="0"/>
                                                                                                          <w:divBdr>
                                                                                                            <w:top w:val="none" w:sz="0" w:space="0" w:color="auto"/>
                                                                                                            <w:left w:val="none" w:sz="0" w:space="0" w:color="auto"/>
                                                                                                            <w:bottom w:val="none" w:sz="0" w:space="0" w:color="auto"/>
                                                                                                            <w:right w:val="none" w:sz="0" w:space="0" w:color="auto"/>
                                                                                                          </w:divBdr>
                                                                                                          <w:divsChild>
                                                                                                            <w:div w:id="476462373">
                                                                                                              <w:marLeft w:val="0"/>
                                                                                                              <w:marRight w:val="0"/>
                                                                                                              <w:marTop w:val="0"/>
                                                                                                              <w:marBottom w:val="0"/>
                                                                                                              <w:divBdr>
                                                                                                                <w:top w:val="none" w:sz="0" w:space="0" w:color="auto"/>
                                                                                                                <w:left w:val="none" w:sz="0" w:space="0" w:color="auto"/>
                                                                                                                <w:bottom w:val="none" w:sz="0" w:space="0" w:color="auto"/>
                                                                                                                <w:right w:val="none" w:sz="0" w:space="0" w:color="auto"/>
                                                                                                              </w:divBdr>
                                                                                                              <w:divsChild>
                                                                                                                <w:div w:id="260181534">
                                                                                                                  <w:marLeft w:val="0"/>
                                                                                                                  <w:marRight w:val="0"/>
                                                                                                                  <w:marTop w:val="0"/>
                                                                                                                  <w:marBottom w:val="0"/>
                                                                                                                  <w:divBdr>
                                                                                                                    <w:top w:val="none" w:sz="0" w:space="0" w:color="auto"/>
                                                                                                                    <w:left w:val="none" w:sz="0" w:space="0" w:color="auto"/>
                                                                                                                    <w:bottom w:val="none" w:sz="0" w:space="0" w:color="auto"/>
                                                                                                                    <w:right w:val="none" w:sz="0" w:space="0" w:color="auto"/>
                                                                                                                  </w:divBdr>
                                                                                                                  <w:divsChild>
                                                                                                                    <w:div w:id="391318115">
                                                                                                                      <w:marLeft w:val="0"/>
                                                                                                                      <w:marRight w:val="0"/>
                                                                                                                      <w:marTop w:val="0"/>
                                                                                                                      <w:marBottom w:val="0"/>
                                                                                                                      <w:divBdr>
                                                                                                                        <w:top w:val="none" w:sz="0" w:space="0" w:color="auto"/>
                                                                                                                        <w:left w:val="none" w:sz="0" w:space="0" w:color="auto"/>
                                                                                                                        <w:bottom w:val="none" w:sz="0" w:space="0" w:color="auto"/>
                                                                                                                        <w:right w:val="none" w:sz="0" w:space="0" w:color="auto"/>
                                                                                                                      </w:divBdr>
                                                                                                                      <w:divsChild>
                                                                                                                        <w:div w:id="55944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2320">
                                                                                                                  <w:marLeft w:val="90"/>
                                                                                                                  <w:marRight w:val="0"/>
                                                                                                                  <w:marTop w:val="0"/>
                                                                                                                  <w:marBottom w:val="0"/>
                                                                                                                  <w:divBdr>
                                                                                                                    <w:top w:val="none" w:sz="0" w:space="0" w:color="auto"/>
                                                                                                                    <w:left w:val="none" w:sz="0" w:space="0" w:color="auto"/>
                                                                                                                    <w:bottom w:val="none" w:sz="0" w:space="0" w:color="auto"/>
                                                                                                                    <w:right w:val="none" w:sz="0" w:space="0" w:color="auto"/>
                                                                                                                  </w:divBdr>
                                                                                                                  <w:divsChild>
                                                                                                                    <w:div w:id="2986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22079">
                                                                                          <w:marLeft w:val="0"/>
                                                                                          <w:marRight w:val="0"/>
                                                                                          <w:marTop w:val="0"/>
                                                                                          <w:marBottom w:val="0"/>
                                                                                          <w:divBdr>
                                                                                            <w:top w:val="none" w:sz="0" w:space="0" w:color="auto"/>
                                                                                            <w:left w:val="none" w:sz="0" w:space="0" w:color="auto"/>
                                                                                            <w:bottom w:val="none" w:sz="0" w:space="0" w:color="auto"/>
                                                                                            <w:right w:val="none" w:sz="0" w:space="0" w:color="auto"/>
                                                                                          </w:divBdr>
                                                                                          <w:divsChild>
                                                                                            <w:div w:id="7265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8635861">
      <w:bodyDiv w:val="1"/>
      <w:marLeft w:val="0"/>
      <w:marRight w:val="0"/>
      <w:marTop w:val="0"/>
      <w:marBottom w:val="0"/>
      <w:divBdr>
        <w:top w:val="none" w:sz="0" w:space="0" w:color="auto"/>
        <w:left w:val="none" w:sz="0" w:space="0" w:color="auto"/>
        <w:bottom w:val="none" w:sz="0" w:space="0" w:color="auto"/>
        <w:right w:val="none" w:sz="0" w:space="0" w:color="auto"/>
      </w:divBdr>
    </w:div>
    <w:div w:id="599333153">
      <w:bodyDiv w:val="1"/>
      <w:marLeft w:val="0"/>
      <w:marRight w:val="0"/>
      <w:marTop w:val="0"/>
      <w:marBottom w:val="0"/>
      <w:divBdr>
        <w:top w:val="none" w:sz="0" w:space="0" w:color="auto"/>
        <w:left w:val="none" w:sz="0" w:space="0" w:color="auto"/>
        <w:bottom w:val="none" w:sz="0" w:space="0" w:color="auto"/>
        <w:right w:val="none" w:sz="0" w:space="0" w:color="auto"/>
      </w:divBdr>
    </w:div>
    <w:div w:id="605041414">
      <w:bodyDiv w:val="1"/>
      <w:marLeft w:val="0"/>
      <w:marRight w:val="0"/>
      <w:marTop w:val="0"/>
      <w:marBottom w:val="0"/>
      <w:divBdr>
        <w:top w:val="none" w:sz="0" w:space="0" w:color="auto"/>
        <w:left w:val="none" w:sz="0" w:space="0" w:color="auto"/>
        <w:bottom w:val="none" w:sz="0" w:space="0" w:color="auto"/>
        <w:right w:val="none" w:sz="0" w:space="0" w:color="auto"/>
      </w:divBdr>
      <w:divsChild>
        <w:div w:id="477918717">
          <w:marLeft w:val="0"/>
          <w:marRight w:val="240"/>
          <w:marTop w:val="0"/>
          <w:marBottom w:val="0"/>
          <w:divBdr>
            <w:top w:val="none" w:sz="0" w:space="0" w:color="auto"/>
            <w:left w:val="none" w:sz="0" w:space="0" w:color="auto"/>
            <w:bottom w:val="none" w:sz="0" w:space="0" w:color="auto"/>
            <w:right w:val="none" w:sz="0" w:space="0" w:color="auto"/>
          </w:divBdr>
          <w:divsChild>
            <w:div w:id="1947031712">
              <w:marLeft w:val="0"/>
              <w:marRight w:val="0"/>
              <w:marTop w:val="0"/>
              <w:marBottom w:val="0"/>
              <w:divBdr>
                <w:top w:val="none" w:sz="0" w:space="0" w:color="auto"/>
                <w:left w:val="none" w:sz="0" w:space="0" w:color="auto"/>
                <w:bottom w:val="none" w:sz="0" w:space="0" w:color="auto"/>
                <w:right w:val="none" w:sz="0" w:space="0" w:color="auto"/>
              </w:divBdr>
              <w:divsChild>
                <w:div w:id="21713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0647">
          <w:marLeft w:val="0"/>
          <w:marRight w:val="240"/>
          <w:marTop w:val="0"/>
          <w:marBottom w:val="0"/>
          <w:divBdr>
            <w:top w:val="none" w:sz="0" w:space="0" w:color="auto"/>
            <w:left w:val="none" w:sz="0" w:space="0" w:color="auto"/>
            <w:bottom w:val="none" w:sz="0" w:space="0" w:color="auto"/>
            <w:right w:val="none" w:sz="0" w:space="0" w:color="auto"/>
          </w:divBdr>
          <w:divsChild>
            <w:div w:id="776027354">
              <w:marLeft w:val="0"/>
              <w:marRight w:val="0"/>
              <w:marTop w:val="0"/>
              <w:marBottom w:val="0"/>
              <w:divBdr>
                <w:top w:val="none" w:sz="0" w:space="0" w:color="auto"/>
                <w:left w:val="none" w:sz="0" w:space="0" w:color="auto"/>
                <w:bottom w:val="none" w:sz="0" w:space="0" w:color="auto"/>
                <w:right w:val="none" w:sz="0" w:space="0" w:color="auto"/>
              </w:divBdr>
              <w:divsChild>
                <w:div w:id="2752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0753">
          <w:marLeft w:val="0"/>
          <w:marRight w:val="0"/>
          <w:marTop w:val="750"/>
          <w:marBottom w:val="0"/>
          <w:divBdr>
            <w:top w:val="none" w:sz="0" w:space="0" w:color="auto"/>
            <w:left w:val="none" w:sz="0" w:space="0" w:color="auto"/>
            <w:bottom w:val="none" w:sz="0" w:space="0" w:color="auto"/>
            <w:right w:val="none" w:sz="0" w:space="0" w:color="auto"/>
          </w:divBdr>
          <w:divsChild>
            <w:div w:id="1709717594">
              <w:marLeft w:val="0"/>
              <w:marRight w:val="0"/>
              <w:marTop w:val="0"/>
              <w:marBottom w:val="0"/>
              <w:divBdr>
                <w:top w:val="none" w:sz="0" w:space="0" w:color="auto"/>
                <w:left w:val="none" w:sz="0" w:space="0" w:color="auto"/>
                <w:bottom w:val="none" w:sz="0" w:space="0" w:color="auto"/>
                <w:right w:val="none" w:sz="0" w:space="0" w:color="auto"/>
              </w:divBdr>
              <w:divsChild>
                <w:div w:id="515458392">
                  <w:marLeft w:val="0"/>
                  <w:marRight w:val="0"/>
                  <w:marTop w:val="0"/>
                  <w:marBottom w:val="0"/>
                  <w:divBdr>
                    <w:top w:val="none" w:sz="0" w:space="0" w:color="auto"/>
                    <w:left w:val="none" w:sz="0" w:space="0" w:color="auto"/>
                    <w:bottom w:val="none" w:sz="0" w:space="0" w:color="auto"/>
                    <w:right w:val="none" w:sz="0" w:space="0" w:color="auto"/>
                  </w:divBdr>
                  <w:divsChild>
                    <w:div w:id="11353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737385">
      <w:bodyDiv w:val="1"/>
      <w:marLeft w:val="0"/>
      <w:marRight w:val="0"/>
      <w:marTop w:val="0"/>
      <w:marBottom w:val="0"/>
      <w:divBdr>
        <w:top w:val="none" w:sz="0" w:space="0" w:color="auto"/>
        <w:left w:val="none" w:sz="0" w:space="0" w:color="auto"/>
        <w:bottom w:val="none" w:sz="0" w:space="0" w:color="auto"/>
        <w:right w:val="none" w:sz="0" w:space="0" w:color="auto"/>
      </w:divBdr>
      <w:divsChild>
        <w:div w:id="470908824">
          <w:marLeft w:val="240"/>
          <w:marRight w:val="0"/>
          <w:marTop w:val="240"/>
          <w:marBottom w:val="240"/>
          <w:divBdr>
            <w:top w:val="none" w:sz="0" w:space="0" w:color="auto"/>
            <w:left w:val="none" w:sz="0" w:space="0" w:color="auto"/>
            <w:bottom w:val="none" w:sz="0" w:space="0" w:color="auto"/>
            <w:right w:val="none" w:sz="0" w:space="0" w:color="auto"/>
          </w:divBdr>
        </w:div>
      </w:divsChild>
    </w:div>
    <w:div w:id="612127629">
      <w:bodyDiv w:val="1"/>
      <w:marLeft w:val="0"/>
      <w:marRight w:val="0"/>
      <w:marTop w:val="0"/>
      <w:marBottom w:val="0"/>
      <w:divBdr>
        <w:top w:val="none" w:sz="0" w:space="0" w:color="auto"/>
        <w:left w:val="none" w:sz="0" w:space="0" w:color="auto"/>
        <w:bottom w:val="none" w:sz="0" w:space="0" w:color="auto"/>
        <w:right w:val="none" w:sz="0" w:space="0" w:color="auto"/>
      </w:divBdr>
      <w:divsChild>
        <w:div w:id="1124537399">
          <w:marLeft w:val="0"/>
          <w:marRight w:val="240"/>
          <w:marTop w:val="0"/>
          <w:marBottom w:val="0"/>
          <w:divBdr>
            <w:top w:val="none" w:sz="0" w:space="0" w:color="auto"/>
            <w:left w:val="none" w:sz="0" w:space="0" w:color="auto"/>
            <w:bottom w:val="none" w:sz="0" w:space="0" w:color="auto"/>
            <w:right w:val="none" w:sz="0" w:space="0" w:color="auto"/>
          </w:divBdr>
          <w:divsChild>
            <w:div w:id="1915894169">
              <w:marLeft w:val="0"/>
              <w:marRight w:val="0"/>
              <w:marTop w:val="0"/>
              <w:marBottom w:val="0"/>
              <w:divBdr>
                <w:top w:val="none" w:sz="0" w:space="0" w:color="auto"/>
                <w:left w:val="none" w:sz="0" w:space="0" w:color="auto"/>
                <w:bottom w:val="none" w:sz="0" w:space="0" w:color="auto"/>
                <w:right w:val="none" w:sz="0" w:space="0" w:color="auto"/>
              </w:divBdr>
              <w:divsChild>
                <w:div w:id="152386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1720">
          <w:marLeft w:val="0"/>
          <w:marRight w:val="240"/>
          <w:marTop w:val="0"/>
          <w:marBottom w:val="0"/>
          <w:divBdr>
            <w:top w:val="none" w:sz="0" w:space="0" w:color="auto"/>
            <w:left w:val="none" w:sz="0" w:space="0" w:color="auto"/>
            <w:bottom w:val="none" w:sz="0" w:space="0" w:color="auto"/>
            <w:right w:val="none" w:sz="0" w:space="0" w:color="auto"/>
          </w:divBdr>
          <w:divsChild>
            <w:div w:id="321741464">
              <w:marLeft w:val="0"/>
              <w:marRight w:val="0"/>
              <w:marTop w:val="0"/>
              <w:marBottom w:val="0"/>
              <w:divBdr>
                <w:top w:val="none" w:sz="0" w:space="0" w:color="auto"/>
                <w:left w:val="none" w:sz="0" w:space="0" w:color="auto"/>
                <w:bottom w:val="none" w:sz="0" w:space="0" w:color="auto"/>
                <w:right w:val="none" w:sz="0" w:space="0" w:color="auto"/>
              </w:divBdr>
              <w:divsChild>
                <w:div w:id="5131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5659">
          <w:marLeft w:val="0"/>
          <w:marRight w:val="0"/>
          <w:marTop w:val="750"/>
          <w:marBottom w:val="0"/>
          <w:divBdr>
            <w:top w:val="none" w:sz="0" w:space="0" w:color="auto"/>
            <w:left w:val="none" w:sz="0" w:space="0" w:color="auto"/>
            <w:bottom w:val="none" w:sz="0" w:space="0" w:color="auto"/>
            <w:right w:val="none" w:sz="0" w:space="0" w:color="auto"/>
          </w:divBdr>
          <w:divsChild>
            <w:div w:id="619413164">
              <w:marLeft w:val="0"/>
              <w:marRight w:val="0"/>
              <w:marTop w:val="0"/>
              <w:marBottom w:val="0"/>
              <w:divBdr>
                <w:top w:val="none" w:sz="0" w:space="0" w:color="auto"/>
                <w:left w:val="none" w:sz="0" w:space="0" w:color="auto"/>
                <w:bottom w:val="none" w:sz="0" w:space="0" w:color="auto"/>
                <w:right w:val="none" w:sz="0" w:space="0" w:color="auto"/>
              </w:divBdr>
              <w:divsChild>
                <w:div w:id="1371488815">
                  <w:marLeft w:val="0"/>
                  <w:marRight w:val="0"/>
                  <w:marTop w:val="0"/>
                  <w:marBottom w:val="0"/>
                  <w:divBdr>
                    <w:top w:val="none" w:sz="0" w:space="0" w:color="auto"/>
                    <w:left w:val="none" w:sz="0" w:space="0" w:color="auto"/>
                    <w:bottom w:val="none" w:sz="0" w:space="0" w:color="auto"/>
                    <w:right w:val="none" w:sz="0" w:space="0" w:color="auto"/>
                  </w:divBdr>
                  <w:divsChild>
                    <w:div w:id="20391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027095">
      <w:bodyDiv w:val="1"/>
      <w:marLeft w:val="0"/>
      <w:marRight w:val="0"/>
      <w:marTop w:val="0"/>
      <w:marBottom w:val="0"/>
      <w:divBdr>
        <w:top w:val="none" w:sz="0" w:space="0" w:color="auto"/>
        <w:left w:val="none" w:sz="0" w:space="0" w:color="auto"/>
        <w:bottom w:val="none" w:sz="0" w:space="0" w:color="auto"/>
        <w:right w:val="none" w:sz="0" w:space="0" w:color="auto"/>
      </w:divBdr>
    </w:div>
    <w:div w:id="621158750">
      <w:bodyDiv w:val="1"/>
      <w:marLeft w:val="0"/>
      <w:marRight w:val="0"/>
      <w:marTop w:val="0"/>
      <w:marBottom w:val="0"/>
      <w:divBdr>
        <w:top w:val="none" w:sz="0" w:space="0" w:color="auto"/>
        <w:left w:val="none" w:sz="0" w:space="0" w:color="auto"/>
        <w:bottom w:val="none" w:sz="0" w:space="0" w:color="auto"/>
        <w:right w:val="none" w:sz="0" w:space="0" w:color="auto"/>
      </w:divBdr>
      <w:divsChild>
        <w:div w:id="283579673">
          <w:marLeft w:val="0"/>
          <w:marRight w:val="240"/>
          <w:marTop w:val="0"/>
          <w:marBottom w:val="0"/>
          <w:divBdr>
            <w:top w:val="none" w:sz="0" w:space="0" w:color="auto"/>
            <w:left w:val="none" w:sz="0" w:space="0" w:color="auto"/>
            <w:bottom w:val="none" w:sz="0" w:space="0" w:color="auto"/>
            <w:right w:val="none" w:sz="0" w:space="0" w:color="auto"/>
          </w:divBdr>
          <w:divsChild>
            <w:div w:id="1959869224">
              <w:marLeft w:val="0"/>
              <w:marRight w:val="0"/>
              <w:marTop w:val="0"/>
              <w:marBottom w:val="0"/>
              <w:divBdr>
                <w:top w:val="none" w:sz="0" w:space="0" w:color="auto"/>
                <w:left w:val="none" w:sz="0" w:space="0" w:color="auto"/>
                <w:bottom w:val="none" w:sz="0" w:space="0" w:color="auto"/>
                <w:right w:val="none" w:sz="0" w:space="0" w:color="auto"/>
              </w:divBdr>
              <w:divsChild>
                <w:div w:id="5254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9127">
          <w:marLeft w:val="0"/>
          <w:marRight w:val="240"/>
          <w:marTop w:val="0"/>
          <w:marBottom w:val="0"/>
          <w:divBdr>
            <w:top w:val="none" w:sz="0" w:space="0" w:color="auto"/>
            <w:left w:val="none" w:sz="0" w:space="0" w:color="auto"/>
            <w:bottom w:val="none" w:sz="0" w:space="0" w:color="auto"/>
            <w:right w:val="none" w:sz="0" w:space="0" w:color="auto"/>
          </w:divBdr>
          <w:divsChild>
            <w:div w:id="2062900038">
              <w:marLeft w:val="0"/>
              <w:marRight w:val="0"/>
              <w:marTop w:val="0"/>
              <w:marBottom w:val="0"/>
              <w:divBdr>
                <w:top w:val="none" w:sz="0" w:space="0" w:color="auto"/>
                <w:left w:val="none" w:sz="0" w:space="0" w:color="auto"/>
                <w:bottom w:val="none" w:sz="0" w:space="0" w:color="auto"/>
                <w:right w:val="none" w:sz="0" w:space="0" w:color="auto"/>
              </w:divBdr>
              <w:divsChild>
                <w:div w:id="15491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1369">
          <w:marLeft w:val="0"/>
          <w:marRight w:val="0"/>
          <w:marTop w:val="750"/>
          <w:marBottom w:val="0"/>
          <w:divBdr>
            <w:top w:val="none" w:sz="0" w:space="0" w:color="auto"/>
            <w:left w:val="none" w:sz="0" w:space="0" w:color="auto"/>
            <w:bottom w:val="none" w:sz="0" w:space="0" w:color="auto"/>
            <w:right w:val="none" w:sz="0" w:space="0" w:color="auto"/>
          </w:divBdr>
          <w:divsChild>
            <w:div w:id="838736462">
              <w:marLeft w:val="0"/>
              <w:marRight w:val="0"/>
              <w:marTop w:val="0"/>
              <w:marBottom w:val="0"/>
              <w:divBdr>
                <w:top w:val="none" w:sz="0" w:space="0" w:color="auto"/>
                <w:left w:val="none" w:sz="0" w:space="0" w:color="auto"/>
                <w:bottom w:val="none" w:sz="0" w:space="0" w:color="auto"/>
                <w:right w:val="none" w:sz="0" w:space="0" w:color="auto"/>
              </w:divBdr>
              <w:divsChild>
                <w:div w:id="319237441">
                  <w:marLeft w:val="0"/>
                  <w:marRight w:val="0"/>
                  <w:marTop w:val="0"/>
                  <w:marBottom w:val="0"/>
                  <w:divBdr>
                    <w:top w:val="none" w:sz="0" w:space="0" w:color="auto"/>
                    <w:left w:val="none" w:sz="0" w:space="0" w:color="auto"/>
                    <w:bottom w:val="none" w:sz="0" w:space="0" w:color="auto"/>
                    <w:right w:val="none" w:sz="0" w:space="0" w:color="auto"/>
                  </w:divBdr>
                  <w:divsChild>
                    <w:div w:id="16081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616501">
      <w:bodyDiv w:val="1"/>
      <w:marLeft w:val="0"/>
      <w:marRight w:val="0"/>
      <w:marTop w:val="0"/>
      <w:marBottom w:val="0"/>
      <w:divBdr>
        <w:top w:val="none" w:sz="0" w:space="0" w:color="auto"/>
        <w:left w:val="none" w:sz="0" w:space="0" w:color="auto"/>
        <w:bottom w:val="none" w:sz="0" w:space="0" w:color="auto"/>
        <w:right w:val="none" w:sz="0" w:space="0" w:color="auto"/>
      </w:divBdr>
    </w:div>
    <w:div w:id="623736726">
      <w:bodyDiv w:val="1"/>
      <w:marLeft w:val="0"/>
      <w:marRight w:val="0"/>
      <w:marTop w:val="0"/>
      <w:marBottom w:val="0"/>
      <w:divBdr>
        <w:top w:val="none" w:sz="0" w:space="0" w:color="auto"/>
        <w:left w:val="none" w:sz="0" w:space="0" w:color="auto"/>
        <w:bottom w:val="none" w:sz="0" w:space="0" w:color="auto"/>
        <w:right w:val="none" w:sz="0" w:space="0" w:color="auto"/>
      </w:divBdr>
      <w:divsChild>
        <w:div w:id="1108355389">
          <w:marLeft w:val="0"/>
          <w:marRight w:val="0"/>
          <w:marTop w:val="0"/>
          <w:marBottom w:val="0"/>
          <w:divBdr>
            <w:top w:val="none" w:sz="0" w:space="0" w:color="auto"/>
            <w:left w:val="none" w:sz="0" w:space="0" w:color="auto"/>
            <w:bottom w:val="none" w:sz="0" w:space="0" w:color="auto"/>
            <w:right w:val="none" w:sz="0" w:space="0" w:color="auto"/>
          </w:divBdr>
          <w:divsChild>
            <w:div w:id="1425607869">
              <w:marLeft w:val="0"/>
              <w:marRight w:val="0"/>
              <w:marTop w:val="0"/>
              <w:marBottom w:val="0"/>
              <w:divBdr>
                <w:top w:val="none" w:sz="0" w:space="0" w:color="auto"/>
                <w:left w:val="none" w:sz="0" w:space="0" w:color="auto"/>
                <w:bottom w:val="none" w:sz="0" w:space="0" w:color="auto"/>
                <w:right w:val="none" w:sz="0" w:space="0" w:color="auto"/>
              </w:divBdr>
              <w:divsChild>
                <w:div w:id="1433165306">
                  <w:marLeft w:val="0"/>
                  <w:marRight w:val="0"/>
                  <w:marTop w:val="0"/>
                  <w:marBottom w:val="0"/>
                  <w:divBdr>
                    <w:top w:val="none" w:sz="0" w:space="0" w:color="auto"/>
                    <w:left w:val="none" w:sz="0" w:space="0" w:color="auto"/>
                    <w:bottom w:val="none" w:sz="0" w:space="0" w:color="auto"/>
                    <w:right w:val="none" w:sz="0" w:space="0" w:color="auto"/>
                  </w:divBdr>
                  <w:divsChild>
                    <w:div w:id="1862163444">
                      <w:marLeft w:val="0"/>
                      <w:marRight w:val="0"/>
                      <w:marTop w:val="0"/>
                      <w:marBottom w:val="0"/>
                      <w:divBdr>
                        <w:top w:val="none" w:sz="0" w:space="0" w:color="auto"/>
                        <w:left w:val="none" w:sz="0" w:space="0" w:color="auto"/>
                        <w:bottom w:val="none" w:sz="0" w:space="0" w:color="auto"/>
                        <w:right w:val="none" w:sz="0" w:space="0" w:color="auto"/>
                      </w:divBdr>
                      <w:divsChild>
                        <w:div w:id="1746295263">
                          <w:marLeft w:val="0"/>
                          <w:marRight w:val="0"/>
                          <w:marTop w:val="0"/>
                          <w:marBottom w:val="0"/>
                          <w:divBdr>
                            <w:top w:val="none" w:sz="0" w:space="0" w:color="auto"/>
                            <w:left w:val="none" w:sz="0" w:space="0" w:color="auto"/>
                            <w:bottom w:val="none" w:sz="0" w:space="0" w:color="auto"/>
                            <w:right w:val="none" w:sz="0" w:space="0" w:color="auto"/>
                          </w:divBdr>
                          <w:divsChild>
                            <w:div w:id="2146655675">
                              <w:marLeft w:val="0"/>
                              <w:marRight w:val="0"/>
                              <w:marTop w:val="0"/>
                              <w:marBottom w:val="0"/>
                              <w:divBdr>
                                <w:top w:val="none" w:sz="0" w:space="0" w:color="auto"/>
                                <w:left w:val="none" w:sz="0" w:space="0" w:color="auto"/>
                                <w:bottom w:val="none" w:sz="0" w:space="0" w:color="auto"/>
                                <w:right w:val="none" w:sz="0" w:space="0" w:color="auto"/>
                              </w:divBdr>
                              <w:divsChild>
                                <w:div w:id="1515726440">
                                  <w:marLeft w:val="0"/>
                                  <w:marRight w:val="0"/>
                                  <w:marTop w:val="0"/>
                                  <w:marBottom w:val="0"/>
                                  <w:divBdr>
                                    <w:top w:val="none" w:sz="0" w:space="0" w:color="auto"/>
                                    <w:left w:val="none" w:sz="0" w:space="0" w:color="auto"/>
                                    <w:bottom w:val="none" w:sz="0" w:space="0" w:color="auto"/>
                                    <w:right w:val="none" w:sz="0" w:space="0" w:color="auto"/>
                                  </w:divBdr>
                                  <w:divsChild>
                                    <w:div w:id="1027368819">
                                      <w:marLeft w:val="0"/>
                                      <w:marRight w:val="0"/>
                                      <w:marTop w:val="0"/>
                                      <w:marBottom w:val="0"/>
                                      <w:divBdr>
                                        <w:top w:val="none" w:sz="0" w:space="0" w:color="auto"/>
                                        <w:left w:val="none" w:sz="0" w:space="0" w:color="auto"/>
                                        <w:bottom w:val="none" w:sz="0" w:space="0" w:color="auto"/>
                                        <w:right w:val="none" w:sz="0" w:space="0" w:color="auto"/>
                                      </w:divBdr>
                                      <w:divsChild>
                                        <w:div w:id="2828626">
                                          <w:marLeft w:val="0"/>
                                          <w:marRight w:val="0"/>
                                          <w:marTop w:val="0"/>
                                          <w:marBottom w:val="0"/>
                                          <w:divBdr>
                                            <w:top w:val="none" w:sz="0" w:space="0" w:color="auto"/>
                                            <w:left w:val="none" w:sz="0" w:space="0" w:color="auto"/>
                                            <w:bottom w:val="none" w:sz="0" w:space="0" w:color="auto"/>
                                            <w:right w:val="none" w:sz="0" w:space="0" w:color="auto"/>
                                          </w:divBdr>
                                          <w:divsChild>
                                            <w:div w:id="703793833">
                                              <w:marLeft w:val="0"/>
                                              <w:marRight w:val="0"/>
                                              <w:marTop w:val="0"/>
                                              <w:marBottom w:val="0"/>
                                              <w:divBdr>
                                                <w:top w:val="none" w:sz="0" w:space="0" w:color="auto"/>
                                                <w:left w:val="none" w:sz="0" w:space="0" w:color="auto"/>
                                                <w:bottom w:val="none" w:sz="0" w:space="0" w:color="auto"/>
                                                <w:right w:val="none" w:sz="0" w:space="0" w:color="auto"/>
                                              </w:divBdr>
                                              <w:divsChild>
                                                <w:div w:id="479736664">
                                                  <w:marLeft w:val="0"/>
                                                  <w:marRight w:val="0"/>
                                                  <w:marTop w:val="0"/>
                                                  <w:marBottom w:val="0"/>
                                                  <w:divBdr>
                                                    <w:top w:val="none" w:sz="0" w:space="0" w:color="auto"/>
                                                    <w:left w:val="none" w:sz="0" w:space="0" w:color="auto"/>
                                                    <w:bottom w:val="none" w:sz="0" w:space="0" w:color="auto"/>
                                                    <w:right w:val="none" w:sz="0" w:space="0" w:color="auto"/>
                                                  </w:divBdr>
                                                  <w:divsChild>
                                                    <w:div w:id="54470012">
                                                      <w:marLeft w:val="0"/>
                                                      <w:marRight w:val="0"/>
                                                      <w:marTop w:val="0"/>
                                                      <w:marBottom w:val="0"/>
                                                      <w:divBdr>
                                                        <w:top w:val="none" w:sz="0" w:space="0" w:color="auto"/>
                                                        <w:left w:val="none" w:sz="0" w:space="0" w:color="auto"/>
                                                        <w:bottom w:val="none" w:sz="0" w:space="0" w:color="auto"/>
                                                        <w:right w:val="none" w:sz="0" w:space="0" w:color="auto"/>
                                                      </w:divBdr>
                                                      <w:divsChild>
                                                        <w:div w:id="680621474">
                                                          <w:marLeft w:val="0"/>
                                                          <w:marRight w:val="0"/>
                                                          <w:marTop w:val="0"/>
                                                          <w:marBottom w:val="0"/>
                                                          <w:divBdr>
                                                            <w:top w:val="none" w:sz="0" w:space="0" w:color="auto"/>
                                                            <w:left w:val="none" w:sz="0" w:space="0" w:color="auto"/>
                                                            <w:bottom w:val="none" w:sz="0" w:space="0" w:color="auto"/>
                                                            <w:right w:val="none" w:sz="0" w:space="0" w:color="auto"/>
                                                          </w:divBdr>
                                                          <w:divsChild>
                                                            <w:div w:id="1195382132">
                                                              <w:marLeft w:val="0"/>
                                                              <w:marRight w:val="0"/>
                                                              <w:marTop w:val="0"/>
                                                              <w:marBottom w:val="0"/>
                                                              <w:divBdr>
                                                                <w:top w:val="none" w:sz="0" w:space="0" w:color="auto"/>
                                                                <w:left w:val="none" w:sz="0" w:space="0" w:color="auto"/>
                                                                <w:bottom w:val="none" w:sz="0" w:space="0" w:color="auto"/>
                                                                <w:right w:val="none" w:sz="0" w:space="0" w:color="auto"/>
                                                              </w:divBdr>
                                                              <w:divsChild>
                                                                <w:div w:id="2038433567">
                                                                  <w:marLeft w:val="0"/>
                                                                  <w:marRight w:val="0"/>
                                                                  <w:marTop w:val="0"/>
                                                                  <w:marBottom w:val="0"/>
                                                                  <w:divBdr>
                                                                    <w:top w:val="none" w:sz="0" w:space="0" w:color="auto"/>
                                                                    <w:left w:val="none" w:sz="0" w:space="0" w:color="auto"/>
                                                                    <w:bottom w:val="none" w:sz="0" w:space="0" w:color="auto"/>
                                                                    <w:right w:val="none" w:sz="0" w:space="0" w:color="auto"/>
                                                                  </w:divBdr>
                                                                  <w:divsChild>
                                                                    <w:div w:id="21443437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2556645">
                                                              <w:marLeft w:val="0"/>
                                                              <w:marRight w:val="0"/>
                                                              <w:marTop w:val="0"/>
                                                              <w:marBottom w:val="0"/>
                                                              <w:divBdr>
                                                                <w:top w:val="none" w:sz="0" w:space="0" w:color="auto"/>
                                                                <w:left w:val="none" w:sz="0" w:space="0" w:color="auto"/>
                                                                <w:bottom w:val="none" w:sz="0" w:space="0" w:color="auto"/>
                                                                <w:right w:val="none" w:sz="0" w:space="0" w:color="auto"/>
                                                              </w:divBdr>
                                                              <w:divsChild>
                                                                <w:div w:id="936063683">
                                                                  <w:marLeft w:val="0"/>
                                                                  <w:marRight w:val="0"/>
                                                                  <w:marTop w:val="0"/>
                                                                  <w:marBottom w:val="0"/>
                                                                  <w:divBdr>
                                                                    <w:top w:val="none" w:sz="0" w:space="0" w:color="auto"/>
                                                                    <w:left w:val="none" w:sz="0" w:space="0" w:color="auto"/>
                                                                    <w:bottom w:val="none" w:sz="0" w:space="0" w:color="auto"/>
                                                                    <w:right w:val="none" w:sz="0" w:space="0" w:color="auto"/>
                                                                  </w:divBdr>
                                                                  <w:divsChild>
                                                                    <w:div w:id="5459922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6737602">
                                                              <w:marLeft w:val="0"/>
                                                              <w:marRight w:val="0"/>
                                                              <w:marTop w:val="0"/>
                                                              <w:marBottom w:val="0"/>
                                                              <w:divBdr>
                                                                <w:top w:val="none" w:sz="0" w:space="0" w:color="auto"/>
                                                                <w:left w:val="none" w:sz="0" w:space="0" w:color="auto"/>
                                                                <w:bottom w:val="none" w:sz="0" w:space="0" w:color="auto"/>
                                                                <w:right w:val="none" w:sz="0" w:space="0" w:color="auto"/>
                                                              </w:divBdr>
                                                              <w:divsChild>
                                                                <w:div w:id="1824538763">
                                                                  <w:marLeft w:val="0"/>
                                                                  <w:marRight w:val="0"/>
                                                                  <w:marTop w:val="0"/>
                                                                  <w:marBottom w:val="0"/>
                                                                  <w:divBdr>
                                                                    <w:top w:val="none" w:sz="0" w:space="0" w:color="auto"/>
                                                                    <w:left w:val="none" w:sz="0" w:space="0" w:color="auto"/>
                                                                    <w:bottom w:val="none" w:sz="0" w:space="0" w:color="auto"/>
                                                                    <w:right w:val="none" w:sz="0" w:space="0" w:color="auto"/>
                                                                  </w:divBdr>
                                                                  <w:divsChild>
                                                                    <w:div w:id="856849556">
                                                                      <w:marLeft w:val="-420"/>
                                                                      <w:marRight w:val="0"/>
                                                                      <w:marTop w:val="0"/>
                                                                      <w:marBottom w:val="0"/>
                                                                      <w:divBdr>
                                                                        <w:top w:val="none" w:sz="0" w:space="0" w:color="auto"/>
                                                                        <w:left w:val="none" w:sz="0" w:space="0" w:color="auto"/>
                                                                        <w:bottom w:val="none" w:sz="0" w:space="0" w:color="auto"/>
                                                                        <w:right w:val="none" w:sz="0" w:space="0" w:color="auto"/>
                                                                      </w:divBdr>
                                                                      <w:divsChild>
                                                                        <w:div w:id="857543669">
                                                                          <w:marLeft w:val="0"/>
                                                                          <w:marRight w:val="0"/>
                                                                          <w:marTop w:val="0"/>
                                                                          <w:marBottom w:val="0"/>
                                                                          <w:divBdr>
                                                                            <w:top w:val="none" w:sz="0" w:space="0" w:color="auto"/>
                                                                            <w:left w:val="none" w:sz="0" w:space="0" w:color="auto"/>
                                                                            <w:bottom w:val="none" w:sz="0" w:space="0" w:color="auto"/>
                                                                            <w:right w:val="none" w:sz="0" w:space="0" w:color="auto"/>
                                                                          </w:divBdr>
                                                                          <w:divsChild>
                                                                            <w:div w:id="1332683309">
                                                                              <w:marLeft w:val="0"/>
                                                                              <w:marRight w:val="0"/>
                                                                              <w:marTop w:val="0"/>
                                                                              <w:marBottom w:val="0"/>
                                                                              <w:divBdr>
                                                                                <w:top w:val="none" w:sz="0" w:space="0" w:color="auto"/>
                                                                                <w:left w:val="none" w:sz="0" w:space="0" w:color="auto"/>
                                                                                <w:bottom w:val="none" w:sz="0" w:space="0" w:color="auto"/>
                                                                                <w:right w:val="none" w:sz="0" w:space="0" w:color="auto"/>
                                                                              </w:divBdr>
                                                                              <w:divsChild>
                                                                                <w:div w:id="1117219766">
                                                                                  <w:marLeft w:val="0"/>
                                                                                  <w:marRight w:val="0"/>
                                                                                  <w:marTop w:val="0"/>
                                                                                  <w:marBottom w:val="0"/>
                                                                                  <w:divBdr>
                                                                                    <w:top w:val="none" w:sz="0" w:space="0" w:color="auto"/>
                                                                                    <w:left w:val="none" w:sz="0" w:space="0" w:color="auto"/>
                                                                                    <w:bottom w:val="none" w:sz="0" w:space="0" w:color="auto"/>
                                                                                    <w:right w:val="none" w:sz="0" w:space="0" w:color="auto"/>
                                                                                  </w:divBdr>
                                                                                </w:div>
                                                                                <w:div w:id="14642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56217">
                                                                      <w:marLeft w:val="-420"/>
                                                                      <w:marRight w:val="0"/>
                                                                      <w:marTop w:val="0"/>
                                                                      <w:marBottom w:val="0"/>
                                                                      <w:divBdr>
                                                                        <w:top w:val="none" w:sz="0" w:space="0" w:color="auto"/>
                                                                        <w:left w:val="none" w:sz="0" w:space="0" w:color="auto"/>
                                                                        <w:bottom w:val="none" w:sz="0" w:space="0" w:color="auto"/>
                                                                        <w:right w:val="none" w:sz="0" w:space="0" w:color="auto"/>
                                                                      </w:divBdr>
                                                                      <w:divsChild>
                                                                        <w:div w:id="1677070098">
                                                                          <w:marLeft w:val="0"/>
                                                                          <w:marRight w:val="0"/>
                                                                          <w:marTop w:val="0"/>
                                                                          <w:marBottom w:val="0"/>
                                                                          <w:divBdr>
                                                                            <w:top w:val="none" w:sz="0" w:space="0" w:color="auto"/>
                                                                            <w:left w:val="none" w:sz="0" w:space="0" w:color="auto"/>
                                                                            <w:bottom w:val="none" w:sz="0" w:space="0" w:color="auto"/>
                                                                            <w:right w:val="none" w:sz="0" w:space="0" w:color="auto"/>
                                                                          </w:divBdr>
                                                                          <w:divsChild>
                                                                            <w:div w:id="259681987">
                                                                              <w:marLeft w:val="0"/>
                                                                              <w:marRight w:val="0"/>
                                                                              <w:marTop w:val="0"/>
                                                                              <w:marBottom w:val="0"/>
                                                                              <w:divBdr>
                                                                                <w:top w:val="none" w:sz="0" w:space="0" w:color="auto"/>
                                                                                <w:left w:val="none" w:sz="0" w:space="0" w:color="auto"/>
                                                                                <w:bottom w:val="none" w:sz="0" w:space="0" w:color="auto"/>
                                                                                <w:right w:val="none" w:sz="0" w:space="0" w:color="auto"/>
                                                                              </w:divBdr>
                                                                              <w:divsChild>
                                                                                <w:div w:id="1528181284">
                                                                                  <w:marLeft w:val="0"/>
                                                                                  <w:marRight w:val="0"/>
                                                                                  <w:marTop w:val="0"/>
                                                                                  <w:marBottom w:val="0"/>
                                                                                  <w:divBdr>
                                                                                    <w:top w:val="none" w:sz="0" w:space="0" w:color="auto"/>
                                                                                    <w:left w:val="none" w:sz="0" w:space="0" w:color="auto"/>
                                                                                    <w:bottom w:val="none" w:sz="0" w:space="0" w:color="auto"/>
                                                                                    <w:right w:val="none" w:sz="0" w:space="0" w:color="auto"/>
                                                                                  </w:divBdr>
                                                                                </w:div>
                                                                                <w:div w:id="42461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49246">
                                                                      <w:marLeft w:val="-420"/>
                                                                      <w:marRight w:val="0"/>
                                                                      <w:marTop w:val="0"/>
                                                                      <w:marBottom w:val="0"/>
                                                                      <w:divBdr>
                                                                        <w:top w:val="none" w:sz="0" w:space="0" w:color="auto"/>
                                                                        <w:left w:val="none" w:sz="0" w:space="0" w:color="auto"/>
                                                                        <w:bottom w:val="none" w:sz="0" w:space="0" w:color="auto"/>
                                                                        <w:right w:val="none" w:sz="0" w:space="0" w:color="auto"/>
                                                                      </w:divBdr>
                                                                      <w:divsChild>
                                                                        <w:div w:id="1723164757">
                                                                          <w:marLeft w:val="0"/>
                                                                          <w:marRight w:val="0"/>
                                                                          <w:marTop w:val="0"/>
                                                                          <w:marBottom w:val="0"/>
                                                                          <w:divBdr>
                                                                            <w:top w:val="none" w:sz="0" w:space="0" w:color="auto"/>
                                                                            <w:left w:val="none" w:sz="0" w:space="0" w:color="auto"/>
                                                                            <w:bottom w:val="none" w:sz="0" w:space="0" w:color="auto"/>
                                                                            <w:right w:val="none" w:sz="0" w:space="0" w:color="auto"/>
                                                                          </w:divBdr>
                                                                          <w:divsChild>
                                                                            <w:div w:id="1696225619">
                                                                              <w:marLeft w:val="0"/>
                                                                              <w:marRight w:val="0"/>
                                                                              <w:marTop w:val="0"/>
                                                                              <w:marBottom w:val="0"/>
                                                                              <w:divBdr>
                                                                                <w:top w:val="none" w:sz="0" w:space="0" w:color="auto"/>
                                                                                <w:left w:val="none" w:sz="0" w:space="0" w:color="auto"/>
                                                                                <w:bottom w:val="none" w:sz="0" w:space="0" w:color="auto"/>
                                                                                <w:right w:val="none" w:sz="0" w:space="0" w:color="auto"/>
                                                                              </w:divBdr>
                                                                              <w:divsChild>
                                                                                <w:div w:id="1192719857">
                                                                                  <w:marLeft w:val="0"/>
                                                                                  <w:marRight w:val="0"/>
                                                                                  <w:marTop w:val="0"/>
                                                                                  <w:marBottom w:val="0"/>
                                                                                  <w:divBdr>
                                                                                    <w:top w:val="none" w:sz="0" w:space="0" w:color="auto"/>
                                                                                    <w:left w:val="none" w:sz="0" w:space="0" w:color="auto"/>
                                                                                    <w:bottom w:val="none" w:sz="0" w:space="0" w:color="auto"/>
                                                                                    <w:right w:val="none" w:sz="0" w:space="0" w:color="auto"/>
                                                                                  </w:divBdr>
                                                                                </w:div>
                                                                                <w:div w:id="145525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49110">
                                                                      <w:marLeft w:val="-420"/>
                                                                      <w:marRight w:val="0"/>
                                                                      <w:marTop w:val="0"/>
                                                                      <w:marBottom w:val="0"/>
                                                                      <w:divBdr>
                                                                        <w:top w:val="none" w:sz="0" w:space="0" w:color="auto"/>
                                                                        <w:left w:val="none" w:sz="0" w:space="0" w:color="auto"/>
                                                                        <w:bottom w:val="none" w:sz="0" w:space="0" w:color="auto"/>
                                                                        <w:right w:val="none" w:sz="0" w:space="0" w:color="auto"/>
                                                                      </w:divBdr>
                                                                      <w:divsChild>
                                                                        <w:div w:id="1347050732">
                                                                          <w:marLeft w:val="0"/>
                                                                          <w:marRight w:val="0"/>
                                                                          <w:marTop w:val="0"/>
                                                                          <w:marBottom w:val="0"/>
                                                                          <w:divBdr>
                                                                            <w:top w:val="none" w:sz="0" w:space="0" w:color="auto"/>
                                                                            <w:left w:val="none" w:sz="0" w:space="0" w:color="auto"/>
                                                                            <w:bottom w:val="none" w:sz="0" w:space="0" w:color="auto"/>
                                                                            <w:right w:val="none" w:sz="0" w:space="0" w:color="auto"/>
                                                                          </w:divBdr>
                                                                          <w:divsChild>
                                                                            <w:div w:id="1287345864">
                                                                              <w:marLeft w:val="0"/>
                                                                              <w:marRight w:val="0"/>
                                                                              <w:marTop w:val="0"/>
                                                                              <w:marBottom w:val="0"/>
                                                                              <w:divBdr>
                                                                                <w:top w:val="none" w:sz="0" w:space="0" w:color="auto"/>
                                                                                <w:left w:val="none" w:sz="0" w:space="0" w:color="auto"/>
                                                                                <w:bottom w:val="none" w:sz="0" w:space="0" w:color="auto"/>
                                                                                <w:right w:val="none" w:sz="0" w:space="0" w:color="auto"/>
                                                                              </w:divBdr>
                                                                              <w:divsChild>
                                                                                <w:div w:id="102577298">
                                                                                  <w:marLeft w:val="0"/>
                                                                                  <w:marRight w:val="0"/>
                                                                                  <w:marTop w:val="0"/>
                                                                                  <w:marBottom w:val="0"/>
                                                                                  <w:divBdr>
                                                                                    <w:top w:val="none" w:sz="0" w:space="0" w:color="auto"/>
                                                                                    <w:left w:val="none" w:sz="0" w:space="0" w:color="auto"/>
                                                                                    <w:bottom w:val="none" w:sz="0" w:space="0" w:color="auto"/>
                                                                                    <w:right w:val="none" w:sz="0" w:space="0" w:color="auto"/>
                                                                                  </w:divBdr>
                                                                                </w:div>
                                                                                <w:div w:id="172451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75486">
                                                                      <w:marLeft w:val="-420"/>
                                                                      <w:marRight w:val="0"/>
                                                                      <w:marTop w:val="0"/>
                                                                      <w:marBottom w:val="0"/>
                                                                      <w:divBdr>
                                                                        <w:top w:val="none" w:sz="0" w:space="0" w:color="auto"/>
                                                                        <w:left w:val="none" w:sz="0" w:space="0" w:color="auto"/>
                                                                        <w:bottom w:val="none" w:sz="0" w:space="0" w:color="auto"/>
                                                                        <w:right w:val="none" w:sz="0" w:space="0" w:color="auto"/>
                                                                      </w:divBdr>
                                                                      <w:divsChild>
                                                                        <w:div w:id="2052029053">
                                                                          <w:marLeft w:val="0"/>
                                                                          <w:marRight w:val="0"/>
                                                                          <w:marTop w:val="0"/>
                                                                          <w:marBottom w:val="0"/>
                                                                          <w:divBdr>
                                                                            <w:top w:val="none" w:sz="0" w:space="0" w:color="auto"/>
                                                                            <w:left w:val="none" w:sz="0" w:space="0" w:color="auto"/>
                                                                            <w:bottom w:val="none" w:sz="0" w:space="0" w:color="auto"/>
                                                                            <w:right w:val="none" w:sz="0" w:space="0" w:color="auto"/>
                                                                          </w:divBdr>
                                                                          <w:divsChild>
                                                                            <w:div w:id="795372191">
                                                                              <w:marLeft w:val="0"/>
                                                                              <w:marRight w:val="0"/>
                                                                              <w:marTop w:val="0"/>
                                                                              <w:marBottom w:val="0"/>
                                                                              <w:divBdr>
                                                                                <w:top w:val="none" w:sz="0" w:space="0" w:color="auto"/>
                                                                                <w:left w:val="none" w:sz="0" w:space="0" w:color="auto"/>
                                                                                <w:bottom w:val="none" w:sz="0" w:space="0" w:color="auto"/>
                                                                                <w:right w:val="none" w:sz="0" w:space="0" w:color="auto"/>
                                                                              </w:divBdr>
                                                                              <w:divsChild>
                                                                                <w:div w:id="909771216">
                                                                                  <w:marLeft w:val="0"/>
                                                                                  <w:marRight w:val="0"/>
                                                                                  <w:marTop w:val="0"/>
                                                                                  <w:marBottom w:val="0"/>
                                                                                  <w:divBdr>
                                                                                    <w:top w:val="none" w:sz="0" w:space="0" w:color="auto"/>
                                                                                    <w:left w:val="none" w:sz="0" w:space="0" w:color="auto"/>
                                                                                    <w:bottom w:val="none" w:sz="0" w:space="0" w:color="auto"/>
                                                                                    <w:right w:val="none" w:sz="0" w:space="0" w:color="auto"/>
                                                                                  </w:divBdr>
                                                                                </w:div>
                                                                                <w:div w:id="4067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785337">
                                                  <w:marLeft w:val="0"/>
                                                  <w:marRight w:val="0"/>
                                                  <w:marTop w:val="0"/>
                                                  <w:marBottom w:val="0"/>
                                                  <w:divBdr>
                                                    <w:top w:val="none" w:sz="0" w:space="0" w:color="auto"/>
                                                    <w:left w:val="none" w:sz="0" w:space="0" w:color="auto"/>
                                                    <w:bottom w:val="none" w:sz="0" w:space="0" w:color="auto"/>
                                                    <w:right w:val="none" w:sz="0" w:space="0" w:color="auto"/>
                                                  </w:divBdr>
                                                  <w:divsChild>
                                                    <w:div w:id="1913464993">
                                                      <w:marLeft w:val="0"/>
                                                      <w:marRight w:val="0"/>
                                                      <w:marTop w:val="0"/>
                                                      <w:marBottom w:val="0"/>
                                                      <w:divBdr>
                                                        <w:top w:val="none" w:sz="0" w:space="0" w:color="auto"/>
                                                        <w:left w:val="none" w:sz="0" w:space="0" w:color="auto"/>
                                                        <w:bottom w:val="none" w:sz="0" w:space="0" w:color="auto"/>
                                                        <w:right w:val="none" w:sz="0" w:space="0" w:color="auto"/>
                                                      </w:divBdr>
                                                      <w:divsChild>
                                                        <w:div w:id="1795908481">
                                                          <w:marLeft w:val="0"/>
                                                          <w:marRight w:val="0"/>
                                                          <w:marTop w:val="0"/>
                                                          <w:marBottom w:val="0"/>
                                                          <w:divBdr>
                                                            <w:top w:val="none" w:sz="0" w:space="0" w:color="auto"/>
                                                            <w:left w:val="none" w:sz="0" w:space="0" w:color="auto"/>
                                                            <w:bottom w:val="none" w:sz="0" w:space="0" w:color="auto"/>
                                                            <w:right w:val="none" w:sz="0" w:space="0" w:color="auto"/>
                                                          </w:divBdr>
                                                          <w:divsChild>
                                                            <w:div w:id="1286157308">
                                                              <w:marLeft w:val="0"/>
                                                              <w:marRight w:val="0"/>
                                                              <w:marTop w:val="0"/>
                                                              <w:marBottom w:val="0"/>
                                                              <w:divBdr>
                                                                <w:top w:val="none" w:sz="0" w:space="0" w:color="auto"/>
                                                                <w:left w:val="none" w:sz="0" w:space="0" w:color="auto"/>
                                                                <w:bottom w:val="none" w:sz="0" w:space="0" w:color="auto"/>
                                                                <w:right w:val="none" w:sz="0" w:space="0" w:color="auto"/>
                                                              </w:divBdr>
                                                              <w:divsChild>
                                                                <w:div w:id="140272746">
                                                                  <w:marLeft w:val="0"/>
                                                                  <w:marRight w:val="0"/>
                                                                  <w:marTop w:val="0"/>
                                                                  <w:marBottom w:val="300"/>
                                                                  <w:divBdr>
                                                                    <w:top w:val="none" w:sz="0" w:space="0" w:color="auto"/>
                                                                    <w:left w:val="none" w:sz="0" w:space="0" w:color="auto"/>
                                                                    <w:bottom w:val="none" w:sz="0" w:space="0" w:color="auto"/>
                                                                    <w:right w:val="none" w:sz="0" w:space="0" w:color="auto"/>
                                                                  </w:divBdr>
                                                                  <w:divsChild>
                                                                    <w:div w:id="1110975647">
                                                                      <w:marLeft w:val="0"/>
                                                                      <w:marRight w:val="0"/>
                                                                      <w:marTop w:val="0"/>
                                                                      <w:marBottom w:val="0"/>
                                                                      <w:divBdr>
                                                                        <w:top w:val="none" w:sz="0" w:space="0" w:color="auto"/>
                                                                        <w:left w:val="none" w:sz="0" w:space="0" w:color="auto"/>
                                                                        <w:bottom w:val="none" w:sz="0" w:space="0" w:color="auto"/>
                                                                        <w:right w:val="none" w:sz="0" w:space="0" w:color="auto"/>
                                                                      </w:divBdr>
                                                                      <w:divsChild>
                                                                        <w:div w:id="604771051">
                                                                          <w:marLeft w:val="0"/>
                                                                          <w:marRight w:val="0"/>
                                                                          <w:marTop w:val="0"/>
                                                                          <w:marBottom w:val="0"/>
                                                                          <w:divBdr>
                                                                            <w:top w:val="none" w:sz="0" w:space="0" w:color="auto"/>
                                                                            <w:left w:val="none" w:sz="0" w:space="0" w:color="auto"/>
                                                                            <w:bottom w:val="none" w:sz="0" w:space="0" w:color="auto"/>
                                                                            <w:right w:val="none" w:sz="0" w:space="0" w:color="auto"/>
                                                                          </w:divBdr>
                                                                          <w:divsChild>
                                                                            <w:div w:id="1069034727">
                                                                              <w:marLeft w:val="0"/>
                                                                              <w:marRight w:val="0"/>
                                                                              <w:marTop w:val="0"/>
                                                                              <w:marBottom w:val="0"/>
                                                                              <w:divBdr>
                                                                                <w:top w:val="none" w:sz="0" w:space="0" w:color="auto"/>
                                                                                <w:left w:val="none" w:sz="0" w:space="0" w:color="auto"/>
                                                                                <w:bottom w:val="none" w:sz="0" w:space="0" w:color="auto"/>
                                                                                <w:right w:val="none" w:sz="0" w:space="0" w:color="auto"/>
                                                                              </w:divBdr>
                                                                              <w:divsChild>
                                                                                <w:div w:id="1420564099">
                                                                                  <w:marLeft w:val="0"/>
                                                                                  <w:marRight w:val="0"/>
                                                                                  <w:marTop w:val="0"/>
                                                                                  <w:marBottom w:val="0"/>
                                                                                  <w:divBdr>
                                                                                    <w:top w:val="none" w:sz="0" w:space="0" w:color="auto"/>
                                                                                    <w:left w:val="none" w:sz="0" w:space="0" w:color="auto"/>
                                                                                    <w:bottom w:val="none" w:sz="0" w:space="0" w:color="auto"/>
                                                                                    <w:right w:val="none" w:sz="0" w:space="0" w:color="auto"/>
                                                                                  </w:divBdr>
                                                                                  <w:divsChild>
                                                                                    <w:div w:id="1479608289">
                                                                                      <w:marLeft w:val="0"/>
                                                                                      <w:marRight w:val="0"/>
                                                                                      <w:marTop w:val="0"/>
                                                                                      <w:marBottom w:val="0"/>
                                                                                      <w:divBdr>
                                                                                        <w:top w:val="none" w:sz="0" w:space="0" w:color="auto"/>
                                                                                        <w:left w:val="none" w:sz="0" w:space="0" w:color="auto"/>
                                                                                        <w:bottom w:val="none" w:sz="0" w:space="0" w:color="auto"/>
                                                                                        <w:right w:val="none" w:sz="0" w:space="0" w:color="auto"/>
                                                                                      </w:divBdr>
                                                                                      <w:divsChild>
                                                                                        <w:div w:id="1465462134">
                                                                                          <w:marLeft w:val="0"/>
                                                                                          <w:marRight w:val="0"/>
                                                                                          <w:marTop w:val="0"/>
                                                                                          <w:marBottom w:val="0"/>
                                                                                          <w:divBdr>
                                                                                            <w:top w:val="none" w:sz="0" w:space="0" w:color="auto"/>
                                                                                            <w:left w:val="none" w:sz="0" w:space="0" w:color="auto"/>
                                                                                            <w:bottom w:val="none" w:sz="0" w:space="0" w:color="auto"/>
                                                                                            <w:right w:val="none" w:sz="0" w:space="0" w:color="auto"/>
                                                                                          </w:divBdr>
                                                                                          <w:divsChild>
                                                                                            <w:div w:id="734283673">
                                                                                              <w:marLeft w:val="0"/>
                                                                                              <w:marRight w:val="0"/>
                                                                                              <w:marTop w:val="0"/>
                                                                                              <w:marBottom w:val="0"/>
                                                                                              <w:divBdr>
                                                                                                <w:top w:val="none" w:sz="0" w:space="0" w:color="auto"/>
                                                                                                <w:left w:val="none" w:sz="0" w:space="0" w:color="auto"/>
                                                                                                <w:bottom w:val="none" w:sz="0" w:space="0" w:color="auto"/>
                                                                                                <w:right w:val="none" w:sz="0" w:space="0" w:color="auto"/>
                                                                                              </w:divBdr>
                                                                                              <w:divsChild>
                                                                                                <w:div w:id="1316688597">
                                                                                                  <w:marLeft w:val="0"/>
                                                                                                  <w:marRight w:val="0"/>
                                                                                                  <w:marTop w:val="0"/>
                                                                                                  <w:marBottom w:val="0"/>
                                                                                                  <w:divBdr>
                                                                                                    <w:top w:val="none" w:sz="0" w:space="0" w:color="auto"/>
                                                                                                    <w:left w:val="none" w:sz="0" w:space="0" w:color="auto"/>
                                                                                                    <w:bottom w:val="none" w:sz="0" w:space="0" w:color="auto"/>
                                                                                                    <w:right w:val="none" w:sz="0" w:space="0" w:color="auto"/>
                                                                                                  </w:divBdr>
                                                                                                  <w:divsChild>
                                                                                                    <w:div w:id="77142113">
                                                                                                      <w:marLeft w:val="0"/>
                                                                                                      <w:marRight w:val="0"/>
                                                                                                      <w:marTop w:val="0"/>
                                                                                                      <w:marBottom w:val="60"/>
                                                                                                      <w:divBdr>
                                                                                                        <w:top w:val="none" w:sz="0" w:space="0" w:color="auto"/>
                                                                                                        <w:left w:val="none" w:sz="0" w:space="0" w:color="auto"/>
                                                                                                        <w:bottom w:val="none" w:sz="0" w:space="0" w:color="auto"/>
                                                                                                        <w:right w:val="none" w:sz="0" w:space="0" w:color="auto"/>
                                                                                                      </w:divBdr>
                                                                                                    </w:div>
                                                                                                    <w:div w:id="1354500043">
                                                                                                      <w:marLeft w:val="0"/>
                                                                                                      <w:marRight w:val="0"/>
                                                                                                      <w:marTop w:val="0"/>
                                                                                                      <w:marBottom w:val="120"/>
                                                                                                      <w:divBdr>
                                                                                                        <w:top w:val="none" w:sz="0" w:space="0" w:color="auto"/>
                                                                                                        <w:left w:val="none" w:sz="0" w:space="0" w:color="auto"/>
                                                                                                        <w:bottom w:val="none" w:sz="0" w:space="0" w:color="auto"/>
                                                                                                        <w:right w:val="none" w:sz="0" w:space="0" w:color="auto"/>
                                                                                                      </w:divBdr>
                                                                                                    </w:div>
                                                                                                    <w:div w:id="833758132">
                                                                                                      <w:marLeft w:val="0"/>
                                                                                                      <w:marRight w:val="0"/>
                                                                                                      <w:marTop w:val="0"/>
                                                                                                      <w:marBottom w:val="0"/>
                                                                                                      <w:divBdr>
                                                                                                        <w:top w:val="none" w:sz="0" w:space="0" w:color="auto"/>
                                                                                                        <w:left w:val="none" w:sz="0" w:space="0" w:color="auto"/>
                                                                                                        <w:bottom w:val="none" w:sz="0" w:space="0" w:color="auto"/>
                                                                                                        <w:right w:val="none" w:sz="0" w:space="0" w:color="auto"/>
                                                                                                      </w:divBdr>
                                                                                                      <w:divsChild>
                                                                                                        <w:div w:id="1284917898">
                                                                                                          <w:marLeft w:val="0"/>
                                                                                                          <w:marRight w:val="0"/>
                                                                                                          <w:marTop w:val="0"/>
                                                                                                          <w:marBottom w:val="0"/>
                                                                                                          <w:divBdr>
                                                                                                            <w:top w:val="none" w:sz="0" w:space="0" w:color="auto"/>
                                                                                                            <w:left w:val="none" w:sz="0" w:space="0" w:color="auto"/>
                                                                                                            <w:bottom w:val="none" w:sz="0" w:space="0" w:color="auto"/>
                                                                                                            <w:right w:val="none" w:sz="0" w:space="0" w:color="auto"/>
                                                                                                          </w:divBdr>
                                                                                                          <w:divsChild>
                                                                                                            <w:div w:id="2058552119">
                                                                                                              <w:marLeft w:val="0"/>
                                                                                                              <w:marRight w:val="0"/>
                                                                                                              <w:marTop w:val="0"/>
                                                                                                              <w:marBottom w:val="0"/>
                                                                                                              <w:divBdr>
                                                                                                                <w:top w:val="none" w:sz="0" w:space="0" w:color="auto"/>
                                                                                                                <w:left w:val="none" w:sz="0" w:space="0" w:color="auto"/>
                                                                                                                <w:bottom w:val="none" w:sz="0" w:space="0" w:color="auto"/>
                                                                                                                <w:right w:val="none" w:sz="0" w:space="0" w:color="auto"/>
                                                                                                              </w:divBdr>
                                                                                                              <w:divsChild>
                                                                                                                <w:div w:id="1285386084">
                                                                                                                  <w:marLeft w:val="0"/>
                                                                                                                  <w:marRight w:val="0"/>
                                                                                                                  <w:marTop w:val="0"/>
                                                                                                                  <w:marBottom w:val="0"/>
                                                                                                                  <w:divBdr>
                                                                                                                    <w:top w:val="none" w:sz="0" w:space="0" w:color="auto"/>
                                                                                                                    <w:left w:val="none" w:sz="0" w:space="0" w:color="auto"/>
                                                                                                                    <w:bottom w:val="none" w:sz="0" w:space="0" w:color="auto"/>
                                                                                                                    <w:right w:val="none" w:sz="0" w:space="0" w:color="auto"/>
                                                                                                                  </w:divBdr>
                                                                                                                  <w:divsChild>
                                                                                                                    <w:div w:id="275988400">
                                                                                                                      <w:marLeft w:val="0"/>
                                                                                                                      <w:marRight w:val="0"/>
                                                                                                                      <w:marTop w:val="0"/>
                                                                                                                      <w:marBottom w:val="0"/>
                                                                                                                      <w:divBdr>
                                                                                                                        <w:top w:val="none" w:sz="0" w:space="0" w:color="auto"/>
                                                                                                                        <w:left w:val="none" w:sz="0" w:space="0" w:color="auto"/>
                                                                                                                        <w:bottom w:val="none" w:sz="0" w:space="0" w:color="auto"/>
                                                                                                                        <w:right w:val="none" w:sz="0" w:space="0" w:color="auto"/>
                                                                                                                      </w:divBdr>
                                                                                                                      <w:divsChild>
                                                                                                                        <w:div w:id="2518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42629">
                                                                                                                  <w:marLeft w:val="90"/>
                                                                                                                  <w:marRight w:val="0"/>
                                                                                                                  <w:marTop w:val="0"/>
                                                                                                                  <w:marBottom w:val="0"/>
                                                                                                                  <w:divBdr>
                                                                                                                    <w:top w:val="none" w:sz="0" w:space="0" w:color="auto"/>
                                                                                                                    <w:left w:val="none" w:sz="0" w:space="0" w:color="auto"/>
                                                                                                                    <w:bottom w:val="none" w:sz="0" w:space="0" w:color="auto"/>
                                                                                                                    <w:right w:val="none" w:sz="0" w:space="0" w:color="auto"/>
                                                                                                                  </w:divBdr>
                                                                                                                  <w:divsChild>
                                                                                                                    <w:div w:id="17021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6655">
                                                                                          <w:marLeft w:val="0"/>
                                                                                          <w:marRight w:val="0"/>
                                                                                          <w:marTop w:val="0"/>
                                                                                          <w:marBottom w:val="0"/>
                                                                                          <w:divBdr>
                                                                                            <w:top w:val="none" w:sz="0" w:space="0" w:color="auto"/>
                                                                                            <w:left w:val="none" w:sz="0" w:space="0" w:color="auto"/>
                                                                                            <w:bottom w:val="none" w:sz="0" w:space="0" w:color="auto"/>
                                                                                            <w:right w:val="none" w:sz="0" w:space="0" w:color="auto"/>
                                                                                          </w:divBdr>
                                                                                          <w:divsChild>
                                                                                            <w:div w:id="1335037285">
                                                                                              <w:marLeft w:val="0"/>
                                                                                              <w:marRight w:val="0"/>
                                                                                              <w:marTop w:val="0"/>
                                                                                              <w:marBottom w:val="0"/>
                                                                                              <w:divBdr>
                                                                                                <w:top w:val="none" w:sz="0" w:space="0" w:color="auto"/>
                                                                                                <w:left w:val="none" w:sz="0" w:space="0" w:color="auto"/>
                                                                                                <w:bottom w:val="none" w:sz="0" w:space="0" w:color="auto"/>
                                                                                                <w:right w:val="none" w:sz="0" w:space="0" w:color="auto"/>
                                                                                              </w:divBdr>
                                                                                              <w:divsChild>
                                                                                                <w:div w:id="1690764390">
                                                                                                  <w:marLeft w:val="0"/>
                                                                                                  <w:marRight w:val="0"/>
                                                                                                  <w:marTop w:val="0"/>
                                                                                                  <w:marBottom w:val="0"/>
                                                                                                  <w:divBdr>
                                                                                                    <w:top w:val="none" w:sz="0" w:space="0" w:color="auto"/>
                                                                                                    <w:left w:val="none" w:sz="0" w:space="0" w:color="auto"/>
                                                                                                    <w:bottom w:val="none" w:sz="0" w:space="0" w:color="auto"/>
                                                                                                    <w:right w:val="none" w:sz="0" w:space="0" w:color="auto"/>
                                                                                                  </w:divBdr>
                                                                                                  <w:divsChild>
                                                                                                    <w:div w:id="233929062">
                                                                                                      <w:marLeft w:val="0"/>
                                                                                                      <w:marRight w:val="0"/>
                                                                                                      <w:marTop w:val="0"/>
                                                                                                      <w:marBottom w:val="60"/>
                                                                                                      <w:divBdr>
                                                                                                        <w:top w:val="none" w:sz="0" w:space="0" w:color="auto"/>
                                                                                                        <w:left w:val="none" w:sz="0" w:space="0" w:color="auto"/>
                                                                                                        <w:bottom w:val="none" w:sz="0" w:space="0" w:color="auto"/>
                                                                                                        <w:right w:val="none" w:sz="0" w:space="0" w:color="auto"/>
                                                                                                      </w:divBdr>
                                                                                                    </w:div>
                                                                                                    <w:div w:id="1724595331">
                                                                                                      <w:marLeft w:val="0"/>
                                                                                                      <w:marRight w:val="0"/>
                                                                                                      <w:marTop w:val="0"/>
                                                                                                      <w:marBottom w:val="120"/>
                                                                                                      <w:divBdr>
                                                                                                        <w:top w:val="none" w:sz="0" w:space="0" w:color="auto"/>
                                                                                                        <w:left w:val="none" w:sz="0" w:space="0" w:color="auto"/>
                                                                                                        <w:bottom w:val="none" w:sz="0" w:space="0" w:color="auto"/>
                                                                                                        <w:right w:val="none" w:sz="0" w:space="0" w:color="auto"/>
                                                                                                      </w:divBdr>
                                                                                                    </w:div>
                                                                                                    <w:div w:id="458651959">
                                                                                                      <w:marLeft w:val="0"/>
                                                                                                      <w:marRight w:val="0"/>
                                                                                                      <w:marTop w:val="0"/>
                                                                                                      <w:marBottom w:val="0"/>
                                                                                                      <w:divBdr>
                                                                                                        <w:top w:val="none" w:sz="0" w:space="0" w:color="auto"/>
                                                                                                        <w:left w:val="none" w:sz="0" w:space="0" w:color="auto"/>
                                                                                                        <w:bottom w:val="none" w:sz="0" w:space="0" w:color="auto"/>
                                                                                                        <w:right w:val="none" w:sz="0" w:space="0" w:color="auto"/>
                                                                                                      </w:divBdr>
                                                                                                      <w:divsChild>
                                                                                                        <w:div w:id="541291282">
                                                                                                          <w:marLeft w:val="0"/>
                                                                                                          <w:marRight w:val="0"/>
                                                                                                          <w:marTop w:val="0"/>
                                                                                                          <w:marBottom w:val="0"/>
                                                                                                          <w:divBdr>
                                                                                                            <w:top w:val="none" w:sz="0" w:space="0" w:color="auto"/>
                                                                                                            <w:left w:val="none" w:sz="0" w:space="0" w:color="auto"/>
                                                                                                            <w:bottom w:val="none" w:sz="0" w:space="0" w:color="auto"/>
                                                                                                            <w:right w:val="none" w:sz="0" w:space="0" w:color="auto"/>
                                                                                                          </w:divBdr>
                                                                                                          <w:divsChild>
                                                                                                            <w:div w:id="363795278">
                                                                                                              <w:marLeft w:val="0"/>
                                                                                                              <w:marRight w:val="0"/>
                                                                                                              <w:marTop w:val="0"/>
                                                                                                              <w:marBottom w:val="0"/>
                                                                                                              <w:divBdr>
                                                                                                                <w:top w:val="none" w:sz="0" w:space="0" w:color="auto"/>
                                                                                                                <w:left w:val="none" w:sz="0" w:space="0" w:color="auto"/>
                                                                                                                <w:bottom w:val="none" w:sz="0" w:space="0" w:color="auto"/>
                                                                                                                <w:right w:val="none" w:sz="0" w:space="0" w:color="auto"/>
                                                                                                              </w:divBdr>
                                                                                                              <w:divsChild>
                                                                                                                <w:div w:id="1865710207">
                                                                                                                  <w:marLeft w:val="0"/>
                                                                                                                  <w:marRight w:val="0"/>
                                                                                                                  <w:marTop w:val="0"/>
                                                                                                                  <w:marBottom w:val="0"/>
                                                                                                                  <w:divBdr>
                                                                                                                    <w:top w:val="none" w:sz="0" w:space="0" w:color="auto"/>
                                                                                                                    <w:left w:val="none" w:sz="0" w:space="0" w:color="auto"/>
                                                                                                                    <w:bottom w:val="none" w:sz="0" w:space="0" w:color="auto"/>
                                                                                                                    <w:right w:val="none" w:sz="0" w:space="0" w:color="auto"/>
                                                                                                                  </w:divBdr>
                                                                                                                  <w:divsChild>
                                                                                                                    <w:div w:id="323820555">
                                                                                                                      <w:marLeft w:val="0"/>
                                                                                                                      <w:marRight w:val="0"/>
                                                                                                                      <w:marTop w:val="0"/>
                                                                                                                      <w:marBottom w:val="30"/>
                                                                                                                      <w:divBdr>
                                                                                                                        <w:top w:val="none" w:sz="0" w:space="0" w:color="auto"/>
                                                                                                                        <w:left w:val="none" w:sz="0" w:space="0" w:color="auto"/>
                                                                                                                        <w:bottom w:val="none" w:sz="0" w:space="0" w:color="auto"/>
                                                                                                                        <w:right w:val="none" w:sz="0" w:space="0" w:color="auto"/>
                                                                                                                      </w:divBdr>
                                                                                                                      <w:divsChild>
                                                                                                                        <w:div w:id="266429982">
                                                                                                                          <w:marLeft w:val="0"/>
                                                                                                                          <w:marRight w:val="0"/>
                                                                                                                          <w:marTop w:val="0"/>
                                                                                                                          <w:marBottom w:val="0"/>
                                                                                                                          <w:divBdr>
                                                                                                                            <w:top w:val="none" w:sz="0" w:space="0" w:color="auto"/>
                                                                                                                            <w:left w:val="none" w:sz="0" w:space="0" w:color="auto"/>
                                                                                                                            <w:bottom w:val="none" w:sz="0" w:space="0" w:color="auto"/>
                                                                                                                            <w:right w:val="none" w:sz="0" w:space="0" w:color="auto"/>
                                                                                                                          </w:divBdr>
                                                                                                                        </w:div>
                                                                                                                        <w:div w:id="136340521">
                                                                                                                          <w:marLeft w:val="0"/>
                                                                                                                          <w:marRight w:val="0"/>
                                                                                                                          <w:marTop w:val="0"/>
                                                                                                                          <w:marBottom w:val="0"/>
                                                                                                                          <w:divBdr>
                                                                                                                            <w:top w:val="none" w:sz="0" w:space="0" w:color="auto"/>
                                                                                                                            <w:left w:val="none" w:sz="0" w:space="0" w:color="auto"/>
                                                                                                                            <w:bottom w:val="none" w:sz="0" w:space="0" w:color="auto"/>
                                                                                                                            <w:right w:val="none" w:sz="0" w:space="0" w:color="auto"/>
                                                                                                                          </w:divBdr>
                                                                                                                          <w:divsChild>
                                                                                                                            <w:div w:id="1067386150">
                                                                                                                              <w:marLeft w:val="0"/>
                                                                                                                              <w:marRight w:val="0"/>
                                                                                                                              <w:marTop w:val="0"/>
                                                                                                                              <w:marBottom w:val="0"/>
                                                                                                                              <w:divBdr>
                                                                                                                                <w:top w:val="none" w:sz="0" w:space="0" w:color="auto"/>
                                                                                                                                <w:left w:val="none" w:sz="0" w:space="0" w:color="auto"/>
                                                                                                                                <w:bottom w:val="none" w:sz="0" w:space="0" w:color="auto"/>
                                                                                                                                <w:right w:val="none" w:sz="0" w:space="0" w:color="auto"/>
                                                                                                                              </w:divBdr>
                                                                                                                              <w:divsChild>
                                                                                                                                <w:div w:id="84012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313755">
                                                                                                                  <w:marLeft w:val="120"/>
                                                                                                                  <w:marRight w:val="0"/>
                                                                                                                  <w:marTop w:val="0"/>
                                                                                                                  <w:marBottom w:val="0"/>
                                                                                                                  <w:divBdr>
                                                                                                                    <w:top w:val="none" w:sz="0" w:space="0" w:color="auto"/>
                                                                                                                    <w:left w:val="none" w:sz="0" w:space="0" w:color="auto"/>
                                                                                                                    <w:bottom w:val="none" w:sz="0" w:space="0" w:color="auto"/>
                                                                                                                    <w:right w:val="none" w:sz="0" w:space="0" w:color="auto"/>
                                                                                                                  </w:divBdr>
                                                                                                                  <w:divsChild>
                                                                                                                    <w:div w:id="1991204466">
                                                                                                                      <w:marLeft w:val="0"/>
                                                                                                                      <w:marRight w:val="0"/>
                                                                                                                      <w:marTop w:val="0"/>
                                                                                                                      <w:marBottom w:val="0"/>
                                                                                                                      <w:divBdr>
                                                                                                                        <w:top w:val="none" w:sz="0" w:space="0" w:color="auto"/>
                                                                                                                        <w:left w:val="none" w:sz="0" w:space="0" w:color="auto"/>
                                                                                                                        <w:bottom w:val="none" w:sz="0" w:space="0" w:color="auto"/>
                                                                                                                        <w:right w:val="none" w:sz="0" w:space="0" w:color="auto"/>
                                                                                                                      </w:divBdr>
                                                                                                                    </w:div>
                                                                                                                    <w:div w:id="16664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30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5750">
                                                                                          <w:marLeft w:val="0"/>
                                                                                          <w:marRight w:val="0"/>
                                                                                          <w:marTop w:val="0"/>
                                                                                          <w:marBottom w:val="0"/>
                                                                                          <w:divBdr>
                                                                                            <w:top w:val="none" w:sz="0" w:space="0" w:color="auto"/>
                                                                                            <w:left w:val="none" w:sz="0" w:space="0" w:color="auto"/>
                                                                                            <w:bottom w:val="none" w:sz="0" w:space="0" w:color="auto"/>
                                                                                            <w:right w:val="none" w:sz="0" w:space="0" w:color="auto"/>
                                                                                          </w:divBdr>
                                                                                          <w:divsChild>
                                                                                            <w:div w:id="528102557">
                                                                                              <w:marLeft w:val="0"/>
                                                                                              <w:marRight w:val="0"/>
                                                                                              <w:marTop w:val="0"/>
                                                                                              <w:marBottom w:val="0"/>
                                                                                              <w:divBdr>
                                                                                                <w:top w:val="none" w:sz="0" w:space="0" w:color="auto"/>
                                                                                                <w:left w:val="none" w:sz="0" w:space="0" w:color="auto"/>
                                                                                                <w:bottom w:val="none" w:sz="0" w:space="0" w:color="auto"/>
                                                                                                <w:right w:val="none" w:sz="0" w:space="0" w:color="auto"/>
                                                                                              </w:divBdr>
                                                                                              <w:divsChild>
                                                                                                <w:div w:id="12389151">
                                                                                                  <w:marLeft w:val="0"/>
                                                                                                  <w:marRight w:val="0"/>
                                                                                                  <w:marTop w:val="0"/>
                                                                                                  <w:marBottom w:val="0"/>
                                                                                                  <w:divBdr>
                                                                                                    <w:top w:val="none" w:sz="0" w:space="0" w:color="auto"/>
                                                                                                    <w:left w:val="none" w:sz="0" w:space="0" w:color="auto"/>
                                                                                                    <w:bottom w:val="none" w:sz="0" w:space="0" w:color="auto"/>
                                                                                                    <w:right w:val="none" w:sz="0" w:space="0" w:color="auto"/>
                                                                                                  </w:divBdr>
                                                                                                  <w:divsChild>
                                                                                                    <w:div w:id="1110470822">
                                                                                                      <w:marLeft w:val="0"/>
                                                                                                      <w:marRight w:val="0"/>
                                                                                                      <w:marTop w:val="0"/>
                                                                                                      <w:marBottom w:val="60"/>
                                                                                                      <w:divBdr>
                                                                                                        <w:top w:val="none" w:sz="0" w:space="0" w:color="auto"/>
                                                                                                        <w:left w:val="none" w:sz="0" w:space="0" w:color="auto"/>
                                                                                                        <w:bottom w:val="none" w:sz="0" w:space="0" w:color="auto"/>
                                                                                                        <w:right w:val="none" w:sz="0" w:space="0" w:color="auto"/>
                                                                                                      </w:divBdr>
                                                                                                    </w:div>
                                                                                                    <w:div w:id="652568116">
                                                                                                      <w:marLeft w:val="0"/>
                                                                                                      <w:marRight w:val="0"/>
                                                                                                      <w:marTop w:val="0"/>
                                                                                                      <w:marBottom w:val="120"/>
                                                                                                      <w:divBdr>
                                                                                                        <w:top w:val="none" w:sz="0" w:space="0" w:color="auto"/>
                                                                                                        <w:left w:val="none" w:sz="0" w:space="0" w:color="auto"/>
                                                                                                        <w:bottom w:val="none" w:sz="0" w:space="0" w:color="auto"/>
                                                                                                        <w:right w:val="none" w:sz="0" w:space="0" w:color="auto"/>
                                                                                                      </w:divBdr>
                                                                                                    </w:div>
                                                                                                    <w:div w:id="504130117">
                                                                                                      <w:marLeft w:val="0"/>
                                                                                                      <w:marRight w:val="0"/>
                                                                                                      <w:marTop w:val="0"/>
                                                                                                      <w:marBottom w:val="0"/>
                                                                                                      <w:divBdr>
                                                                                                        <w:top w:val="none" w:sz="0" w:space="0" w:color="auto"/>
                                                                                                        <w:left w:val="none" w:sz="0" w:space="0" w:color="auto"/>
                                                                                                        <w:bottom w:val="none" w:sz="0" w:space="0" w:color="auto"/>
                                                                                                        <w:right w:val="none" w:sz="0" w:space="0" w:color="auto"/>
                                                                                                      </w:divBdr>
                                                                                                      <w:divsChild>
                                                                                                        <w:div w:id="884221845">
                                                                                                          <w:marLeft w:val="0"/>
                                                                                                          <w:marRight w:val="0"/>
                                                                                                          <w:marTop w:val="0"/>
                                                                                                          <w:marBottom w:val="0"/>
                                                                                                          <w:divBdr>
                                                                                                            <w:top w:val="none" w:sz="0" w:space="0" w:color="auto"/>
                                                                                                            <w:left w:val="none" w:sz="0" w:space="0" w:color="auto"/>
                                                                                                            <w:bottom w:val="none" w:sz="0" w:space="0" w:color="auto"/>
                                                                                                            <w:right w:val="none" w:sz="0" w:space="0" w:color="auto"/>
                                                                                                          </w:divBdr>
                                                                                                          <w:divsChild>
                                                                                                            <w:div w:id="1927420190">
                                                                                                              <w:marLeft w:val="0"/>
                                                                                                              <w:marRight w:val="0"/>
                                                                                                              <w:marTop w:val="0"/>
                                                                                                              <w:marBottom w:val="0"/>
                                                                                                              <w:divBdr>
                                                                                                                <w:top w:val="none" w:sz="0" w:space="0" w:color="auto"/>
                                                                                                                <w:left w:val="none" w:sz="0" w:space="0" w:color="auto"/>
                                                                                                                <w:bottom w:val="none" w:sz="0" w:space="0" w:color="auto"/>
                                                                                                                <w:right w:val="none" w:sz="0" w:space="0" w:color="auto"/>
                                                                                                              </w:divBdr>
                                                                                                              <w:divsChild>
                                                                                                                <w:div w:id="312371110">
                                                                                                                  <w:marLeft w:val="0"/>
                                                                                                                  <w:marRight w:val="0"/>
                                                                                                                  <w:marTop w:val="0"/>
                                                                                                                  <w:marBottom w:val="0"/>
                                                                                                                  <w:divBdr>
                                                                                                                    <w:top w:val="none" w:sz="0" w:space="0" w:color="auto"/>
                                                                                                                    <w:left w:val="none" w:sz="0" w:space="0" w:color="auto"/>
                                                                                                                    <w:bottom w:val="none" w:sz="0" w:space="0" w:color="auto"/>
                                                                                                                    <w:right w:val="none" w:sz="0" w:space="0" w:color="auto"/>
                                                                                                                  </w:divBdr>
                                                                                                                  <w:divsChild>
                                                                                                                    <w:div w:id="692924003">
                                                                                                                      <w:marLeft w:val="0"/>
                                                                                                                      <w:marRight w:val="0"/>
                                                                                                                      <w:marTop w:val="0"/>
                                                                                                                      <w:marBottom w:val="0"/>
                                                                                                                      <w:divBdr>
                                                                                                                        <w:top w:val="none" w:sz="0" w:space="0" w:color="auto"/>
                                                                                                                        <w:left w:val="none" w:sz="0" w:space="0" w:color="auto"/>
                                                                                                                        <w:bottom w:val="none" w:sz="0" w:space="0" w:color="auto"/>
                                                                                                                        <w:right w:val="none" w:sz="0" w:space="0" w:color="auto"/>
                                                                                                                      </w:divBdr>
                                                                                                                      <w:divsChild>
                                                                                                                        <w:div w:id="2117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85515">
                                                                                                                  <w:marLeft w:val="90"/>
                                                                                                                  <w:marRight w:val="0"/>
                                                                                                                  <w:marTop w:val="0"/>
                                                                                                                  <w:marBottom w:val="0"/>
                                                                                                                  <w:divBdr>
                                                                                                                    <w:top w:val="none" w:sz="0" w:space="0" w:color="auto"/>
                                                                                                                    <w:left w:val="none" w:sz="0" w:space="0" w:color="auto"/>
                                                                                                                    <w:bottom w:val="none" w:sz="0" w:space="0" w:color="auto"/>
                                                                                                                    <w:right w:val="none" w:sz="0" w:space="0" w:color="auto"/>
                                                                                                                  </w:divBdr>
                                                                                                                  <w:divsChild>
                                                                                                                    <w:div w:id="203518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3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40830">
                                                                                          <w:marLeft w:val="0"/>
                                                                                          <w:marRight w:val="0"/>
                                                                                          <w:marTop w:val="0"/>
                                                                                          <w:marBottom w:val="0"/>
                                                                                          <w:divBdr>
                                                                                            <w:top w:val="none" w:sz="0" w:space="0" w:color="auto"/>
                                                                                            <w:left w:val="none" w:sz="0" w:space="0" w:color="auto"/>
                                                                                            <w:bottom w:val="none" w:sz="0" w:space="0" w:color="auto"/>
                                                                                            <w:right w:val="none" w:sz="0" w:space="0" w:color="auto"/>
                                                                                          </w:divBdr>
                                                                                          <w:divsChild>
                                                                                            <w:div w:id="12744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3412058">
      <w:bodyDiv w:val="1"/>
      <w:marLeft w:val="0"/>
      <w:marRight w:val="0"/>
      <w:marTop w:val="0"/>
      <w:marBottom w:val="0"/>
      <w:divBdr>
        <w:top w:val="none" w:sz="0" w:space="0" w:color="auto"/>
        <w:left w:val="none" w:sz="0" w:space="0" w:color="auto"/>
        <w:bottom w:val="none" w:sz="0" w:space="0" w:color="auto"/>
        <w:right w:val="none" w:sz="0" w:space="0" w:color="auto"/>
      </w:divBdr>
      <w:divsChild>
        <w:div w:id="1961452949">
          <w:marLeft w:val="240"/>
          <w:marRight w:val="0"/>
          <w:marTop w:val="240"/>
          <w:marBottom w:val="240"/>
          <w:divBdr>
            <w:top w:val="none" w:sz="0" w:space="0" w:color="auto"/>
            <w:left w:val="none" w:sz="0" w:space="0" w:color="auto"/>
            <w:bottom w:val="none" w:sz="0" w:space="0" w:color="auto"/>
            <w:right w:val="none" w:sz="0" w:space="0" w:color="auto"/>
          </w:divBdr>
        </w:div>
      </w:divsChild>
    </w:div>
    <w:div w:id="634219073">
      <w:bodyDiv w:val="1"/>
      <w:marLeft w:val="0"/>
      <w:marRight w:val="0"/>
      <w:marTop w:val="0"/>
      <w:marBottom w:val="0"/>
      <w:divBdr>
        <w:top w:val="none" w:sz="0" w:space="0" w:color="auto"/>
        <w:left w:val="none" w:sz="0" w:space="0" w:color="auto"/>
        <w:bottom w:val="none" w:sz="0" w:space="0" w:color="auto"/>
        <w:right w:val="none" w:sz="0" w:space="0" w:color="auto"/>
      </w:divBdr>
      <w:divsChild>
        <w:div w:id="752355684">
          <w:marLeft w:val="0"/>
          <w:marRight w:val="240"/>
          <w:marTop w:val="0"/>
          <w:marBottom w:val="0"/>
          <w:divBdr>
            <w:top w:val="none" w:sz="0" w:space="0" w:color="auto"/>
            <w:left w:val="none" w:sz="0" w:space="0" w:color="auto"/>
            <w:bottom w:val="none" w:sz="0" w:space="0" w:color="auto"/>
            <w:right w:val="none" w:sz="0" w:space="0" w:color="auto"/>
          </w:divBdr>
          <w:divsChild>
            <w:div w:id="1932854650">
              <w:marLeft w:val="0"/>
              <w:marRight w:val="0"/>
              <w:marTop w:val="0"/>
              <w:marBottom w:val="0"/>
              <w:divBdr>
                <w:top w:val="none" w:sz="0" w:space="0" w:color="auto"/>
                <w:left w:val="none" w:sz="0" w:space="0" w:color="auto"/>
                <w:bottom w:val="none" w:sz="0" w:space="0" w:color="auto"/>
                <w:right w:val="none" w:sz="0" w:space="0" w:color="auto"/>
              </w:divBdr>
              <w:divsChild>
                <w:div w:id="16319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0371">
          <w:marLeft w:val="0"/>
          <w:marRight w:val="240"/>
          <w:marTop w:val="0"/>
          <w:marBottom w:val="0"/>
          <w:divBdr>
            <w:top w:val="none" w:sz="0" w:space="0" w:color="auto"/>
            <w:left w:val="none" w:sz="0" w:space="0" w:color="auto"/>
            <w:bottom w:val="none" w:sz="0" w:space="0" w:color="auto"/>
            <w:right w:val="none" w:sz="0" w:space="0" w:color="auto"/>
          </w:divBdr>
          <w:divsChild>
            <w:div w:id="359286976">
              <w:marLeft w:val="0"/>
              <w:marRight w:val="0"/>
              <w:marTop w:val="0"/>
              <w:marBottom w:val="0"/>
              <w:divBdr>
                <w:top w:val="none" w:sz="0" w:space="0" w:color="auto"/>
                <w:left w:val="none" w:sz="0" w:space="0" w:color="auto"/>
                <w:bottom w:val="none" w:sz="0" w:space="0" w:color="auto"/>
                <w:right w:val="none" w:sz="0" w:space="0" w:color="auto"/>
              </w:divBdr>
              <w:divsChild>
                <w:div w:id="12035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6006">
          <w:marLeft w:val="0"/>
          <w:marRight w:val="0"/>
          <w:marTop w:val="750"/>
          <w:marBottom w:val="0"/>
          <w:divBdr>
            <w:top w:val="none" w:sz="0" w:space="0" w:color="auto"/>
            <w:left w:val="none" w:sz="0" w:space="0" w:color="auto"/>
            <w:bottom w:val="none" w:sz="0" w:space="0" w:color="auto"/>
            <w:right w:val="none" w:sz="0" w:space="0" w:color="auto"/>
          </w:divBdr>
          <w:divsChild>
            <w:div w:id="206837472">
              <w:marLeft w:val="0"/>
              <w:marRight w:val="0"/>
              <w:marTop w:val="0"/>
              <w:marBottom w:val="0"/>
              <w:divBdr>
                <w:top w:val="none" w:sz="0" w:space="0" w:color="auto"/>
                <w:left w:val="none" w:sz="0" w:space="0" w:color="auto"/>
                <w:bottom w:val="none" w:sz="0" w:space="0" w:color="auto"/>
                <w:right w:val="none" w:sz="0" w:space="0" w:color="auto"/>
              </w:divBdr>
              <w:divsChild>
                <w:div w:id="1547831153">
                  <w:marLeft w:val="0"/>
                  <w:marRight w:val="0"/>
                  <w:marTop w:val="0"/>
                  <w:marBottom w:val="0"/>
                  <w:divBdr>
                    <w:top w:val="none" w:sz="0" w:space="0" w:color="auto"/>
                    <w:left w:val="none" w:sz="0" w:space="0" w:color="auto"/>
                    <w:bottom w:val="none" w:sz="0" w:space="0" w:color="auto"/>
                    <w:right w:val="none" w:sz="0" w:space="0" w:color="auto"/>
                  </w:divBdr>
                  <w:divsChild>
                    <w:div w:id="118170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574881">
      <w:bodyDiv w:val="1"/>
      <w:marLeft w:val="0"/>
      <w:marRight w:val="0"/>
      <w:marTop w:val="0"/>
      <w:marBottom w:val="0"/>
      <w:divBdr>
        <w:top w:val="none" w:sz="0" w:space="0" w:color="auto"/>
        <w:left w:val="none" w:sz="0" w:space="0" w:color="auto"/>
        <w:bottom w:val="none" w:sz="0" w:space="0" w:color="auto"/>
        <w:right w:val="none" w:sz="0" w:space="0" w:color="auto"/>
      </w:divBdr>
    </w:div>
    <w:div w:id="636570628">
      <w:bodyDiv w:val="1"/>
      <w:marLeft w:val="0"/>
      <w:marRight w:val="0"/>
      <w:marTop w:val="0"/>
      <w:marBottom w:val="0"/>
      <w:divBdr>
        <w:top w:val="none" w:sz="0" w:space="0" w:color="auto"/>
        <w:left w:val="none" w:sz="0" w:space="0" w:color="auto"/>
        <w:bottom w:val="none" w:sz="0" w:space="0" w:color="auto"/>
        <w:right w:val="none" w:sz="0" w:space="0" w:color="auto"/>
      </w:divBdr>
    </w:div>
    <w:div w:id="639306088">
      <w:bodyDiv w:val="1"/>
      <w:marLeft w:val="0"/>
      <w:marRight w:val="0"/>
      <w:marTop w:val="0"/>
      <w:marBottom w:val="0"/>
      <w:divBdr>
        <w:top w:val="none" w:sz="0" w:space="0" w:color="auto"/>
        <w:left w:val="none" w:sz="0" w:space="0" w:color="auto"/>
        <w:bottom w:val="none" w:sz="0" w:space="0" w:color="auto"/>
        <w:right w:val="none" w:sz="0" w:space="0" w:color="auto"/>
      </w:divBdr>
      <w:divsChild>
        <w:div w:id="2033870446">
          <w:marLeft w:val="0"/>
          <w:marRight w:val="240"/>
          <w:marTop w:val="0"/>
          <w:marBottom w:val="0"/>
          <w:divBdr>
            <w:top w:val="none" w:sz="0" w:space="0" w:color="auto"/>
            <w:left w:val="none" w:sz="0" w:space="0" w:color="auto"/>
            <w:bottom w:val="none" w:sz="0" w:space="0" w:color="auto"/>
            <w:right w:val="none" w:sz="0" w:space="0" w:color="auto"/>
          </w:divBdr>
          <w:divsChild>
            <w:div w:id="93789379">
              <w:marLeft w:val="0"/>
              <w:marRight w:val="0"/>
              <w:marTop w:val="0"/>
              <w:marBottom w:val="0"/>
              <w:divBdr>
                <w:top w:val="none" w:sz="0" w:space="0" w:color="auto"/>
                <w:left w:val="none" w:sz="0" w:space="0" w:color="auto"/>
                <w:bottom w:val="none" w:sz="0" w:space="0" w:color="auto"/>
                <w:right w:val="none" w:sz="0" w:space="0" w:color="auto"/>
              </w:divBdr>
              <w:divsChild>
                <w:div w:id="2805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4839">
          <w:marLeft w:val="0"/>
          <w:marRight w:val="240"/>
          <w:marTop w:val="0"/>
          <w:marBottom w:val="0"/>
          <w:divBdr>
            <w:top w:val="none" w:sz="0" w:space="0" w:color="auto"/>
            <w:left w:val="none" w:sz="0" w:space="0" w:color="auto"/>
            <w:bottom w:val="none" w:sz="0" w:space="0" w:color="auto"/>
            <w:right w:val="none" w:sz="0" w:space="0" w:color="auto"/>
          </w:divBdr>
          <w:divsChild>
            <w:div w:id="1606644863">
              <w:marLeft w:val="0"/>
              <w:marRight w:val="0"/>
              <w:marTop w:val="0"/>
              <w:marBottom w:val="0"/>
              <w:divBdr>
                <w:top w:val="none" w:sz="0" w:space="0" w:color="auto"/>
                <w:left w:val="none" w:sz="0" w:space="0" w:color="auto"/>
                <w:bottom w:val="none" w:sz="0" w:space="0" w:color="auto"/>
                <w:right w:val="none" w:sz="0" w:space="0" w:color="auto"/>
              </w:divBdr>
              <w:divsChild>
                <w:div w:id="9312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29263">
          <w:marLeft w:val="0"/>
          <w:marRight w:val="0"/>
          <w:marTop w:val="750"/>
          <w:marBottom w:val="0"/>
          <w:divBdr>
            <w:top w:val="none" w:sz="0" w:space="0" w:color="auto"/>
            <w:left w:val="none" w:sz="0" w:space="0" w:color="auto"/>
            <w:bottom w:val="none" w:sz="0" w:space="0" w:color="auto"/>
            <w:right w:val="none" w:sz="0" w:space="0" w:color="auto"/>
          </w:divBdr>
          <w:divsChild>
            <w:div w:id="1479882958">
              <w:marLeft w:val="0"/>
              <w:marRight w:val="0"/>
              <w:marTop w:val="0"/>
              <w:marBottom w:val="0"/>
              <w:divBdr>
                <w:top w:val="none" w:sz="0" w:space="0" w:color="auto"/>
                <w:left w:val="none" w:sz="0" w:space="0" w:color="auto"/>
                <w:bottom w:val="none" w:sz="0" w:space="0" w:color="auto"/>
                <w:right w:val="none" w:sz="0" w:space="0" w:color="auto"/>
              </w:divBdr>
              <w:divsChild>
                <w:div w:id="1001741901">
                  <w:marLeft w:val="0"/>
                  <w:marRight w:val="0"/>
                  <w:marTop w:val="0"/>
                  <w:marBottom w:val="0"/>
                  <w:divBdr>
                    <w:top w:val="none" w:sz="0" w:space="0" w:color="auto"/>
                    <w:left w:val="none" w:sz="0" w:space="0" w:color="auto"/>
                    <w:bottom w:val="none" w:sz="0" w:space="0" w:color="auto"/>
                    <w:right w:val="none" w:sz="0" w:space="0" w:color="auto"/>
                  </w:divBdr>
                  <w:divsChild>
                    <w:div w:id="11967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010462">
      <w:bodyDiv w:val="1"/>
      <w:marLeft w:val="0"/>
      <w:marRight w:val="0"/>
      <w:marTop w:val="0"/>
      <w:marBottom w:val="0"/>
      <w:divBdr>
        <w:top w:val="none" w:sz="0" w:space="0" w:color="auto"/>
        <w:left w:val="none" w:sz="0" w:space="0" w:color="auto"/>
        <w:bottom w:val="none" w:sz="0" w:space="0" w:color="auto"/>
        <w:right w:val="none" w:sz="0" w:space="0" w:color="auto"/>
      </w:divBdr>
      <w:divsChild>
        <w:div w:id="245384152">
          <w:marLeft w:val="0"/>
          <w:marRight w:val="240"/>
          <w:marTop w:val="0"/>
          <w:marBottom w:val="0"/>
          <w:divBdr>
            <w:top w:val="none" w:sz="0" w:space="0" w:color="auto"/>
            <w:left w:val="none" w:sz="0" w:space="0" w:color="auto"/>
            <w:bottom w:val="none" w:sz="0" w:space="0" w:color="auto"/>
            <w:right w:val="none" w:sz="0" w:space="0" w:color="auto"/>
          </w:divBdr>
          <w:divsChild>
            <w:div w:id="1992366956">
              <w:marLeft w:val="0"/>
              <w:marRight w:val="0"/>
              <w:marTop w:val="0"/>
              <w:marBottom w:val="0"/>
              <w:divBdr>
                <w:top w:val="none" w:sz="0" w:space="0" w:color="auto"/>
                <w:left w:val="none" w:sz="0" w:space="0" w:color="auto"/>
                <w:bottom w:val="none" w:sz="0" w:space="0" w:color="auto"/>
                <w:right w:val="none" w:sz="0" w:space="0" w:color="auto"/>
              </w:divBdr>
              <w:divsChild>
                <w:div w:id="20074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51950">
          <w:marLeft w:val="0"/>
          <w:marRight w:val="240"/>
          <w:marTop w:val="0"/>
          <w:marBottom w:val="0"/>
          <w:divBdr>
            <w:top w:val="none" w:sz="0" w:space="0" w:color="auto"/>
            <w:left w:val="none" w:sz="0" w:space="0" w:color="auto"/>
            <w:bottom w:val="none" w:sz="0" w:space="0" w:color="auto"/>
            <w:right w:val="none" w:sz="0" w:space="0" w:color="auto"/>
          </w:divBdr>
          <w:divsChild>
            <w:div w:id="1599825604">
              <w:marLeft w:val="0"/>
              <w:marRight w:val="0"/>
              <w:marTop w:val="0"/>
              <w:marBottom w:val="0"/>
              <w:divBdr>
                <w:top w:val="none" w:sz="0" w:space="0" w:color="auto"/>
                <w:left w:val="none" w:sz="0" w:space="0" w:color="auto"/>
                <w:bottom w:val="none" w:sz="0" w:space="0" w:color="auto"/>
                <w:right w:val="none" w:sz="0" w:space="0" w:color="auto"/>
              </w:divBdr>
              <w:divsChild>
                <w:div w:id="15079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0648">
          <w:marLeft w:val="0"/>
          <w:marRight w:val="0"/>
          <w:marTop w:val="750"/>
          <w:marBottom w:val="0"/>
          <w:divBdr>
            <w:top w:val="none" w:sz="0" w:space="0" w:color="auto"/>
            <w:left w:val="none" w:sz="0" w:space="0" w:color="auto"/>
            <w:bottom w:val="none" w:sz="0" w:space="0" w:color="auto"/>
            <w:right w:val="none" w:sz="0" w:space="0" w:color="auto"/>
          </w:divBdr>
          <w:divsChild>
            <w:div w:id="1880556526">
              <w:marLeft w:val="0"/>
              <w:marRight w:val="0"/>
              <w:marTop w:val="0"/>
              <w:marBottom w:val="0"/>
              <w:divBdr>
                <w:top w:val="none" w:sz="0" w:space="0" w:color="auto"/>
                <w:left w:val="none" w:sz="0" w:space="0" w:color="auto"/>
                <w:bottom w:val="none" w:sz="0" w:space="0" w:color="auto"/>
                <w:right w:val="none" w:sz="0" w:space="0" w:color="auto"/>
              </w:divBdr>
              <w:divsChild>
                <w:div w:id="1184053458">
                  <w:marLeft w:val="0"/>
                  <w:marRight w:val="0"/>
                  <w:marTop w:val="0"/>
                  <w:marBottom w:val="0"/>
                  <w:divBdr>
                    <w:top w:val="none" w:sz="0" w:space="0" w:color="auto"/>
                    <w:left w:val="none" w:sz="0" w:space="0" w:color="auto"/>
                    <w:bottom w:val="none" w:sz="0" w:space="0" w:color="auto"/>
                    <w:right w:val="none" w:sz="0" w:space="0" w:color="auto"/>
                  </w:divBdr>
                  <w:divsChild>
                    <w:div w:id="4095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781457">
      <w:bodyDiv w:val="1"/>
      <w:marLeft w:val="0"/>
      <w:marRight w:val="0"/>
      <w:marTop w:val="0"/>
      <w:marBottom w:val="0"/>
      <w:divBdr>
        <w:top w:val="none" w:sz="0" w:space="0" w:color="auto"/>
        <w:left w:val="none" w:sz="0" w:space="0" w:color="auto"/>
        <w:bottom w:val="none" w:sz="0" w:space="0" w:color="auto"/>
        <w:right w:val="none" w:sz="0" w:space="0" w:color="auto"/>
      </w:divBdr>
      <w:divsChild>
        <w:div w:id="111439327">
          <w:marLeft w:val="0"/>
          <w:marRight w:val="240"/>
          <w:marTop w:val="0"/>
          <w:marBottom w:val="0"/>
          <w:divBdr>
            <w:top w:val="none" w:sz="0" w:space="0" w:color="auto"/>
            <w:left w:val="none" w:sz="0" w:space="0" w:color="auto"/>
            <w:bottom w:val="none" w:sz="0" w:space="0" w:color="auto"/>
            <w:right w:val="none" w:sz="0" w:space="0" w:color="auto"/>
          </w:divBdr>
          <w:divsChild>
            <w:div w:id="472409098">
              <w:marLeft w:val="0"/>
              <w:marRight w:val="0"/>
              <w:marTop w:val="0"/>
              <w:marBottom w:val="0"/>
              <w:divBdr>
                <w:top w:val="none" w:sz="0" w:space="0" w:color="auto"/>
                <w:left w:val="none" w:sz="0" w:space="0" w:color="auto"/>
                <w:bottom w:val="none" w:sz="0" w:space="0" w:color="auto"/>
                <w:right w:val="none" w:sz="0" w:space="0" w:color="auto"/>
              </w:divBdr>
              <w:divsChild>
                <w:div w:id="116682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91667">
          <w:marLeft w:val="0"/>
          <w:marRight w:val="240"/>
          <w:marTop w:val="0"/>
          <w:marBottom w:val="0"/>
          <w:divBdr>
            <w:top w:val="none" w:sz="0" w:space="0" w:color="auto"/>
            <w:left w:val="none" w:sz="0" w:space="0" w:color="auto"/>
            <w:bottom w:val="none" w:sz="0" w:space="0" w:color="auto"/>
            <w:right w:val="none" w:sz="0" w:space="0" w:color="auto"/>
          </w:divBdr>
          <w:divsChild>
            <w:div w:id="1891261639">
              <w:marLeft w:val="0"/>
              <w:marRight w:val="0"/>
              <w:marTop w:val="0"/>
              <w:marBottom w:val="0"/>
              <w:divBdr>
                <w:top w:val="none" w:sz="0" w:space="0" w:color="auto"/>
                <w:left w:val="none" w:sz="0" w:space="0" w:color="auto"/>
                <w:bottom w:val="none" w:sz="0" w:space="0" w:color="auto"/>
                <w:right w:val="none" w:sz="0" w:space="0" w:color="auto"/>
              </w:divBdr>
              <w:divsChild>
                <w:div w:id="7996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47561">
          <w:marLeft w:val="0"/>
          <w:marRight w:val="0"/>
          <w:marTop w:val="750"/>
          <w:marBottom w:val="0"/>
          <w:divBdr>
            <w:top w:val="none" w:sz="0" w:space="0" w:color="auto"/>
            <w:left w:val="none" w:sz="0" w:space="0" w:color="auto"/>
            <w:bottom w:val="none" w:sz="0" w:space="0" w:color="auto"/>
            <w:right w:val="none" w:sz="0" w:space="0" w:color="auto"/>
          </w:divBdr>
          <w:divsChild>
            <w:div w:id="1632898720">
              <w:marLeft w:val="0"/>
              <w:marRight w:val="0"/>
              <w:marTop w:val="0"/>
              <w:marBottom w:val="0"/>
              <w:divBdr>
                <w:top w:val="none" w:sz="0" w:space="0" w:color="auto"/>
                <w:left w:val="none" w:sz="0" w:space="0" w:color="auto"/>
                <w:bottom w:val="none" w:sz="0" w:space="0" w:color="auto"/>
                <w:right w:val="none" w:sz="0" w:space="0" w:color="auto"/>
              </w:divBdr>
              <w:divsChild>
                <w:div w:id="1870070800">
                  <w:marLeft w:val="0"/>
                  <w:marRight w:val="0"/>
                  <w:marTop w:val="0"/>
                  <w:marBottom w:val="0"/>
                  <w:divBdr>
                    <w:top w:val="none" w:sz="0" w:space="0" w:color="auto"/>
                    <w:left w:val="none" w:sz="0" w:space="0" w:color="auto"/>
                    <w:bottom w:val="none" w:sz="0" w:space="0" w:color="auto"/>
                    <w:right w:val="none" w:sz="0" w:space="0" w:color="auto"/>
                  </w:divBdr>
                  <w:divsChild>
                    <w:div w:id="10766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359774">
      <w:bodyDiv w:val="1"/>
      <w:marLeft w:val="0"/>
      <w:marRight w:val="0"/>
      <w:marTop w:val="0"/>
      <w:marBottom w:val="0"/>
      <w:divBdr>
        <w:top w:val="none" w:sz="0" w:space="0" w:color="auto"/>
        <w:left w:val="none" w:sz="0" w:space="0" w:color="auto"/>
        <w:bottom w:val="none" w:sz="0" w:space="0" w:color="auto"/>
        <w:right w:val="none" w:sz="0" w:space="0" w:color="auto"/>
      </w:divBdr>
      <w:divsChild>
        <w:div w:id="939144775">
          <w:marLeft w:val="0"/>
          <w:marRight w:val="240"/>
          <w:marTop w:val="0"/>
          <w:marBottom w:val="0"/>
          <w:divBdr>
            <w:top w:val="none" w:sz="0" w:space="0" w:color="auto"/>
            <w:left w:val="none" w:sz="0" w:space="0" w:color="auto"/>
            <w:bottom w:val="none" w:sz="0" w:space="0" w:color="auto"/>
            <w:right w:val="none" w:sz="0" w:space="0" w:color="auto"/>
          </w:divBdr>
          <w:divsChild>
            <w:div w:id="1531409437">
              <w:marLeft w:val="0"/>
              <w:marRight w:val="0"/>
              <w:marTop w:val="0"/>
              <w:marBottom w:val="0"/>
              <w:divBdr>
                <w:top w:val="none" w:sz="0" w:space="0" w:color="auto"/>
                <w:left w:val="none" w:sz="0" w:space="0" w:color="auto"/>
                <w:bottom w:val="none" w:sz="0" w:space="0" w:color="auto"/>
                <w:right w:val="none" w:sz="0" w:space="0" w:color="auto"/>
              </w:divBdr>
              <w:divsChild>
                <w:div w:id="13406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78959">
          <w:marLeft w:val="0"/>
          <w:marRight w:val="24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15076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529">
          <w:marLeft w:val="0"/>
          <w:marRight w:val="0"/>
          <w:marTop w:val="750"/>
          <w:marBottom w:val="0"/>
          <w:divBdr>
            <w:top w:val="none" w:sz="0" w:space="0" w:color="auto"/>
            <w:left w:val="none" w:sz="0" w:space="0" w:color="auto"/>
            <w:bottom w:val="none" w:sz="0" w:space="0" w:color="auto"/>
            <w:right w:val="none" w:sz="0" w:space="0" w:color="auto"/>
          </w:divBdr>
          <w:divsChild>
            <w:div w:id="262030761">
              <w:marLeft w:val="0"/>
              <w:marRight w:val="0"/>
              <w:marTop w:val="0"/>
              <w:marBottom w:val="0"/>
              <w:divBdr>
                <w:top w:val="none" w:sz="0" w:space="0" w:color="auto"/>
                <w:left w:val="none" w:sz="0" w:space="0" w:color="auto"/>
                <w:bottom w:val="none" w:sz="0" w:space="0" w:color="auto"/>
                <w:right w:val="none" w:sz="0" w:space="0" w:color="auto"/>
              </w:divBdr>
              <w:divsChild>
                <w:div w:id="1127820118">
                  <w:marLeft w:val="0"/>
                  <w:marRight w:val="0"/>
                  <w:marTop w:val="0"/>
                  <w:marBottom w:val="0"/>
                  <w:divBdr>
                    <w:top w:val="none" w:sz="0" w:space="0" w:color="auto"/>
                    <w:left w:val="none" w:sz="0" w:space="0" w:color="auto"/>
                    <w:bottom w:val="none" w:sz="0" w:space="0" w:color="auto"/>
                    <w:right w:val="none" w:sz="0" w:space="0" w:color="auto"/>
                  </w:divBdr>
                  <w:divsChild>
                    <w:div w:id="9958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592721">
      <w:bodyDiv w:val="1"/>
      <w:marLeft w:val="0"/>
      <w:marRight w:val="0"/>
      <w:marTop w:val="0"/>
      <w:marBottom w:val="0"/>
      <w:divBdr>
        <w:top w:val="none" w:sz="0" w:space="0" w:color="auto"/>
        <w:left w:val="none" w:sz="0" w:space="0" w:color="auto"/>
        <w:bottom w:val="none" w:sz="0" w:space="0" w:color="auto"/>
        <w:right w:val="none" w:sz="0" w:space="0" w:color="auto"/>
      </w:divBdr>
      <w:divsChild>
        <w:div w:id="1820726943">
          <w:marLeft w:val="0"/>
          <w:marRight w:val="240"/>
          <w:marTop w:val="0"/>
          <w:marBottom w:val="0"/>
          <w:divBdr>
            <w:top w:val="none" w:sz="0" w:space="0" w:color="auto"/>
            <w:left w:val="none" w:sz="0" w:space="0" w:color="auto"/>
            <w:bottom w:val="none" w:sz="0" w:space="0" w:color="auto"/>
            <w:right w:val="none" w:sz="0" w:space="0" w:color="auto"/>
          </w:divBdr>
          <w:divsChild>
            <w:div w:id="2037389683">
              <w:marLeft w:val="0"/>
              <w:marRight w:val="0"/>
              <w:marTop w:val="0"/>
              <w:marBottom w:val="0"/>
              <w:divBdr>
                <w:top w:val="none" w:sz="0" w:space="0" w:color="auto"/>
                <w:left w:val="none" w:sz="0" w:space="0" w:color="auto"/>
                <w:bottom w:val="none" w:sz="0" w:space="0" w:color="auto"/>
                <w:right w:val="none" w:sz="0" w:space="0" w:color="auto"/>
              </w:divBdr>
              <w:divsChild>
                <w:div w:id="100755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8661">
          <w:marLeft w:val="0"/>
          <w:marRight w:val="240"/>
          <w:marTop w:val="0"/>
          <w:marBottom w:val="0"/>
          <w:divBdr>
            <w:top w:val="none" w:sz="0" w:space="0" w:color="auto"/>
            <w:left w:val="none" w:sz="0" w:space="0" w:color="auto"/>
            <w:bottom w:val="none" w:sz="0" w:space="0" w:color="auto"/>
            <w:right w:val="none" w:sz="0" w:space="0" w:color="auto"/>
          </w:divBdr>
          <w:divsChild>
            <w:div w:id="1461995546">
              <w:marLeft w:val="0"/>
              <w:marRight w:val="0"/>
              <w:marTop w:val="0"/>
              <w:marBottom w:val="0"/>
              <w:divBdr>
                <w:top w:val="none" w:sz="0" w:space="0" w:color="auto"/>
                <w:left w:val="none" w:sz="0" w:space="0" w:color="auto"/>
                <w:bottom w:val="none" w:sz="0" w:space="0" w:color="auto"/>
                <w:right w:val="none" w:sz="0" w:space="0" w:color="auto"/>
              </w:divBdr>
              <w:divsChild>
                <w:div w:id="179721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7920">
          <w:marLeft w:val="0"/>
          <w:marRight w:val="0"/>
          <w:marTop w:val="750"/>
          <w:marBottom w:val="0"/>
          <w:divBdr>
            <w:top w:val="none" w:sz="0" w:space="0" w:color="auto"/>
            <w:left w:val="none" w:sz="0" w:space="0" w:color="auto"/>
            <w:bottom w:val="none" w:sz="0" w:space="0" w:color="auto"/>
            <w:right w:val="none" w:sz="0" w:space="0" w:color="auto"/>
          </w:divBdr>
          <w:divsChild>
            <w:div w:id="1675113649">
              <w:marLeft w:val="0"/>
              <w:marRight w:val="0"/>
              <w:marTop w:val="0"/>
              <w:marBottom w:val="0"/>
              <w:divBdr>
                <w:top w:val="none" w:sz="0" w:space="0" w:color="auto"/>
                <w:left w:val="none" w:sz="0" w:space="0" w:color="auto"/>
                <w:bottom w:val="none" w:sz="0" w:space="0" w:color="auto"/>
                <w:right w:val="none" w:sz="0" w:space="0" w:color="auto"/>
              </w:divBdr>
              <w:divsChild>
                <w:div w:id="1543059466">
                  <w:marLeft w:val="0"/>
                  <w:marRight w:val="0"/>
                  <w:marTop w:val="0"/>
                  <w:marBottom w:val="0"/>
                  <w:divBdr>
                    <w:top w:val="none" w:sz="0" w:space="0" w:color="auto"/>
                    <w:left w:val="none" w:sz="0" w:space="0" w:color="auto"/>
                    <w:bottom w:val="none" w:sz="0" w:space="0" w:color="auto"/>
                    <w:right w:val="none" w:sz="0" w:space="0" w:color="auto"/>
                  </w:divBdr>
                  <w:divsChild>
                    <w:div w:id="14984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753257">
      <w:bodyDiv w:val="1"/>
      <w:marLeft w:val="0"/>
      <w:marRight w:val="0"/>
      <w:marTop w:val="0"/>
      <w:marBottom w:val="0"/>
      <w:divBdr>
        <w:top w:val="none" w:sz="0" w:space="0" w:color="auto"/>
        <w:left w:val="none" w:sz="0" w:space="0" w:color="auto"/>
        <w:bottom w:val="none" w:sz="0" w:space="0" w:color="auto"/>
        <w:right w:val="none" w:sz="0" w:space="0" w:color="auto"/>
      </w:divBdr>
    </w:div>
    <w:div w:id="652759395">
      <w:bodyDiv w:val="1"/>
      <w:marLeft w:val="0"/>
      <w:marRight w:val="0"/>
      <w:marTop w:val="0"/>
      <w:marBottom w:val="0"/>
      <w:divBdr>
        <w:top w:val="none" w:sz="0" w:space="0" w:color="auto"/>
        <w:left w:val="none" w:sz="0" w:space="0" w:color="auto"/>
        <w:bottom w:val="none" w:sz="0" w:space="0" w:color="auto"/>
        <w:right w:val="none" w:sz="0" w:space="0" w:color="auto"/>
      </w:divBdr>
    </w:div>
    <w:div w:id="656152366">
      <w:bodyDiv w:val="1"/>
      <w:marLeft w:val="0"/>
      <w:marRight w:val="0"/>
      <w:marTop w:val="0"/>
      <w:marBottom w:val="0"/>
      <w:divBdr>
        <w:top w:val="none" w:sz="0" w:space="0" w:color="auto"/>
        <w:left w:val="none" w:sz="0" w:space="0" w:color="auto"/>
        <w:bottom w:val="none" w:sz="0" w:space="0" w:color="auto"/>
        <w:right w:val="none" w:sz="0" w:space="0" w:color="auto"/>
      </w:divBdr>
      <w:divsChild>
        <w:div w:id="1596326128">
          <w:marLeft w:val="0"/>
          <w:marRight w:val="240"/>
          <w:marTop w:val="0"/>
          <w:marBottom w:val="0"/>
          <w:divBdr>
            <w:top w:val="none" w:sz="0" w:space="0" w:color="auto"/>
            <w:left w:val="none" w:sz="0" w:space="0" w:color="auto"/>
            <w:bottom w:val="none" w:sz="0" w:space="0" w:color="auto"/>
            <w:right w:val="none" w:sz="0" w:space="0" w:color="auto"/>
          </w:divBdr>
          <w:divsChild>
            <w:div w:id="1831017196">
              <w:marLeft w:val="0"/>
              <w:marRight w:val="0"/>
              <w:marTop w:val="0"/>
              <w:marBottom w:val="0"/>
              <w:divBdr>
                <w:top w:val="none" w:sz="0" w:space="0" w:color="auto"/>
                <w:left w:val="none" w:sz="0" w:space="0" w:color="auto"/>
                <w:bottom w:val="none" w:sz="0" w:space="0" w:color="auto"/>
                <w:right w:val="none" w:sz="0" w:space="0" w:color="auto"/>
              </w:divBdr>
              <w:divsChild>
                <w:div w:id="94635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0234">
          <w:marLeft w:val="0"/>
          <w:marRight w:val="240"/>
          <w:marTop w:val="0"/>
          <w:marBottom w:val="0"/>
          <w:divBdr>
            <w:top w:val="none" w:sz="0" w:space="0" w:color="auto"/>
            <w:left w:val="none" w:sz="0" w:space="0" w:color="auto"/>
            <w:bottom w:val="none" w:sz="0" w:space="0" w:color="auto"/>
            <w:right w:val="none" w:sz="0" w:space="0" w:color="auto"/>
          </w:divBdr>
          <w:divsChild>
            <w:div w:id="1141388035">
              <w:marLeft w:val="0"/>
              <w:marRight w:val="0"/>
              <w:marTop w:val="0"/>
              <w:marBottom w:val="0"/>
              <w:divBdr>
                <w:top w:val="none" w:sz="0" w:space="0" w:color="auto"/>
                <w:left w:val="none" w:sz="0" w:space="0" w:color="auto"/>
                <w:bottom w:val="none" w:sz="0" w:space="0" w:color="auto"/>
                <w:right w:val="none" w:sz="0" w:space="0" w:color="auto"/>
              </w:divBdr>
              <w:divsChild>
                <w:div w:id="7736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1152">
          <w:marLeft w:val="0"/>
          <w:marRight w:val="0"/>
          <w:marTop w:val="750"/>
          <w:marBottom w:val="0"/>
          <w:divBdr>
            <w:top w:val="none" w:sz="0" w:space="0" w:color="auto"/>
            <w:left w:val="none" w:sz="0" w:space="0" w:color="auto"/>
            <w:bottom w:val="none" w:sz="0" w:space="0" w:color="auto"/>
            <w:right w:val="none" w:sz="0" w:space="0" w:color="auto"/>
          </w:divBdr>
          <w:divsChild>
            <w:div w:id="707875597">
              <w:marLeft w:val="0"/>
              <w:marRight w:val="0"/>
              <w:marTop w:val="0"/>
              <w:marBottom w:val="0"/>
              <w:divBdr>
                <w:top w:val="none" w:sz="0" w:space="0" w:color="auto"/>
                <w:left w:val="none" w:sz="0" w:space="0" w:color="auto"/>
                <w:bottom w:val="none" w:sz="0" w:space="0" w:color="auto"/>
                <w:right w:val="none" w:sz="0" w:space="0" w:color="auto"/>
              </w:divBdr>
              <w:divsChild>
                <w:div w:id="162168582">
                  <w:marLeft w:val="0"/>
                  <w:marRight w:val="0"/>
                  <w:marTop w:val="0"/>
                  <w:marBottom w:val="0"/>
                  <w:divBdr>
                    <w:top w:val="none" w:sz="0" w:space="0" w:color="auto"/>
                    <w:left w:val="none" w:sz="0" w:space="0" w:color="auto"/>
                    <w:bottom w:val="none" w:sz="0" w:space="0" w:color="auto"/>
                    <w:right w:val="none" w:sz="0" w:space="0" w:color="auto"/>
                  </w:divBdr>
                  <w:divsChild>
                    <w:div w:id="10903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37360">
      <w:bodyDiv w:val="1"/>
      <w:marLeft w:val="0"/>
      <w:marRight w:val="0"/>
      <w:marTop w:val="0"/>
      <w:marBottom w:val="0"/>
      <w:divBdr>
        <w:top w:val="none" w:sz="0" w:space="0" w:color="auto"/>
        <w:left w:val="none" w:sz="0" w:space="0" w:color="auto"/>
        <w:bottom w:val="none" w:sz="0" w:space="0" w:color="auto"/>
        <w:right w:val="none" w:sz="0" w:space="0" w:color="auto"/>
      </w:divBdr>
      <w:divsChild>
        <w:div w:id="1680035671">
          <w:marLeft w:val="0"/>
          <w:marRight w:val="240"/>
          <w:marTop w:val="0"/>
          <w:marBottom w:val="0"/>
          <w:divBdr>
            <w:top w:val="none" w:sz="0" w:space="0" w:color="auto"/>
            <w:left w:val="none" w:sz="0" w:space="0" w:color="auto"/>
            <w:bottom w:val="none" w:sz="0" w:space="0" w:color="auto"/>
            <w:right w:val="none" w:sz="0" w:space="0" w:color="auto"/>
          </w:divBdr>
          <w:divsChild>
            <w:div w:id="1462382985">
              <w:marLeft w:val="0"/>
              <w:marRight w:val="0"/>
              <w:marTop w:val="0"/>
              <w:marBottom w:val="0"/>
              <w:divBdr>
                <w:top w:val="none" w:sz="0" w:space="0" w:color="auto"/>
                <w:left w:val="none" w:sz="0" w:space="0" w:color="auto"/>
                <w:bottom w:val="none" w:sz="0" w:space="0" w:color="auto"/>
                <w:right w:val="none" w:sz="0" w:space="0" w:color="auto"/>
              </w:divBdr>
              <w:divsChild>
                <w:div w:id="78361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5127">
          <w:marLeft w:val="0"/>
          <w:marRight w:val="240"/>
          <w:marTop w:val="0"/>
          <w:marBottom w:val="0"/>
          <w:divBdr>
            <w:top w:val="none" w:sz="0" w:space="0" w:color="auto"/>
            <w:left w:val="none" w:sz="0" w:space="0" w:color="auto"/>
            <w:bottom w:val="none" w:sz="0" w:space="0" w:color="auto"/>
            <w:right w:val="none" w:sz="0" w:space="0" w:color="auto"/>
          </w:divBdr>
          <w:divsChild>
            <w:div w:id="882668946">
              <w:marLeft w:val="0"/>
              <w:marRight w:val="0"/>
              <w:marTop w:val="0"/>
              <w:marBottom w:val="0"/>
              <w:divBdr>
                <w:top w:val="none" w:sz="0" w:space="0" w:color="auto"/>
                <w:left w:val="none" w:sz="0" w:space="0" w:color="auto"/>
                <w:bottom w:val="none" w:sz="0" w:space="0" w:color="auto"/>
                <w:right w:val="none" w:sz="0" w:space="0" w:color="auto"/>
              </w:divBdr>
              <w:divsChild>
                <w:div w:id="18272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3806">
          <w:marLeft w:val="0"/>
          <w:marRight w:val="0"/>
          <w:marTop w:val="750"/>
          <w:marBottom w:val="0"/>
          <w:divBdr>
            <w:top w:val="none" w:sz="0" w:space="0" w:color="auto"/>
            <w:left w:val="none" w:sz="0" w:space="0" w:color="auto"/>
            <w:bottom w:val="none" w:sz="0" w:space="0" w:color="auto"/>
            <w:right w:val="none" w:sz="0" w:space="0" w:color="auto"/>
          </w:divBdr>
          <w:divsChild>
            <w:div w:id="1202593700">
              <w:marLeft w:val="0"/>
              <w:marRight w:val="0"/>
              <w:marTop w:val="0"/>
              <w:marBottom w:val="0"/>
              <w:divBdr>
                <w:top w:val="none" w:sz="0" w:space="0" w:color="auto"/>
                <w:left w:val="none" w:sz="0" w:space="0" w:color="auto"/>
                <w:bottom w:val="none" w:sz="0" w:space="0" w:color="auto"/>
                <w:right w:val="none" w:sz="0" w:space="0" w:color="auto"/>
              </w:divBdr>
              <w:divsChild>
                <w:div w:id="200244321">
                  <w:marLeft w:val="0"/>
                  <w:marRight w:val="0"/>
                  <w:marTop w:val="0"/>
                  <w:marBottom w:val="0"/>
                  <w:divBdr>
                    <w:top w:val="none" w:sz="0" w:space="0" w:color="auto"/>
                    <w:left w:val="none" w:sz="0" w:space="0" w:color="auto"/>
                    <w:bottom w:val="none" w:sz="0" w:space="0" w:color="auto"/>
                    <w:right w:val="none" w:sz="0" w:space="0" w:color="auto"/>
                  </w:divBdr>
                  <w:divsChild>
                    <w:div w:id="207010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83493">
      <w:bodyDiv w:val="1"/>
      <w:marLeft w:val="0"/>
      <w:marRight w:val="0"/>
      <w:marTop w:val="0"/>
      <w:marBottom w:val="0"/>
      <w:divBdr>
        <w:top w:val="none" w:sz="0" w:space="0" w:color="auto"/>
        <w:left w:val="none" w:sz="0" w:space="0" w:color="auto"/>
        <w:bottom w:val="none" w:sz="0" w:space="0" w:color="auto"/>
        <w:right w:val="none" w:sz="0" w:space="0" w:color="auto"/>
      </w:divBdr>
      <w:divsChild>
        <w:div w:id="1210452700">
          <w:marLeft w:val="0"/>
          <w:marRight w:val="240"/>
          <w:marTop w:val="0"/>
          <w:marBottom w:val="0"/>
          <w:divBdr>
            <w:top w:val="none" w:sz="0" w:space="0" w:color="auto"/>
            <w:left w:val="none" w:sz="0" w:space="0" w:color="auto"/>
            <w:bottom w:val="none" w:sz="0" w:space="0" w:color="auto"/>
            <w:right w:val="none" w:sz="0" w:space="0" w:color="auto"/>
          </w:divBdr>
          <w:divsChild>
            <w:div w:id="1693074522">
              <w:marLeft w:val="0"/>
              <w:marRight w:val="0"/>
              <w:marTop w:val="0"/>
              <w:marBottom w:val="0"/>
              <w:divBdr>
                <w:top w:val="none" w:sz="0" w:space="0" w:color="auto"/>
                <w:left w:val="none" w:sz="0" w:space="0" w:color="auto"/>
                <w:bottom w:val="none" w:sz="0" w:space="0" w:color="auto"/>
                <w:right w:val="none" w:sz="0" w:space="0" w:color="auto"/>
              </w:divBdr>
              <w:divsChild>
                <w:div w:id="6251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94591">
          <w:marLeft w:val="0"/>
          <w:marRight w:val="240"/>
          <w:marTop w:val="0"/>
          <w:marBottom w:val="0"/>
          <w:divBdr>
            <w:top w:val="none" w:sz="0" w:space="0" w:color="auto"/>
            <w:left w:val="none" w:sz="0" w:space="0" w:color="auto"/>
            <w:bottom w:val="none" w:sz="0" w:space="0" w:color="auto"/>
            <w:right w:val="none" w:sz="0" w:space="0" w:color="auto"/>
          </w:divBdr>
          <w:divsChild>
            <w:div w:id="954678023">
              <w:marLeft w:val="0"/>
              <w:marRight w:val="0"/>
              <w:marTop w:val="0"/>
              <w:marBottom w:val="0"/>
              <w:divBdr>
                <w:top w:val="none" w:sz="0" w:space="0" w:color="auto"/>
                <w:left w:val="none" w:sz="0" w:space="0" w:color="auto"/>
                <w:bottom w:val="none" w:sz="0" w:space="0" w:color="auto"/>
                <w:right w:val="none" w:sz="0" w:space="0" w:color="auto"/>
              </w:divBdr>
              <w:divsChild>
                <w:div w:id="73724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7577">
          <w:marLeft w:val="0"/>
          <w:marRight w:val="0"/>
          <w:marTop w:val="750"/>
          <w:marBottom w:val="0"/>
          <w:divBdr>
            <w:top w:val="none" w:sz="0" w:space="0" w:color="auto"/>
            <w:left w:val="none" w:sz="0" w:space="0" w:color="auto"/>
            <w:bottom w:val="none" w:sz="0" w:space="0" w:color="auto"/>
            <w:right w:val="none" w:sz="0" w:space="0" w:color="auto"/>
          </w:divBdr>
          <w:divsChild>
            <w:div w:id="569120034">
              <w:marLeft w:val="0"/>
              <w:marRight w:val="0"/>
              <w:marTop w:val="0"/>
              <w:marBottom w:val="0"/>
              <w:divBdr>
                <w:top w:val="none" w:sz="0" w:space="0" w:color="auto"/>
                <w:left w:val="none" w:sz="0" w:space="0" w:color="auto"/>
                <w:bottom w:val="none" w:sz="0" w:space="0" w:color="auto"/>
                <w:right w:val="none" w:sz="0" w:space="0" w:color="auto"/>
              </w:divBdr>
              <w:divsChild>
                <w:div w:id="13059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632617">
      <w:bodyDiv w:val="1"/>
      <w:marLeft w:val="0"/>
      <w:marRight w:val="0"/>
      <w:marTop w:val="0"/>
      <w:marBottom w:val="0"/>
      <w:divBdr>
        <w:top w:val="none" w:sz="0" w:space="0" w:color="auto"/>
        <w:left w:val="none" w:sz="0" w:space="0" w:color="auto"/>
        <w:bottom w:val="none" w:sz="0" w:space="0" w:color="auto"/>
        <w:right w:val="none" w:sz="0" w:space="0" w:color="auto"/>
      </w:divBdr>
    </w:div>
    <w:div w:id="667100313">
      <w:bodyDiv w:val="1"/>
      <w:marLeft w:val="0"/>
      <w:marRight w:val="0"/>
      <w:marTop w:val="0"/>
      <w:marBottom w:val="0"/>
      <w:divBdr>
        <w:top w:val="none" w:sz="0" w:space="0" w:color="auto"/>
        <w:left w:val="none" w:sz="0" w:space="0" w:color="auto"/>
        <w:bottom w:val="none" w:sz="0" w:space="0" w:color="auto"/>
        <w:right w:val="none" w:sz="0" w:space="0" w:color="auto"/>
      </w:divBdr>
      <w:divsChild>
        <w:div w:id="492334768">
          <w:marLeft w:val="0"/>
          <w:marRight w:val="240"/>
          <w:marTop w:val="0"/>
          <w:marBottom w:val="0"/>
          <w:divBdr>
            <w:top w:val="none" w:sz="0" w:space="0" w:color="auto"/>
            <w:left w:val="none" w:sz="0" w:space="0" w:color="auto"/>
            <w:bottom w:val="none" w:sz="0" w:space="0" w:color="auto"/>
            <w:right w:val="none" w:sz="0" w:space="0" w:color="auto"/>
          </w:divBdr>
          <w:divsChild>
            <w:div w:id="361397234">
              <w:marLeft w:val="0"/>
              <w:marRight w:val="0"/>
              <w:marTop w:val="0"/>
              <w:marBottom w:val="0"/>
              <w:divBdr>
                <w:top w:val="none" w:sz="0" w:space="0" w:color="auto"/>
                <w:left w:val="none" w:sz="0" w:space="0" w:color="auto"/>
                <w:bottom w:val="none" w:sz="0" w:space="0" w:color="auto"/>
                <w:right w:val="none" w:sz="0" w:space="0" w:color="auto"/>
              </w:divBdr>
              <w:divsChild>
                <w:div w:id="1366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5950">
          <w:marLeft w:val="0"/>
          <w:marRight w:val="240"/>
          <w:marTop w:val="0"/>
          <w:marBottom w:val="0"/>
          <w:divBdr>
            <w:top w:val="none" w:sz="0" w:space="0" w:color="auto"/>
            <w:left w:val="none" w:sz="0" w:space="0" w:color="auto"/>
            <w:bottom w:val="none" w:sz="0" w:space="0" w:color="auto"/>
            <w:right w:val="none" w:sz="0" w:space="0" w:color="auto"/>
          </w:divBdr>
          <w:divsChild>
            <w:div w:id="919557793">
              <w:marLeft w:val="0"/>
              <w:marRight w:val="0"/>
              <w:marTop w:val="0"/>
              <w:marBottom w:val="0"/>
              <w:divBdr>
                <w:top w:val="none" w:sz="0" w:space="0" w:color="auto"/>
                <w:left w:val="none" w:sz="0" w:space="0" w:color="auto"/>
                <w:bottom w:val="none" w:sz="0" w:space="0" w:color="auto"/>
                <w:right w:val="none" w:sz="0" w:space="0" w:color="auto"/>
              </w:divBdr>
              <w:divsChild>
                <w:div w:id="20048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80292">
          <w:marLeft w:val="0"/>
          <w:marRight w:val="0"/>
          <w:marTop w:val="750"/>
          <w:marBottom w:val="0"/>
          <w:divBdr>
            <w:top w:val="none" w:sz="0" w:space="0" w:color="auto"/>
            <w:left w:val="none" w:sz="0" w:space="0" w:color="auto"/>
            <w:bottom w:val="none" w:sz="0" w:space="0" w:color="auto"/>
            <w:right w:val="none" w:sz="0" w:space="0" w:color="auto"/>
          </w:divBdr>
          <w:divsChild>
            <w:div w:id="258686243">
              <w:marLeft w:val="0"/>
              <w:marRight w:val="0"/>
              <w:marTop w:val="0"/>
              <w:marBottom w:val="0"/>
              <w:divBdr>
                <w:top w:val="none" w:sz="0" w:space="0" w:color="auto"/>
                <w:left w:val="none" w:sz="0" w:space="0" w:color="auto"/>
                <w:bottom w:val="none" w:sz="0" w:space="0" w:color="auto"/>
                <w:right w:val="none" w:sz="0" w:space="0" w:color="auto"/>
              </w:divBdr>
              <w:divsChild>
                <w:div w:id="1454404143">
                  <w:marLeft w:val="0"/>
                  <w:marRight w:val="0"/>
                  <w:marTop w:val="0"/>
                  <w:marBottom w:val="0"/>
                  <w:divBdr>
                    <w:top w:val="none" w:sz="0" w:space="0" w:color="auto"/>
                    <w:left w:val="none" w:sz="0" w:space="0" w:color="auto"/>
                    <w:bottom w:val="none" w:sz="0" w:space="0" w:color="auto"/>
                    <w:right w:val="none" w:sz="0" w:space="0" w:color="auto"/>
                  </w:divBdr>
                  <w:divsChild>
                    <w:div w:id="3135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794134">
      <w:bodyDiv w:val="1"/>
      <w:marLeft w:val="0"/>
      <w:marRight w:val="0"/>
      <w:marTop w:val="0"/>
      <w:marBottom w:val="0"/>
      <w:divBdr>
        <w:top w:val="none" w:sz="0" w:space="0" w:color="auto"/>
        <w:left w:val="none" w:sz="0" w:space="0" w:color="auto"/>
        <w:bottom w:val="none" w:sz="0" w:space="0" w:color="auto"/>
        <w:right w:val="none" w:sz="0" w:space="0" w:color="auto"/>
      </w:divBdr>
      <w:divsChild>
        <w:div w:id="469593306">
          <w:marLeft w:val="0"/>
          <w:marRight w:val="240"/>
          <w:marTop w:val="0"/>
          <w:marBottom w:val="0"/>
          <w:divBdr>
            <w:top w:val="none" w:sz="0" w:space="0" w:color="auto"/>
            <w:left w:val="none" w:sz="0" w:space="0" w:color="auto"/>
            <w:bottom w:val="none" w:sz="0" w:space="0" w:color="auto"/>
            <w:right w:val="none" w:sz="0" w:space="0" w:color="auto"/>
          </w:divBdr>
          <w:divsChild>
            <w:div w:id="948899071">
              <w:marLeft w:val="0"/>
              <w:marRight w:val="0"/>
              <w:marTop w:val="0"/>
              <w:marBottom w:val="0"/>
              <w:divBdr>
                <w:top w:val="none" w:sz="0" w:space="0" w:color="auto"/>
                <w:left w:val="none" w:sz="0" w:space="0" w:color="auto"/>
                <w:bottom w:val="none" w:sz="0" w:space="0" w:color="auto"/>
                <w:right w:val="none" w:sz="0" w:space="0" w:color="auto"/>
              </w:divBdr>
              <w:divsChild>
                <w:div w:id="13392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417">
          <w:marLeft w:val="0"/>
          <w:marRight w:val="240"/>
          <w:marTop w:val="0"/>
          <w:marBottom w:val="0"/>
          <w:divBdr>
            <w:top w:val="none" w:sz="0" w:space="0" w:color="auto"/>
            <w:left w:val="none" w:sz="0" w:space="0" w:color="auto"/>
            <w:bottom w:val="none" w:sz="0" w:space="0" w:color="auto"/>
            <w:right w:val="none" w:sz="0" w:space="0" w:color="auto"/>
          </w:divBdr>
          <w:divsChild>
            <w:div w:id="1847942449">
              <w:marLeft w:val="0"/>
              <w:marRight w:val="0"/>
              <w:marTop w:val="0"/>
              <w:marBottom w:val="0"/>
              <w:divBdr>
                <w:top w:val="none" w:sz="0" w:space="0" w:color="auto"/>
                <w:left w:val="none" w:sz="0" w:space="0" w:color="auto"/>
                <w:bottom w:val="none" w:sz="0" w:space="0" w:color="auto"/>
                <w:right w:val="none" w:sz="0" w:space="0" w:color="auto"/>
              </w:divBdr>
              <w:divsChild>
                <w:div w:id="1842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41827">
          <w:marLeft w:val="0"/>
          <w:marRight w:val="0"/>
          <w:marTop w:val="750"/>
          <w:marBottom w:val="0"/>
          <w:divBdr>
            <w:top w:val="none" w:sz="0" w:space="0" w:color="auto"/>
            <w:left w:val="none" w:sz="0" w:space="0" w:color="auto"/>
            <w:bottom w:val="none" w:sz="0" w:space="0" w:color="auto"/>
            <w:right w:val="none" w:sz="0" w:space="0" w:color="auto"/>
          </w:divBdr>
          <w:divsChild>
            <w:div w:id="1300573295">
              <w:marLeft w:val="0"/>
              <w:marRight w:val="0"/>
              <w:marTop w:val="0"/>
              <w:marBottom w:val="0"/>
              <w:divBdr>
                <w:top w:val="none" w:sz="0" w:space="0" w:color="auto"/>
                <w:left w:val="none" w:sz="0" w:space="0" w:color="auto"/>
                <w:bottom w:val="none" w:sz="0" w:space="0" w:color="auto"/>
                <w:right w:val="none" w:sz="0" w:space="0" w:color="auto"/>
              </w:divBdr>
              <w:divsChild>
                <w:div w:id="1574118368">
                  <w:marLeft w:val="0"/>
                  <w:marRight w:val="0"/>
                  <w:marTop w:val="0"/>
                  <w:marBottom w:val="0"/>
                  <w:divBdr>
                    <w:top w:val="none" w:sz="0" w:space="0" w:color="auto"/>
                    <w:left w:val="none" w:sz="0" w:space="0" w:color="auto"/>
                    <w:bottom w:val="none" w:sz="0" w:space="0" w:color="auto"/>
                    <w:right w:val="none" w:sz="0" w:space="0" w:color="auto"/>
                  </w:divBdr>
                  <w:divsChild>
                    <w:div w:id="55706003">
                      <w:marLeft w:val="0"/>
                      <w:marRight w:val="0"/>
                      <w:marTop w:val="0"/>
                      <w:marBottom w:val="0"/>
                      <w:divBdr>
                        <w:top w:val="none" w:sz="0" w:space="0" w:color="auto"/>
                        <w:left w:val="none" w:sz="0" w:space="0" w:color="auto"/>
                        <w:bottom w:val="none" w:sz="0" w:space="0" w:color="auto"/>
                        <w:right w:val="none" w:sz="0" w:space="0" w:color="auto"/>
                      </w:divBdr>
                      <w:divsChild>
                        <w:div w:id="63861285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70841069">
      <w:bodyDiv w:val="1"/>
      <w:marLeft w:val="0"/>
      <w:marRight w:val="0"/>
      <w:marTop w:val="0"/>
      <w:marBottom w:val="0"/>
      <w:divBdr>
        <w:top w:val="none" w:sz="0" w:space="0" w:color="auto"/>
        <w:left w:val="none" w:sz="0" w:space="0" w:color="auto"/>
        <w:bottom w:val="none" w:sz="0" w:space="0" w:color="auto"/>
        <w:right w:val="none" w:sz="0" w:space="0" w:color="auto"/>
      </w:divBdr>
      <w:divsChild>
        <w:div w:id="76442035">
          <w:marLeft w:val="0"/>
          <w:marRight w:val="240"/>
          <w:marTop w:val="0"/>
          <w:marBottom w:val="0"/>
          <w:divBdr>
            <w:top w:val="none" w:sz="0" w:space="0" w:color="auto"/>
            <w:left w:val="none" w:sz="0" w:space="0" w:color="auto"/>
            <w:bottom w:val="none" w:sz="0" w:space="0" w:color="auto"/>
            <w:right w:val="none" w:sz="0" w:space="0" w:color="auto"/>
          </w:divBdr>
          <w:divsChild>
            <w:div w:id="647169812">
              <w:marLeft w:val="0"/>
              <w:marRight w:val="0"/>
              <w:marTop w:val="0"/>
              <w:marBottom w:val="0"/>
              <w:divBdr>
                <w:top w:val="none" w:sz="0" w:space="0" w:color="auto"/>
                <w:left w:val="none" w:sz="0" w:space="0" w:color="auto"/>
                <w:bottom w:val="none" w:sz="0" w:space="0" w:color="auto"/>
                <w:right w:val="none" w:sz="0" w:space="0" w:color="auto"/>
              </w:divBdr>
              <w:divsChild>
                <w:div w:id="3027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4373">
          <w:marLeft w:val="0"/>
          <w:marRight w:val="240"/>
          <w:marTop w:val="0"/>
          <w:marBottom w:val="0"/>
          <w:divBdr>
            <w:top w:val="none" w:sz="0" w:space="0" w:color="auto"/>
            <w:left w:val="none" w:sz="0" w:space="0" w:color="auto"/>
            <w:bottom w:val="none" w:sz="0" w:space="0" w:color="auto"/>
            <w:right w:val="none" w:sz="0" w:space="0" w:color="auto"/>
          </w:divBdr>
          <w:divsChild>
            <w:div w:id="2012440157">
              <w:marLeft w:val="0"/>
              <w:marRight w:val="0"/>
              <w:marTop w:val="0"/>
              <w:marBottom w:val="0"/>
              <w:divBdr>
                <w:top w:val="none" w:sz="0" w:space="0" w:color="auto"/>
                <w:left w:val="none" w:sz="0" w:space="0" w:color="auto"/>
                <w:bottom w:val="none" w:sz="0" w:space="0" w:color="auto"/>
                <w:right w:val="none" w:sz="0" w:space="0" w:color="auto"/>
              </w:divBdr>
              <w:divsChild>
                <w:div w:id="4345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9365">
          <w:marLeft w:val="0"/>
          <w:marRight w:val="0"/>
          <w:marTop w:val="750"/>
          <w:marBottom w:val="0"/>
          <w:divBdr>
            <w:top w:val="none" w:sz="0" w:space="0" w:color="auto"/>
            <w:left w:val="none" w:sz="0" w:space="0" w:color="auto"/>
            <w:bottom w:val="none" w:sz="0" w:space="0" w:color="auto"/>
            <w:right w:val="none" w:sz="0" w:space="0" w:color="auto"/>
          </w:divBdr>
          <w:divsChild>
            <w:div w:id="911892752">
              <w:marLeft w:val="0"/>
              <w:marRight w:val="0"/>
              <w:marTop w:val="0"/>
              <w:marBottom w:val="0"/>
              <w:divBdr>
                <w:top w:val="none" w:sz="0" w:space="0" w:color="auto"/>
                <w:left w:val="none" w:sz="0" w:space="0" w:color="auto"/>
                <w:bottom w:val="none" w:sz="0" w:space="0" w:color="auto"/>
                <w:right w:val="none" w:sz="0" w:space="0" w:color="auto"/>
              </w:divBdr>
              <w:divsChild>
                <w:div w:id="1583367998">
                  <w:marLeft w:val="0"/>
                  <w:marRight w:val="0"/>
                  <w:marTop w:val="0"/>
                  <w:marBottom w:val="0"/>
                  <w:divBdr>
                    <w:top w:val="none" w:sz="0" w:space="0" w:color="auto"/>
                    <w:left w:val="none" w:sz="0" w:space="0" w:color="auto"/>
                    <w:bottom w:val="none" w:sz="0" w:space="0" w:color="auto"/>
                    <w:right w:val="none" w:sz="0" w:space="0" w:color="auto"/>
                  </w:divBdr>
                  <w:divsChild>
                    <w:div w:id="14512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814422">
      <w:bodyDiv w:val="1"/>
      <w:marLeft w:val="0"/>
      <w:marRight w:val="0"/>
      <w:marTop w:val="0"/>
      <w:marBottom w:val="0"/>
      <w:divBdr>
        <w:top w:val="none" w:sz="0" w:space="0" w:color="auto"/>
        <w:left w:val="none" w:sz="0" w:space="0" w:color="auto"/>
        <w:bottom w:val="none" w:sz="0" w:space="0" w:color="auto"/>
        <w:right w:val="none" w:sz="0" w:space="0" w:color="auto"/>
      </w:divBdr>
      <w:divsChild>
        <w:div w:id="1231428550">
          <w:marLeft w:val="0"/>
          <w:marRight w:val="240"/>
          <w:marTop w:val="0"/>
          <w:marBottom w:val="0"/>
          <w:divBdr>
            <w:top w:val="none" w:sz="0" w:space="0" w:color="auto"/>
            <w:left w:val="none" w:sz="0" w:space="0" w:color="auto"/>
            <w:bottom w:val="none" w:sz="0" w:space="0" w:color="auto"/>
            <w:right w:val="none" w:sz="0" w:space="0" w:color="auto"/>
          </w:divBdr>
          <w:divsChild>
            <w:div w:id="2122533945">
              <w:marLeft w:val="0"/>
              <w:marRight w:val="0"/>
              <w:marTop w:val="0"/>
              <w:marBottom w:val="0"/>
              <w:divBdr>
                <w:top w:val="none" w:sz="0" w:space="0" w:color="auto"/>
                <w:left w:val="none" w:sz="0" w:space="0" w:color="auto"/>
                <w:bottom w:val="none" w:sz="0" w:space="0" w:color="auto"/>
                <w:right w:val="none" w:sz="0" w:space="0" w:color="auto"/>
              </w:divBdr>
              <w:divsChild>
                <w:div w:id="20963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51267">
          <w:marLeft w:val="0"/>
          <w:marRight w:val="240"/>
          <w:marTop w:val="0"/>
          <w:marBottom w:val="0"/>
          <w:divBdr>
            <w:top w:val="none" w:sz="0" w:space="0" w:color="auto"/>
            <w:left w:val="none" w:sz="0" w:space="0" w:color="auto"/>
            <w:bottom w:val="none" w:sz="0" w:space="0" w:color="auto"/>
            <w:right w:val="none" w:sz="0" w:space="0" w:color="auto"/>
          </w:divBdr>
          <w:divsChild>
            <w:div w:id="1263800229">
              <w:marLeft w:val="0"/>
              <w:marRight w:val="0"/>
              <w:marTop w:val="0"/>
              <w:marBottom w:val="0"/>
              <w:divBdr>
                <w:top w:val="none" w:sz="0" w:space="0" w:color="auto"/>
                <w:left w:val="none" w:sz="0" w:space="0" w:color="auto"/>
                <w:bottom w:val="none" w:sz="0" w:space="0" w:color="auto"/>
                <w:right w:val="none" w:sz="0" w:space="0" w:color="auto"/>
              </w:divBdr>
              <w:divsChild>
                <w:div w:id="23135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0598">
          <w:marLeft w:val="0"/>
          <w:marRight w:val="0"/>
          <w:marTop w:val="750"/>
          <w:marBottom w:val="0"/>
          <w:divBdr>
            <w:top w:val="none" w:sz="0" w:space="0" w:color="auto"/>
            <w:left w:val="none" w:sz="0" w:space="0" w:color="auto"/>
            <w:bottom w:val="none" w:sz="0" w:space="0" w:color="auto"/>
            <w:right w:val="none" w:sz="0" w:space="0" w:color="auto"/>
          </w:divBdr>
          <w:divsChild>
            <w:div w:id="1495141708">
              <w:marLeft w:val="0"/>
              <w:marRight w:val="0"/>
              <w:marTop w:val="0"/>
              <w:marBottom w:val="0"/>
              <w:divBdr>
                <w:top w:val="none" w:sz="0" w:space="0" w:color="auto"/>
                <w:left w:val="none" w:sz="0" w:space="0" w:color="auto"/>
                <w:bottom w:val="none" w:sz="0" w:space="0" w:color="auto"/>
                <w:right w:val="none" w:sz="0" w:space="0" w:color="auto"/>
              </w:divBdr>
              <w:divsChild>
                <w:div w:id="162665749">
                  <w:marLeft w:val="0"/>
                  <w:marRight w:val="0"/>
                  <w:marTop w:val="0"/>
                  <w:marBottom w:val="0"/>
                  <w:divBdr>
                    <w:top w:val="none" w:sz="0" w:space="0" w:color="auto"/>
                    <w:left w:val="none" w:sz="0" w:space="0" w:color="auto"/>
                    <w:bottom w:val="none" w:sz="0" w:space="0" w:color="auto"/>
                    <w:right w:val="none" w:sz="0" w:space="0" w:color="auto"/>
                  </w:divBdr>
                  <w:divsChild>
                    <w:div w:id="1746030357">
                      <w:marLeft w:val="0"/>
                      <w:marRight w:val="0"/>
                      <w:marTop w:val="0"/>
                      <w:marBottom w:val="0"/>
                      <w:divBdr>
                        <w:top w:val="none" w:sz="0" w:space="0" w:color="auto"/>
                        <w:left w:val="none" w:sz="0" w:space="0" w:color="auto"/>
                        <w:bottom w:val="none" w:sz="0" w:space="0" w:color="auto"/>
                        <w:right w:val="none" w:sz="0" w:space="0" w:color="auto"/>
                      </w:divBdr>
                      <w:divsChild>
                        <w:div w:id="49256876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2518613">
      <w:bodyDiv w:val="1"/>
      <w:marLeft w:val="0"/>
      <w:marRight w:val="0"/>
      <w:marTop w:val="0"/>
      <w:marBottom w:val="0"/>
      <w:divBdr>
        <w:top w:val="none" w:sz="0" w:space="0" w:color="auto"/>
        <w:left w:val="none" w:sz="0" w:space="0" w:color="auto"/>
        <w:bottom w:val="none" w:sz="0" w:space="0" w:color="auto"/>
        <w:right w:val="none" w:sz="0" w:space="0" w:color="auto"/>
      </w:divBdr>
      <w:divsChild>
        <w:div w:id="1379554217">
          <w:marLeft w:val="0"/>
          <w:marRight w:val="240"/>
          <w:marTop w:val="0"/>
          <w:marBottom w:val="0"/>
          <w:divBdr>
            <w:top w:val="none" w:sz="0" w:space="0" w:color="auto"/>
            <w:left w:val="none" w:sz="0" w:space="0" w:color="auto"/>
            <w:bottom w:val="none" w:sz="0" w:space="0" w:color="auto"/>
            <w:right w:val="none" w:sz="0" w:space="0" w:color="auto"/>
          </w:divBdr>
          <w:divsChild>
            <w:div w:id="483548492">
              <w:marLeft w:val="0"/>
              <w:marRight w:val="0"/>
              <w:marTop w:val="0"/>
              <w:marBottom w:val="0"/>
              <w:divBdr>
                <w:top w:val="none" w:sz="0" w:space="0" w:color="auto"/>
                <w:left w:val="none" w:sz="0" w:space="0" w:color="auto"/>
                <w:bottom w:val="none" w:sz="0" w:space="0" w:color="auto"/>
                <w:right w:val="none" w:sz="0" w:space="0" w:color="auto"/>
              </w:divBdr>
              <w:divsChild>
                <w:div w:id="18500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1781">
          <w:marLeft w:val="0"/>
          <w:marRight w:val="240"/>
          <w:marTop w:val="0"/>
          <w:marBottom w:val="0"/>
          <w:divBdr>
            <w:top w:val="none" w:sz="0" w:space="0" w:color="auto"/>
            <w:left w:val="none" w:sz="0" w:space="0" w:color="auto"/>
            <w:bottom w:val="none" w:sz="0" w:space="0" w:color="auto"/>
            <w:right w:val="none" w:sz="0" w:space="0" w:color="auto"/>
          </w:divBdr>
          <w:divsChild>
            <w:div w:id="2013679829">
              <w:marLeft w:val="0"/>
              <w:marRight w:val="0"/>
              <w:marTop w:val="0"/>
              <w:marBottom w:val="0"/>
              <w:divBdr>
                <w:top w:val="none" w:sz="0" w:space="0" w:color="auto"/>
                <w:left w:val="none" w:sz="0" w:space="0" w:color="auto"/>
                <w:bottom w:val="none" w:sz="0" w:space="0" w:color="auto"/>
                <w:right w:val="none" w:sz="0" w:space="0" w:color="auto"/>
              </w:divBdr>
              <w:divsChild>
                <w:div w:id="5379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95218">
          <w:marLeft w:val="0"/>
          <w:marRight w:val="0"/>
          <w:marTop w:val="750"/>
          <w:marBottom w:val="0"/>
          <w:divBdr>
            <w:top w:val="none" w:sz="0" w:space="0" w:color="auto"/>
            <w:left w:val="none" w:sz="0" w:space="0" w:color="auto"/>
            <w:bottom w:val="none" w:sz="0" w:space="0" w:color="auto"/>
            <w:right w:val="none" w:sz="0" w:space="0" w:color="auto"/>
          </w:divBdr>
          <w:divsChild>
            <w:div w:id="400249901">
              <w:marLeft w:val="0"/>
              <w:marRight w:val="0"/>
              <w:marTop w:val="0"/>
              <w:marBottom w:val="0"/>
              <w:divBdr>
                <w:top w:val="none" w:sz="0" w:space="0" w:color="auto"/>
                <w:left w:val="none" w:sz="0" w:space="0" w:color="auto"/>
                <w:bottom w:val="none" w:sz="0" w:space="0" w:color="auto"/>
                <w:right w:val="none" w:sz="0" w:space="0" w:color="auto"/>
              </w:divBdr>
              <w:divsChild>
                <w:div w:id="738403938">
                  <w:marLeft w:val="0"/>
                  <w:marRight w:val="0"/>
                  <w:marTop w:val="0"/>
                  <w:marBottom w:val="0"/>
                  <w:divBdr>
                    <w:top w:val="none" w:sz="0" w:space="0" w:color="auto"/>
                    <w:left w:val="none" w:sz="0" w:space="0" w:color="auto"/>
                    <w:bottom w:val="none" w:sz="0" w:space="0" w:color="auto"/>
                    <w:right w:val="none" w:sz="0" w:space="0" w:color="auto"/>
                  </w:divBdr>
                  <w:divsChild>
                    <w:div w:id="10207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483989">
      <w:bodyDiv w:val="1"/>
      <w:marLeft w:val="0"/>
      <w:marRight w:val="0"/>
      <w:marTop w:val="0"/>
      <w:marBottom w:val="0"/>
      <w:divBdr>
        <w:top w:val="none" w:sz="0" w:space="0" w:color="auto"/>
        <w:left w:val="none" w:sz="0" w:space="0" w:color="auto"/>
        <w:bottom w:val="none" w:sz="0" w:space="0" w:color="auto"/>
        <w:right w:val="none" w:sz="0" w:space="0" w:color="auto"/>
      </w:divBdr>
      <w:divsChild>
        <w:div w:id="727071692">
          <w:marLeft w:val="0"/>
          <w:marRight w:val="240"/>
          <w:marTop w:val="0"/>
          <w:marBottom w:val="0"/>
          <w:divBdr>
            <w:top w:val="none" w:sz="0" w:space="0" w:color="auto"/>
            <w:left w:val="none" w:sz="0" w:space="0" w:color="auto"/>
            <w:bottom w:val="none" w:sz="0" w:space="0" w:color="auto"/>
            <w:right w:val="none" w:sz="0" w:space="0" w:color="auto"/>
          </w:divBdr>
          <w:divsChild>
            <w:div w:id="564950199">
              <w:marLeft w:val="0"/>
              <w:marRight w:val="0"/>
              <w:marTop w:val="0"/>
              <w:marBottom w:val="0"/>
              <w:divBdr>
                <w:top w:val="none" w:sz="0" w:space="0" w:color="auto"/>
                <w:left w:val="none" w:sz="0" w:space="0" w:color="auto"/>
                <w:bottom w:val="none" w:sz="0" w:space="0" w:color="auto"/>
                <w:right w:val="none" w:sz="0" w:space="0" w:color="auto"/>
              </w:divBdr>
              <w:divsChild>
                <w:div w:id="2016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994">
          <w:marLeft w:val="0"/>
          <w:marRight w:val="240"/>
          <w:marTop w:val="0"/>
          <w:marBottom w:val="0"/>
          <w:divBdr>
            <w:top w:val="none" w:sz="0" w:space="0" w:color="auto"/>
            <w:left w:val="none" w:sz="0" w:space="0" w:color="auto"/>
            <w:bottom w:val="none" w:sz="0" w:space="0" w:color="auto"/>
            <w:right w:val="none" w:sz="0" w:space="0" w:color="auto"/>
          </w:divBdr>
          <w:divsChild>
            <w:div w:id="356807945">
              <w:marLeft w:val="0"/>
              <w:marRight w:val="0"/>
              <w:marTop w:val="0"/>
              <w:marBottom w:val="0"/>
              <w:divBdr>
                <w:top w:val="none" w:sz="0" w:space="0" w:color="auto"/>
                <w:left w:val="none" w:sz="0" w:space="0" w:color="auto"/>
                <w:bottom w:val="none" w:sz="0" w:space="0" w:color="auto"/>
                <w:right w:val="none" w:sz="0" w:space="0" w:color="auto"/>
              </w:divBdr>
              <w:divsChild>
                <w:div w:id="49853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9096">
          <w:marLeft w:val="0"/>
          <w:marRight w:val="0"/>
          <w:marTop w:val="750"/>
          <w:marBottom w:val="0"/>
          <w:divBdr>
            <w:top w:val="none" w:sz="0" w:space="0" w:color="auto"/>
            <w:left w:val="none" w:sz="0" w:space="0" w:color="auto"/>
            <w:bottom w:val="none" w:sz="0" w:space="0" w:color="auto"/>
            <w:right w:val="none" w:sz="0" w:space="0" w:color="auto"/>
          </w:divBdr>
          <w:divsChild>
            <w:div w:id="59522358">
              <w:marLeft w:val="0"/>
              <w:marRight w:val="0"/>
              <w:marTop w:val="0"/>
              <w:marBottom w:val="0"/>
              <w:divBdr>
                <w:top w:val="none" w:sz="0" w:space="0" w:color="auto"/>
                <w:left w:val="none" w:sz="0" w:space="0" w:color="auto"/>
                <w:bottom w:val="none" w:sz="0" w:space="0" w:color="auto"/>
                <w:right w:val="none" w:sz="0" w:space="0" w:color="auto"/>
              </w:divBdr>
              <w:divsChild>
                <w:div w:id="920065372">
                  <w:marLeft w:val="0"/>
                  <w:marRight w:val="0"/>
                  <w:marTop w:val="0"/>
                  <w:marBottom w:val="0"/>
                  <w:divBdr>
                    <w:top w:val="none" w:sz="0" w:space="0" w:color="auto"/>
                    <w:left w:val="none" w:sz="0" w:space="0" w:color="auto"/>
                    <w:bottom w:val="none" w:sz="0" w:space="0" w:color="auto"/>
                    <w:right w:val="none" w:sz="0" w:space="0" w:color="auto"/>
                  </w:divBdr>
                  <w:divsChild>
                    <w:div w:id="549610134">
                      <w:marLeft w:val="0"/>
                      <w:marRight w:val="0"/>
                      <w:marTop w:val="0"/>
                      <w:marBottom w:val="0"/>
                      <w:divBdr>
                        <w:top w:val="none" w:sz="0" w:space="0" w:color="auto"/>
                        <w:left w:val="none" w:sz="0" w:space="0" w:color="auto"/>
                        <w:bottom w:val="none" w:sz="0" w:space="0" w:color="auto"/>
                        <w:right w:val="none" w:sz="0" w:space="0" w:color="auto"/>
                      </w:divBdr>
                      <w:divsChild>
                        <w:div w:id="1632786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6099447">
      <w:bodyDiv w:val="1"/>
      <w:marLeft w:val="0"/>
      <w:marRight w:val="0"/>
      <w:marTop w:val="0"/>
      <w:marBottom w:val="0"/>
      <w:divBdr>
        <w:top w:val="none" w:sz="0" w:space="0" w:color="auto"/>
        <w:left w:val="none" w:sz="0" w:space="0" w:color="auto"/>
        <w:bottom w:val="none" w:sz="0" w:space="0" w:color="auto"/>
        <w:right w:val="none" w:sz="0" w:space="0" w:color="auto"/>
      </w:divBdr>
      <w:divsChild>
        <w:div w:id="649093693">
          <w:marLeft w:val="0"/>
          <w:marRight w:val="240"/>
          <w:marTop w:val="0"/>
          <w:marBottom w:val="0"/>
          <w:divBdr>
            <w:top w:val="none" w:sz="0" w:space="0" w:color="auto"/>
            <w:left w:val="none" w:sz="0" w:space="0" w:color="auto"/>
            <w:bottom w:val="none" w:sz="0" w:space="0" w:color="auto"/>
            <w:right w:val="none" w:sz="0" w:space="0" w:color="auto"/>
          </w:divBdr>
          <w:divsChild>
            <w:div w:id="73742701">
              <w:marLeft w:val="0"/>
              <w:marRight w:val="0"/>
              <w:marTop w:val="0"/>
              <w:marBottom w:val="0"/>
              <w:divBdr>
                <w:top w:val="none" w:sz="0" w:space="0" w:color="auto"/>
                <w:left w:val="none" w:sz="0" w:space="0" w:color="auto"/>
                <w:bottom w:val="none" w:sz="0" w:space="0" w:color="auto"/>
                <w:right w:val="none" w:sz="0" w:space="0" w:color="auto"/>
              </w:divBdr>
              <w:divsChild>
                <w:div w:id="1940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8622">
          <w:marLeft w:val="0"/>
          <w:marRight w:val="240"/>
          <w:marTop w:val="0"/>
          <w:marBottom w:val="0"/>
          <w:divBdr>
            <w:top w:val="none" w:sz="0" w:space="0" w:color="auto"/>
            <w:left w:val="none" w:sz="0" w:space="0" w:color="auto"/>
            <w:bottom w:val="none" w:sz="0" w:space="0" w:color="auto"/>
            <w:right w:val="none" w:sz="0" w:space="0" w:color="auto"/>
          </w:divBdr>
          <w:divsChild>
            <w:div w:id="590234351">
              <w:marLeft w:val="0"/>
              <w:marRight w:val="0"/>
              <w:marTop w:val="0"/>
              <w:marBottom w:val="0"/>
              <w:divBdr>
                <w:top w:val="none" w:sz="0" w:space="0" w:color="auto"/>
                <w:left w:val="none" w:sz="0" w:space="0" w:color="auto"/>
                <w:bottom w:val="none" w:sz="0" w:space="0" w:color="auto"/>
                <w:right w:val="none" w:sz="0" w:space="0" w:color="auto"/>
              </w:divBdr>
              <w:divsChild>
                <w:div w:id="18905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84219">
          <w:marLeft w:val="0"/>
          <w:marRight w:val="0"/>
          <w:marTop w:val="750"/>
          <w:marBottom w:val="0"/>
          <w:divBdr>
            <w:top w:val="none" w:sz="0" w:space="0" w:color="auto"/>
            <w:left w:val="none" w:sz="0" w:space="0" w:color="auto"/>
            <w:bottom w:val="none" w:sz="0" w:space="0" w:color="auto"/>
            <w:right w:val="none" w:sz="0" w:space="0" w:color="auto"/>
          </w:divBdr>
          <w:divsChild>
            <w:div w:id="298531726">
              <w:marLeft w:val="0"/>
              <w:marRight w:val="0"/>
              <w:marTop w:val="0"/>
              <w:marBottom w:val="0"/>
              <w:divBdr>
                <w:top w:val="none" w:sz="0" w:space="0" w:color="auto"/>
                <w:left w:val="none" w:sz="0" w:space="0" w:color="auto"/>
                <w:bottom w:val="none" w:sz="0" w:space="0" w:color="auto"/>
                <w:right w:val="none" w:sz="0" w:space="0" w:color="auto"/>
              </w:divBdr>
              <w:divsChild>
                <w:div w:id="216819623">
                  <w:marLeft w:val="0"/>
                  <w:marRight w:val="0"/>
                  <w:marTop w:val="0"/>
                  <w:marBottom w:val="0"/>
                  <w:divBdr>
                    <w:top w:val="none" w:sz="0" w:space="0" w:color="auto"/>
                    <w:left w:val="none" w:sz="0" w:space="0" w:color="auto"/>
                    <w:bottom w:val="none" w:sz="0" w:space="0" w:color="auto"/>
                    <w:right w:val="none" w:sz="0" w:space="0" w:color="auto"/>
                  </w:divBdr>
                  <w:divsChild>
                    <w:div w:id="3763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298773">
      <w:bodyDiv w:val="1"/>
      <w:marLeft w:val="0"/>
      <w:marRight w:val="0"/>
      <w:marTop w:val="0"/>
      <w:marBottom w:val="0"/>
      <w:divBdr>
        <w:top w:val="none" w:sz="0" w:space="0" w:color="auto"/>
        <w:left w:val="none" w:sz="0" w:space="0" w:color="auto"/>
        <w:bottom w:val="none" w:sz="0" w:space="0" w:color="auto"/>
        <w:right w:val="none" w:sz="0" w:space="0" w:color="auto"/>
      </w:divBdr>
      <w:divsChild>
        <w:div w:id="2145810939">
          <w:marLeft w:val="0"/>
          <w:marRight w:val="240"/>
          <w:marTop w:val="0"/>
          <w:marBottom w:val="0"/>
          <w:divBdr>
            <w:top w:val="none" w:sz="0" w:space="0" w:color="auto"/>
            <w:left w:val="none" w:sz="0" w:space="0" w:color="auto"/>
            <w:bottom w:val="none" w:sz="0" w:space="0" w:color="auto"/>
            <w:right w:val="none" w:sz="0" w:space="0" w:color="auto"/>
          </w:divBdr>
          <w:divsChild>
            <w:div w:id="1932273096">
              <w:marLeft w:val="0"/>
              <w:marRight w:val="0"/>
              <w:marTop w:val="0"/>
              <w:marBottom w:val="0"/>
              <w:divBdr>
                <w:top w:val="none" w:sz="0" w:space="0" w:color="auto"/>
                <w:left w:val="none" w:sz="0" w:space="0" w:color="auto"/>
                <w:bottom w:val="none" w:sz="0" w:space="0" w:color="auto"/>
                <w:right w:val="none" w:sz="0" w:space="0" w:color="auto"/>
              </w:divBdr>
              <w:divsChild>
                <w:div w:id="17075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8409">
          <w:marLeft w:val="0"/>
          <w:marRight w:val="240"/>
          <w:marTop w:val="0"/>
          <w:marBottom w:val="0"/>
          <w:divBdr>
            <w:top w:val="none" w:sz="0" w:space="0" w:color="auto"/>
            <w:left w:val="none" w:sz="0" w:space="0" w:color="auto"/>
            <w:bottom w:val="none" w:sz="0" w:space="0" w:color="auto"/>
            <w:right w:val="none" w:sz="0" w:space="0" w:color="auto"/>
          </w:divBdr>
          <w:divsChild>
            <w:div w:id="1547376801">
              <w:marLeft w:val="0"/>
              <w:marRight w:val="0"/>
              <w:marTop w:val="0"/>
              <w:marBottom w:val="0"/>
              <w:divBdr>
                <w:top w:val="none" w:sz="0" w:space="0" w:color="auto"/>
                <w:left w:val="none" w:sz="0" w:space="0" w:color="auto"/>
                <w:bottom w:val="none" w:sz="0" w:space="0" w:color="auto"/>
                <w:right w:val="none" w:sz="0" w:space="0" w:color="auto"/>
              </w:divBdr>
              <w:divsChild>
                <w:div w:id="123307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781">
          <w:marLeft w:val="0"/>
          <w:marRight w:val="0"/>
          <w:marTop w:val="750"/>
          <w:marBottom w:val="0"/>
          <w:divBdr>
            <w:top w:val="none" w:sz="0" w:space="0" w:color="auto"/>
            <w:left w:val="none" w:sz="0" w:space="0" w:color="auto"/>
            <w:bottom w:val="none" w:sz="0" w:space="0" w:color="auto"/>
            <w:right w:val="none" w:sz="0" w:space="0" w:color="auto"/>
          </w:divBdr>
          <w:divsChild>
            <w:div w:id="790200037">
              <w:marLeft w:val="0"/>
              <w:marRight w:val="0"/>
              <w:marTop w:val="0"/>
              <w:marBottom w:val="0"/>
              <w:divBdr>
                <w:top w:val="none" w:sz="0" w:space="0" w:color="auto"/>
                <w:left w:val="none" w:sz="0" w:space="0" w:color="auto"/>
                <w:bottom w:val="none" w:sz="0" w:space="0" w:color="auto"/>
                <w:right w:val="none" w:sz="0" w:space="0" w:color="auto"/>
              </w:divBdr>
              <w:divsChild>
                <w:div w:id="6642892">
                  <w:marLeft w:val="0"/>
                  <w:marRight w:val="0"/>
                  <w:marTop w:val="0"/>
                  <w:marBottom w:val="0"/>
                  <w:divBdr>
                    <w:top w:val="none" w:sz="0" w:space="0" w:color="auto"/>
                    <w:left w:val="none" w:sz="0" w:space="0" w:color="auto"/>
                    <w:bottom w:val="none" w:sz="0" w:space="0" w:color="auto"/>
                    <w:right w:val="none" w:sz="0" w:space="0" w:color="auto"/>
                  </w:divBdr>
                  <w:divsChild>
                    <w:div w:id="7733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538872">
      <w:bodyDiv w:val="1"/>
      <w:marLeft w:val="0"/>
      <w:marRight w:val="0"/>
      <w:marTop w:val="0"/>
      <w:marBottom w:val="0"/>
      <w:divBdr>
        <w:top w:val="none" w:sz="0" w:space="0" w:color="auto"/>
        <w:left w:val="none" w:sz="0" w:space="0" w:color="auto"/>
        <w:bottom w:val="none" w:sz="0" w:space="0" w:color="auto"/>
        <w:right w:val="none" w:sz="0" w:space="0" w:color="auto"/>
      </w:divBdr>
      <w:divsChild>
        <w:div w:id="1636374139">
          <w:marLeft w:val="0"/>
          <w:marRight w:val="240"/>
          <w:marTop w:val="0"/>
          <w:marBottom w:val="0"/>
          <w:divBdr>
            <w:top w:val="none" w:sz="0" w:space="0" w:color="auto"/>
            <w:left w:val="none" w:sz="0" w:space="0" w:color="auto"/>
            <w:bottom w:val="none" w:sz="0" w:space="0" w:color="auto"/>
            <w:right w:val="none" w:sz="0" w:space="0" w:color="auto"/>
          </w:divBdr>
          <w:divsChild>
            <w:div w:id="483354637">
              <w:marLeft w:val="0"/>
              <w:marRight w:val="0"/>
              <w:marTop w:val="0"/>
              <w:marBottom w:val="0"/>
              <w:divBdr>
                <w:top w:val="none" w:sz="0" w:space="0" w:color="auto"/>
                <w:left w:val="none" w:sz="0" w:space="0" w:color="auto"/>
                <w:bottom w:val="none" w:sz="0" w:space="0" w:color="auto"/>
                <w:right w:val="none" w:sz="0" w:space="0" w:color="auto"/>
              </w:divBdr>
              <w:divsChild>
                <w:div w:id="13155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68111">
          <w:marLeft w:val="0"/>
          <w:marRight w:val="240"/>
          <w:marTop w:val="0"/>
          <w:marBottom w:val="0"/>
          <w:divBdr>
            <w:top w:val="none" w:sz="0" w:space="0" w:color="auto"/>
            <w:left w:val="none" w:sz="0" w:space="0" w:color="auto"/>
            <w:bottom w:val="none" w:sz="0" w:space="0" w:color="auto"/>
            <w:right w:val="none" w:sz="0" w:space="0" w:color="auto"/>
          </w:divBdr>
          <w:divsChild>
            <w:div w:id="374041239">
              <w:marLeft w:val="0"/>
              <w:marRight w:val="0"/>
              <w:marTop w:val="0"/>
              <w:marBottom w:val="0"/>
              <w:divBdr>
                <w:top w:val="none" w:sz="0" w:space="0" w:color="auto"/>
                <w:left w:val="none" w:sz="0" w:space="0" w:color="auto"/>
                <w:bottom w:val="none" w:sz="0" w:space="0" w:color="auto"/>
                <w:right w:val="none" w:sz="0" w:space="0" w:color="auto"/>
              </w:divBdr>
              <w:divsChild>
                <w:div w:id="1662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5806">
          <w:marLeft w:val="0"/>
          <w:marRight w:val="0"/>
          <w:marTop w:val="750"/>
          <w:marBottom w:val="0"/>
          <w:divBdr>
            <w:top w:val="none" w:sz="0" w:space="0" w:color="auto"/>
            <w:left w:val="none" w:sz="0" w:space="0" w:color="auto"/>
            <w:bottom w:val="none" w:sz="0" w:space="0" w:color="auto"/>
            <w:right w:val="none" w:sz="0" w:space="0" w:color="auto"/>
          </w:divBdr>
          <w:divsChild>
            <w:div w:id="711728229">
              <w:marLeft w:val="0"/>
              <w:marRight w:val="0"/>
              <w:marTop w:val="0"/>
              <w:marBottom w:val="0"/>
              <w:divBdr>
                <w:top w:val="none" w:sz="0" w:space="0" w:color="auto"/>
                <w:left w:val="none" w:sz="0" w:space="0" w:color="auto"/>
                <w:bottom w:val="none" w:sz="0" w:space="0" w:color="auto"/>
                <w:right w:val="none" w:sz="0" w:space="0" w:color="auto"/>
              </w:divBdr>
              <w:divsChild>
                <w:div w:id="597521837">
                  <w:marLeft w:val="0"/>
                  <w:marRight w:val="0"/>
                  <w:marTop w:val="0"/>
                  <w:marBottom w:val="0"/>
                  <w:divBdr>
                    <w:top w:val="none" w:sz="0" w:space="0" w:color="auto"/>
                    <w:left w:val="none" w:sz="0" w:space="0" w:color="auto"/>
                    <w:bottom w:val="none" w:sz="0" w:space="0" w:color="auto"/>
                    <w:right w:val="none" w:sz="0" w:space="0" w:color="auto"/>
                  </w:divBdr>
                  <w:divsChild>
                    <w:div w:id="437331591">
                      <w:marLeft w:val="0"/>
                      <w:marRight w:val="0"/>
                      <w:marTop w:val="0"/>
                      <w:marBottom w:val="0"/>
                      <w:divBdr>
                        <w:top w:val="none" w:sz="0" w:space="0" w:color="auto"/>
                        <w:left w:val="none" w:sz="0" w:space="0" w:color="auto"/>
                        <w:bottom w:val="none" w:sz="0" w:space="0" w:color="auto"/>
                        <w:right w:val="none" w:sz="0" w:space="0" w:color="auto"/>
                      </w:divBdr>
                      <w:divsChild>
                        <w:div w:id="201182869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5152562">
      <w:bodyDiv w:val="1"/>
      <w:marLeft w:val="0"/>
      <w:marRight w:val="0"/>
      <w:marTop w:val="0"/>
      <w:marBottom w:val="0"/>
      <w:divBdr>
        <w:top w:val="none" w:sz="0" w:space="0" w:color="auto"/>
        <w:left w:val="none" w:sz="0" w:space="0" w:color="auto"/>
        <w:bottom w:val="none" w:sz="0" w:space="0" w:color="auto"/>
        <w:right w:val="none" w:sz="0" w:space="0" w:color="auto"/>
      </w:divBdr>
      <w:divsChild>
        <w:div w:id="1398744880">
          <w:marLeft w:val="0"/>
          <w:marRight w:val="240"/>
          <w:marTop w:val="0"/>
          <w:marBottom w:val="0"/>
          <w:divBdr>
            <w:top w:val="none" w:sz="0" w:space="0" w:color="auto"/>
            <w:left w:val="none" w:sz="0" w:space="0" w:color="auto"/>
            <w:bottom w:val="none" w:sz="0" w:space="0" w:color="auto"/>
            <w:right w:val="none" w:sz="0" w:space="0" w:color="auto"/>
          </w:divBdr>
          <w:divsChild>
            <w:div w:id="1674718186">
              <w:marLeft w:val="0"/>
              <w:marRight w:val="0"/>
              <w:marTop w:val="0"/>
              <w:marBottom w:val="0"/>
              <w:divBdr>
                <w:top w:val="none" w:sz="0" w:space="0" w:color="auto"/>
                <w:left w:val="none" w:sz="0" w:space="0" w:color="auto"/>
                <w:bottom w:val="none" w:sz="0" w:space="0" w:color="auto"/>
                <w:right w:val="none" w:sz="0" w:space="0" w:color="auto"/>
              </w:divBdr>
              <w:divsChild>
                <w:div w:id="189500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7130">
          <w:marLeft w:val="0"/>
          <w:marRight w:val="240"/>
          <w:marTop w:val="0"/>
          <w:marBottom w:val="0"/>
          <w:divBdr>
            <w:top w:val="none" w:sz="0" w:space="0" w:color="auto"/>
            <w:left w:val="none" w:sz="0" w:space="0" w:color="auto"/>
            <w:bottom w:val="none" w:sz="0" w:space="0" w:color="auto"/>
            <w:right w:val="none" w:sz="0" w:space="0" w:color="auto"/>
          </w:divBdr>
          <w:divsChild>
            <w:div w:id="571626124">
              <w:marLeft w:val="0"/>
              <w:marRight w:val="0"/>
              <w:marTop w:val="0"/>
              <w:marBottom w:val="0"/>
              <w:divBdr>
                <w:top w:val="none" w:sz="0" w:space="0" w:color="auto"/>
                <w:left w:val="none" w:sz="0" w:space="0" w:color="auto"/>
                <w:bottom w:val="none" w:sz="0" w:space="0" w:color="auto"/>
                <w:right w:val="none" w:sz="0" w:space="0" w:color="auto"/>
              </w:divBdr>
              <w:divsChild>
                <w:div w:id="129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1871">
          <w:marLeft w:val="0"/>
          <w:marRight w:val="0"/>
          <w:marTop w:val="750"/>
          <w:marBottom w:val="0"/>
          <w:divBdr>
            <w:top w:val="none" w:sz="0" w:space="0" w:color="auto"/>
            <w:left w:val="none" w:sz="0" w:space="0" w:color="auto"/>
            <w:bottom w:val="none" w:sz="0" w:space="0" w:color="auto"/>
            <w:right w:val="none" w:sz="0" w:space="0" w:color="auto"/>
          </w:divBdr>
          <w:divsChild>
            <w:div w:id="976030723">
              <w:marLeft w:val="0"/>
              <w:marRight w:val="0"/>
              <w:marTop w:val="0"/>
              <w:marBottom w:val="0"/>
              <w:divBdr>
                <w:top w:val="none" w:sz="0" w:space="0" w:color="auto"/>
                <w:left w:val="none" w:sz="0" w:space="0" w:color="auto"/>
                <w:bottom w:val="none" w:sz="0" w:space="0" w:color="auto"/>
                <w:right w:val="none" w:sz="0" w:space="0" w:color="auto"/>
              </w:divBdr>
              <w:divsChild>
                <w:div w:id="779299884">
                  <w:marLeft w:val="0"/>
                  <w:marRight w:val="0"/>
                  <w:marTop w:val="0"/>
                  <w:marBottom w:val="0"/>
                  <w:divBdr>
                    <w:top w:val="none" w:sz="0" w:space="0" w:color="auto"/>
                    <w:left w:val="none" w:sz="0" w:space="0" w:color="auto"/>
                    <w:bottom w:val="none" w:sz="0" w:space="0" w:color="auto"/>
                    <w:right w:val="none" w:sz="0" w:space="0" w:color="auto"/>
                  </w:divBdr>
                  <w:divsChild>
                    <w:div w:id="208151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273453">
      <w:bodyDiv w:val="1"/>
      <w:marLeft w:val="0"/>
      <w:marRight w:val="0"/>
      <w:marTop w:val="0"/>
      <w:marBottom w:val="0"/>
      <w:divBdr>
        <w:top w:val="none" w:sz="0" w:space="0" w:color="auto"/>
        <w:left w:val="none" w:sz="0" w:space="0" w:color="auto"/>
        <w:bottom w:val="none" w:sz="0" w:space="0" w:color="auto"/>
        <w:right w:val="none" w:sz="0" w:space="0" w:color="auto"/>
      </w:divBdr>
      <w:divsChild>
        <w:div w:id="1915816258">
          <w:marLeft w:val="0"/>
          <w:marRight w:val="240"/>
          <w:marTop w:val="0"/>
          <w:marBottom w:val="0"/>
          <w:divBdr>
            <w:top w:val="none" w:sz="0" w:space="0" w:color="auto"/>
            <w:left w:val="none" w:sz="0" w:space="0" w:color="auto"/>
            <w:bottom w:val="none" w:sz="0" w:space="0" w:color="auto"/>
            <w:right w:val="none" w:sz="0" w:space="0" w:color="auto"/>
          </w:divBdr>
          <w:divsChild>
            <w:div w:id="1738819035">
              <w:marLeft w:val="0"/>
              <w:marRight w:val="0"/>
              <w:marTop w:val="0"/>
              <w:marBottom w:val="0"/>
              <w:divBdr>
                <w:top w:val="none" w:sz="0" w:space="0" w:color="auto"/>
                <w:left w:val="none" w:sz="0" w:space="0" w:color="auto"/>
                <w:bottom w:val="none" w:sz="0" w:space="0" w:color="auto"/>
                <w:right w:val="none" w:sz="0" w:space="0" w:color="auto"/>
              </w:divBdr>
              <w:divsChild>
                <w:div w:id="67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9779">
          <w:marLeft w:val="0"/>
          <w:marRight w:val="240"/>
          <w:marTop w:val="0"/>
          <w:marBottom w:val="0"/>
          <w:divBdr>
            <w:top w:val="none" w:sz="0" w:space="0" w:color="auto"/>
            <w:left w:val="none" w:sz="0" w:space="0" w:color="auto"/>
            <w:bottom w:val="none" w:sz="0" w:space="0" w:color="auto"/>
            <w:right w:val="none" w:sz="0" w:space="0" w:color="auto"/>
          </w:divBdr>
          <w:divsChild>
            <w:div w:id="127288251">
              <w:marLeft w:val="0"/>
              <w:marRight w:val="0"/>
              <w:marTop w:val="0"/>
              <w:marBottom w:val="0"/>
              <w:divBdr>
                <w:top w:val="none" w:sz="0" w:space="0" w:color="auto"/>
                <w:left w:val="none" w:sz="0" w:space="0" w:color="auto"/>
                <w:bottom w:val="none" w:sz="0" w:space="0" w:color="auto"/>
                <w:right w:val="none" w:sz="0" w:space="0" w:color="auto"/>
              </w:divBdr>
              <w:divsChild>
                <w:div w:id="54560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5054">
          <w:marLeft w:val="0"/>
          <w:marRight w:val="0"/>
          <w:marTop w:val="750"/>
          <w:marBottom w:val="0"/>
          <w:divBdr>
            <w:top w:val="none" w:sz="0" w:space="0" w:color="auto"/>
            <w:left w:val="none" w:sz="0" w:space="0" w:color="auto"/>
            <w:bottom w:val="none" w:sz="0" w:space="0" w:color="auto"/>
            <w:right w:val="none" w:sz="0" w:space="0" w:color="auto"/>
          </w:divBdr>
          <w:divsChild>
            <w:div w:id="1140264942">
              <w:marLeft w:val="0"/>
              <w:marRight w:val="0"/>
              <w:marTop w:val="0"/>
              <w:marBottom w:val="0"/>
              <w:divBdr>
                <w:top w:val="none" w:sz="0" w:space="0" w:color="auto"/>
                <w:left w:val="none" w:sz="0" w:space="0" w:color="auto"/>
                <w:bottom w:val="none" w:sz="0" w:space="0" w:color="auto"/>
                <w:right w:val="none" w:sz="0" w:space="0" w:color="auto"/>
              </w:divBdr>
              <w:divsChild>
                <w:div w:id="365373248">
                  <w:marLeft w:val="0"/>
                  <w:marRight w:val="0"/>
                  <w:marTop w:val="0"/>
                  <w:marBottom w:val="0"/>
                  <w:divBdr>
                    <w:top w:val="none" w:sz="0" w:space="0" w:color="auto"/>
                    <w:left w:val="none" w:sz="0" w:space="0" w:color="auto"/>
                    <w:bottom w:val="none" w:sz="0" w:space="0" w:color="auto"/>
                    <w:right w:val="none" w:sz="0" w:space="0" w:color="auto"/>
                  </w:divBdr>
                  <w:divsChild>
                    <w:div w:id="1737777967">
                      <w:marLeft w:val="0"/>
                      <w:marRight w:val="0"/>
                      <w:marTop w:val="0"/>
                      <w:marBottom w:val="0"/>
                      <w:divBdr>
                        <w:top w:val="none" w:sz="0" w:space="0" w:color="auto"/>
                        <w:left w:val="none" w:sz="0" w:space="0" w:color="auto"/>
                        <w:bottom w:val="none" w:sz="0" w:space="0" w:color="auto"/>
                        <w:right w:val="none" w:sz="0" w:space="0" w:color="auto"/>
                      </w:divBdr>
                      <w:divsChild>
                        <w:div w:id="208367497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6352753">
      <w:bodyDiv w:val="1"/>
      <w:marLeft w:val="0"/>
      <w:marRight w:val="0"/>
      <w:marTop w:val="0"/>
      <w:marBottom w:val="0"/>
      <w:divBdr>
        <w:top w:val="none" w:sz="0" w:space="0" w:color="auto"/>
        <w:left w:val="none" w:sz="0" w:space="0" w:color="auto"/>
        <w:bottom w:val="none" w:sz="0" w:space="0" w:color="auto"/>
        <w:right w:val="none" w:sz="0" w:space="0" w:color="auto"/>
      </w:divBdr>
      <w:divsChild>
        <w:div w:id="746153490">
          <w:marLeft w:val="0"/>
          <w:marRight w:val="240"/>
          <w:marTop w:val="0"/>
          <w:marBottom w:val="0"/>
          <w:divBdr>
            <w:top w:val="none" w:sz="0" w:space="0" w:color="auto"/>
            <w:left w:val="none" w:sz="0" w:space="0" w:color="auto"/>
            <w:bottom w:val="none" w:sz="0" w:space="0" w:color="auto"/>
            <w:right w:val="none" w:sz="0" w:space="0" w:color="auto"/>
          </w:divBdr>
          <w:divsChild>
            <w:div w:id="1883129839">
              <w:marLeft w:val="0"/>
              <w:marRight w:val="0"/>
              <w:marTop w:val="0"/>
              <w:marBottom w:val="0"/>
              <w:divBdr>
                <w:top w:val="none" w:sz="0" w:space="0" w:color="auto"/>
                <w:left w:val="none" w:sz="0" w:space="0" w:color="auto"/>
                <w:bottom w:val="none" w:sz="0" w:space="0" w:color="auto"/>
                <w:right w:val="none" w:sz="0" w:space="0" w:color="auto"/>
              </w:divBdr>
              <w:divsChild>
                <w:div w:id="1445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4522">
          <w:marLeft w:val="0"/>
          <w:marRight w:val="240"/>
          <w:marTop w:val="0"/>
          <w:marBottom w:val="0"/>
          <w:divBdr>
            <w:top w:val="none" w:sz="0" w:space="0" w:color="auto"/>
            <w:left w:val="none" w:sz="0" w:space="0" w:color="auto"/>
            <w:bottom w:val="none" w:sz="0" w:space="0" w:color="auto"/>
            <w:right w:val="none" w:sz="0" w:space="0" w:color="auto"/>
          </w:divBdr>
          <w:divsChild>
            <w:div w:id="1235509568">
              <w:marLeft w:val="0"/>
              <w:marRight w:val="0"/>
              <w:marTop w:val="0"/>
              <w:marBottom w:val="0"/>
              <w:divBdr>
                <w:top w:val="none" w:sz="0" w:space="0" w:color="auto"/>
                <w:left w:val="none" w:sz="0" w:space="0" w:color="auto"/>
                <w:bottom w:val="none" w:sz="0" w:space="0" w:color="auto"/>
                <w:right w:val="none" w:sz="0" w:space="0" w:color="auto"/>
              </w:divBdr>
              <w:divsChild>
                <w:div w:id="18010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3368">
          <w:marLeft w:val="0"/>
          <w:marRight w:val="0"/>
          <w:marTop w:val="750"/>
          <w:marBottom w:val="0"/>
          <w:divBdr>
            <w:top w:val="none" w:sz="0" w:space="0" w:color="auto"/>
            <w:left w:val="none" w:sz="0" w:space="0" w:color="auto"/>
            <w:bottom w:val="none" w:sz="0" w:space="0" w:color="auto"/>
            <w:right w:val="none" w:sz="0" w:space="0" w:color="auto"/>
          </w:divBdr>
          <w:divsChild>
            <w:div w:id="85620502">
              <w:marLeft w:val="0"/>
              <w:marRight w:val="0"/>
              <w:marTop w:val="0"/>
              <w:marBottom w:val="0"/>
              <w:divBdr>
                <w:top w:val="none" w:sz="0" w:space="0" w:color="auto"/>
                <w:left w:val="none" w:sz="0" w:space="0" w:color="auto"/>
                <w:bottom w:val="none" w:sz="0" w:space="0" w:color="auto"/>
                <w:right w:val="none" w:sz="0" w:space="0" w:color="auto"/>
              </w:divBdr>
              <w:divsChild>
                <w:div w:id="1745487582">
                  <w:marLeft w:val="0"/>
                  <w:marRight w:val="0"/>
                  <w:marTop w:val="0"/>
                  <w:marBottom w:val="0"/>
                  <w:divBdr>
                    <w:top w:val="none" w:sz="0" w:space="0" w:color="auto"/>
                    <w:left w:val="none" w:sz="0" w:space="0" w:color="auto"/>
                    <w:bottom w:val="none" w:sz="0" w:space="0" w:color="auto"/>
                    <w:right w:val="none" w:sz="0" w:space="0" w:color="auto"/>
                  </w:divBdr>
                  <w:divsChild>
                    <w:div w:id="14038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463817">
      <w:bodyDiv w:val="1"/>
      <w:marLeft w:val="0"/>
      <w:marRight w:val="0"/>
      <w:marTop w:val="0"/>
      <w:marBottom w:val="0"/>
      <w:divBdr>
        <w:top w:val="none" w:sz="0" w:space="0" w:color="auto"/>
        <w:left w:val="none" w:sz="0" w:space="0" w:color="auto"/>
        <w:bottom w:val="none" w:sz="0" w:space="0" w:color="auto"/>
        <w:right w:val="none" w:sz="0" w:space="0" w:color="auto"/>
      </w:divBdr>
      <w:divsChild>
        <w:div w:id="879392838">
          <w:marLeft w:val="0"/>
          <w:marRight w:val="240"/>
          <w:marTop w:val="0"/>
          <w:marBottom w:val="0"/>
          <w:divBdr>
            <w:top w:val="none" w:sz="0" w:space="0" w:color="auto"/>
            <w:left w:val="none" w:sz="0" w:space="0" w:color="auto"/>
            <w:bottom w:val="none" w:sz="0" w:space="0" w:color="auto"/>
            <w:right w:val="none" w:sz="0" w:space="0" w:color="auto"/>
          </w:divBdr>
          <w:divsChild>
            <w:div w:id="1894847868">
              <w:marLeft w:val="0"/>
              <w:marRight w:val="0"/>
              <w:marTop w:val="0"/>
              <w:marBottom w:val="0"/>
              <w:divBdr>
                <w:top w:val="none" w:sz="0" w:space="0" w:color="auto"/>
                <w:left w:val="none" w:sz="0" w:space="0" w:color="auto"/>
                <w:bottom w:val="none" w:sz="0" w:space="0" w:color="auto"/>
                <w:right w:val="none" w:sz="0" w:space="0" w:color="auto"/>
              </w:divBdr>
              <w:divsChild>
                <w:div w:id="111747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150">
          <w:marLeft w:val="0"/>
          <w:marRight w:val="240"/>
          <w:marTop w:val="0"/>
          <w:marBottom w:val="0"/>
          <w:divBdr>
            <w:top w:val="none" w:sz="0" w:space="0" w:color="auto"/>
            <w:left w:val="none" w:sz="0" w:space="0" w:color="auto"/>
            <w:bottom w:val="none" w:sz="0" w:space="0" w:color="auto"/>
            <w:right w:val="none" w:sz="0" w:space="0" w:color="auto"/>
          </w:divBdr>
          <w:divsChild>
            <w:div w:id="674645813">
              <w:marLeft w:val="0"/>
              <w:marRight w:val="0"/>
              <w:marTop w:val="0"/>
              <w:marBottom w:val="0"/>
              <w:divBdr>
                <w:top w:val="none" w:sz="0" w:space="0" w:color="auto"/>
                <w:left w:val="none" w:sz="0" w:space="0" w:color="auto"/>
                <w:bottom w:val="none" w:sz="0" w:space="0" w:color="auto"/>
                <w:right w:val="none" w:sz="0" w:space="0" w:color="auto"/>
              </w:divBdr>
              <w:divsChild>
                <w:div w:id="8612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8832">
          <w:marLeft w:val="0"/>
          <w:marRight w:val="0"/>
          <w:marTop w:val="750"/>
          <w:marBottom w:val="0"/>
          <w:divBdr>
            <w:top w:val="none" w:sz="0" w:space="0" w:color="auto"/>
            <w:left w:val="none" w:sz="0" w:space="0" w:color="auto"/>
            <w:bottom w:val="none" w:sz="0" w:space="0" w:color="auto"/>
            <w:right w:val="none" w:sz="0" w:space="0" w:color="auto"/>
          </w:divBdr>
          <w:divsChild>
            <w:div w:id="1557624608">
              <w:marLeft w:val="0"/>
              <w:marRight w:val="0"/>
              <w:marTop w:val="0"/>
              <w:marBottom w:val="0"/>
              <w:divBdr>
                <w:top w:val="none" w:sz="0" w:space="0" w:color="auto"/>
                <w:left w:val="none" w:sz="0" w:space="0" w:color="auto"/>
                <w:bottom w:val="none" w:sz="0" w:space="0" w:color="auto"/>
                <w:right w:val="none" w:sz="0" w:space="0" w:color="auto"/>
              </w:divBdr>
              <w:divsChild>
                <w:div w:id="105122706">
                  <w:marLeft w:val="0"/>
                  <w:marRight w:val="0"/>
                  <w:marTop w:val="0"/>
                  <w:marBottom w:val="0"/>
                  <w:divBdr>
                    <w:top w:val="none" w:sz="0" w:space="0" w:color="auto"/>
                    <w:left w:val="none" w:sz="0" w:space="0" w:color="auto"/>
                    <w:bottom w:val="none" w:sz="0" w:space="0" w:color="auto"/>
                    <w:right w:val="none" w:sz="0" w:space="0" w:color="auto"/>
                  </w:divBdr>
                  <w:divsChild>
                    <w:div w:id="171318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905315">
      <w:bodyDiv w:val="1"/>
      <w:marLeft w:val="0"/>
      <w:marRight w:val="0"/>
      <w:marTop w:val="0"/>
      <w:marBottom w:val="0"/>
      <w:divBdr>
        <w:top w:val="none" w:sz="0" w:space="0" w:color="auto"/>
        <w:left w:val="none" w:sz="0" w:space="0" w:color="auto"/>
        <w:bottom w:val="none" w:sz="0" w:space="0" w:color="auto"/>
        <w:right w:val="none" w:sz="0" w:space="0" w:color="auto"/>
      </w:divBdr>
      <w:divsChild>
        <w:div w:id="1734348298">
          <w:marLeft w:val="240"/>
          <w:marRight w:val="0"/>
          <w:marTop w:val="240"/>
          <w:marBottom w:val="240"/>
          <w:divBdr>
            <w:top w:val="none" w:sz="0" w:space="0" w:color="auto"/>
            <w:left w:val="none" w:sz="0" w:space="0" w:color="auto"/>
            <w:bottom w:val="none" w:sz="0" w:space="0" w:color="auto"/>
            <w:right w:val="none" w:sz="0" w:space="0" w:color="auto"/>
          </w:divBdr>
        </w:div>
      </w:divsChild>
    </w:div>
    <w:div w:id="705302255">
      <w:bodyDiv w:val="1"/>
      <w:marLeft w:val="0"/>
      <w:marRight w:val="0"/>
      <w:marTop w:val="0"/>
      <w:marBottom w:val="0"/>
      <w:divBdr>
        <w:top w:val="none" w:sz="0" w:space="0" w:color="auto"/>
        <w:left w:val="none" w:sz="0" w:space="0" w:color="auto"/>
        <w:bottom w:val="none" w:sz="0" w:space="0" w:color="auto"/>
        <w:right w:val="none" w:sz="0" w:space="0" w:color="auto"/>
      </w:divBdr>
      <w:divsChild>
        <w:div w:id="599996837">
          <w:marLeft w:val="0"/>
          <w:marRight w:val="240"/>
          <w:marTop w:val="0"/>
          <w:marBottom w:val="0"/>
          <w:divBdr>
            <w:top w:val="none" w:sz="0" w:space="0" w:color="auto"/>
            <w:left w:val="none" w:sz="0" w:space="0" w:color="auto"/>
            <w:bottom w:val="none" w:sz="0" w:space="0" w:color="auto"/>
            <w:right w:val="none" w:sz="0" w:space="0" w:color="auto"/>
          </w:divBdr>
          <w:divsChild>
            <w:div w:id="801001035">
              <w:marLeft w:val="0"/>
              <w:marRight w:val="0"/>
              <w:marTop w:val="0"/>
              <w:marBottom w:val="0"/>
              <w:divBdr>
                <w:top w:val="none" w:sz="0" w:space="0" w:color="auto"/>
                <w:left w:val="none" w:sz="0" w:space="0" w:color="auto"/>
                <w:bottom w:val="none" w:sz="0" w:space="0" w:color="auto"/>
                <w:right w:val="none" w:sz="0" w:space="0" w:color="auto"/>
              </w:divBdr>
              <w:divsChild>
                <w:div w:id="55065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048">
          <w:marLeft w:val="0"/>
          <w:marRight w:val="240"/>
          <w:marTop w:val="0"/>
          <w:marBottom w:val="0"/>
          <w:divBdr>
            <w:top w:val="none" w:sz="0" w:space="0" w:color="auto"/>
            <w:left w:val="none" w:sz="0" w:space="0" w:color="auto"/>
            <w:bottom w:val="none" w:sz="0" w:space="0" w:color="auto"/>
            <w:right w:val="none" w:sz="0" w:space="0" w:color="auto"/>
          </w:divBdr>
          <w:divsChild>
            <w:div w:id="1859078519">
              <w:marLeft w:val="0"/>
              <w:marRight w:val="0"/>
              <w:marTop w:val="0"/>
              <w:marBottom w:val="0"/>
              <w:divBdr>
                <w:top w:val="none" w:sz="0" w:space="0" w:color="auto"/>
                <w:left w:val="none" w:sz="0" w:space="0" w:color="auto"/>
                <w:bottom w:val="none" w:sz="0" w:space="0" w:color="auto"/>
                <w:right w:val="none" w:sz="0" w:space="0" w:color="auto"/>
              </w:divBdr>
              <w:divsChild>
                <w:div w:id="1882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3491">
          <w:marLeft w:val="0"/>
          <w:marRight w:val="0"/>
          <w:marTop w:val="750"/>
          <w:marBottom w:val="0"/>
          <w:divBdr>
            <w:top w:val="none" w:sz="0" w:space="0" w:color="auto"/>
            <w:left w:val="none" w:sz="0" w:space="0" w:color="auto"/>
            <w:bottom w:val="none" w:sz="0" w:space="0" w:color="auto"/>
            <w:right w:val="none" w:sz="0" w:space="0" w:color="auto"/>
          </w:divBdr>
          <w:divsChild>
            <w:div w:id="1167135806">
              <w:marLeft w:val="0"/>
              <w:marRight w:val="0"/>
              <w:marTop w:val="0"/>
              <w:marBottom w:val="0"/>
              <w:divBdr>
                <w:top w:val="none" w:sz="0" w:space="0" w:color="auto"/>
                <w:left w:val="none" w:sz="0" w:space="0" w:color="auto"/>
                <w:bottom w:val="none" w:sz="0" w:space="0" w:color="auto"/>
                <w:right w:val="none" w:sz="0" w:space="0" w:color="auto"/>
              </w:divBdr>
              <w:divsChild>
                <w:div w:id="1815952553">
                  <w:marLeft w:val="0"/>
                  <w:marRight w:val="0"/>
                  <w:marTop w:val="0"/>
                  <w:marBottom w:val="0"/>
                  <w:divBdr>
                    <w:top w:val="none" w:sz="0" w:space="0" w:color="auto"/>
                    <w:left w:val="none" w:sz="0" w:space="0" w:color="auto"/>
                    <w:bottom w:val="none" w:sz="0" w:space="0" w:color="auto"/>
                    <w:right w:val="none" w:sz="0" w:space="0" w:color="auto"/>
                  </w:divBdr>
                  <w:divsChild>
                    <w:div w:id="10178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685882">
      <w:bodyDiv w:val="1"/>
      <w:marLeft w:val="0"/>
      <w:marRight w:val="0"/>
      <w:marTop w:val="0"/>
      <w:marBottom w:val="0"/>
      <w:divBdr>
        <w:top w:val="none" w:sz="0" w:space="0" w:color="auto"/>
        <w:left w:val="none" w:sz="0" w:space="0" w:color="auto"/>
        <w:bottom w:val="none" w:sz="0" w:space="0" w:color="auto"/>
        <w:right w:val="none" w:sz="0" w:space="0" w:color="auto"/>
      </w:divBdr>
      <w:divsChild>
        <w:div w:id="470369875">
          <w:marLeft w:val="0"/>
          <w:marRight w:val="0"/>
          <w:marTop w:val="0"/>
          <w:marBottom w:val="0"/>
          <w:divBdr>
            <w:top w:val="none" w:sz="0" w:space="0" w:color="auto"/>
            <w:left w:val="none" w:sz="0" w:space="0" w:color="auto"/>
            <w:bottom w:val="none" w:sz="0" w:space="0" w:color="auto"/>
            <w:right w:val="none" w:sz="0" w:space="0" w:color="auto"/>
          </w:divBdr>
          <w:divsChild>
            <w:div w:id="774711766">
              <w:marLeft w:val="0"/>
              <w:marRight w:val="0"/>
              <w:marTop w:val="0"/>
              <w:marBottom w:val="0"/>
              <w:divBdr>
                <w:top w:val="none" w:sz="0" w:space="0" w:color="auto"/>
                <w:left w:val="none" w:sz="0" w:space="0" w:color="auto"/>
                <w:bottom w:val="none" w:sz="0" w:space="0" w:color="auto"/>
                <w:right w:val="none" w:sz="0" w:space="0" w:color="auto"/>
              </w:divBdr>
              <w:divsChild>
                <w:div w:id="16477768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26917961">
          <w:marLeft w:val="0"/>
          <w:marRight w:val="0"/>
          <w:marTop w:val="0"/>
          <w:marBottom w:val="0"/>
          <w:divBdr>
            <w:top w:val="none" w:sz="0" w:space="0" w:color="auto"/>
            <w:left w:val="none" w:sz="0" w:space="0" w:color="auto"/>
            <w:bottom w:val="none" w:sz="0" w:space="0" w:color="auto"/>
            <w:right w:val="none" w:sz="0" w:space="0" w:color="auto"/>
          </w:divBdr>
          <w:divsChild>
            <w:div w:id="1853570161">
              <w:marLeft w:val="0"/>
              <w:marRight w:val="0"/>
              <w:marTop w:val="0"/>
              <w:marBottom w:val="0"/>
              <w:divBdr>
                <w:top w:val="none" w:sz="0" w:space="0" w:color="auto"/>
                <w:left w:val="none" w:sz="0" w:space="0" w:color="auto"/>
                <w:bottom w:val="none" w:sz="0" w:space="0" w:color="auto"/>
                <w:right w:val="none" w:sz="0" w:space="0" w:color="auto"/>
              </w:divBdr>
              <w:divsChild>
                <w:div w:id="618416654">
                  <w:marLeft w:val="-420"/>
                  <w:marRight w:val="0"/>
                  <w:marTop w:val="0"/>
                  <w:marBottom w:val="0"/>
                  <w:divBdr>
                    <w:top w:val="none" w:sz="0" w:space="0" w:color="auto"/>
                    <w:left w:val="none" w:sz="0" w:space="0" w:color="auto"/>
                    <w:bottom w:val="none" w:sz="0" w:space="0" w:color="auto"/>
                    <w:right w:val="none" w:sz="0" w:space="0" w:color="auto"/>
                  </w:divBdr>
                  <w:divsChild>
                    <w:div w:id="80030397">
                      <w:marLeft w:val="0"/>
                      <w:marRight w:val="0"/>
                      <w:marTop w:val="0"/>
                      <w:marBottom w:val="0"/>
                      <w:divBdr>
                        <w:top w:val="none" w:sz="0" w:space="0" w:color="auto"/>
                        <w:left w:val="none" w:sz="0" w:space="0" w:color="auto"/>
                        <w:bottom w:val="none" w:sz="0" w:space="0" w:color="auto"/>
                        <w:right w:val="none" w:sz="0" w:space="0" w:color="auto"/>
                      </w:divBdr>
                      <w:divsChild>
                        <w:div w:id="12076397">
                          <w:marLeft w:val="0"/>
                          <w:marRight w:val="0"/>
                          <w:marTop w:val="0"/>
                          <w:marBottom w:val="0"/>
                          <w:divBdr>
                            <w:top w:val="none" w:sz="0" w:space="0" w:color="auto"/>
                            <w:left w:val="none" w:sz="0" w:space="0" w:color="auto"/>
                            <w:bottom w:val="none" w:sz="0" w:space="0" w:color="auto"/>
                            <w:right w:val="none" w:sz="0" w:space="0" w:color="auto"/>
                          </w:divBdr>
                          <w:divsChild>
                            <w:div w:id="711884207">
                              <w:marLeft w:val="0"/>
                              <w:marRight w:val="0"/>
                              <w:marTop w:val="0"/>
                              <w:marBottom w:val="0"/>
                              <w:divBdr>
                                <w:top w:val="none" w:sz="0" w:space="0" w:color="auto"/>
                                <w:left w:val="none" w:sz="0" w:space="0" w:color="auto"/>
                                <w:bottom w:val="none" w:sz="0" w:space="0" w:color="auto"/>
                                <w:right w:val="none" w:sz="0" w:space="0" w:color="auto"/>
                              </w:divBdr>
                            </w:div>
                            <w:div w:id="16165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84940">
                  <w:marLeft w:val="-420"/>
                  <w:marRight w:val="0"/>
                  <w:marTop w:val="0"/>
                  <w:marBottom w:val="0"/>
                  <w:divBdr>
                    <w:top w:val="none" w:sz="0" w:space="0" w:color="auto"/>
                    <w:left w:val="none" w:sz="0" w:space="0" w:color="auto"/>
                    <w:bottom w:val="none" w:sz="0" w:space="0" w:color="auto"/>
                    <w:right w:val="none" w:sz="0" w:space="0" w:color="auto"/>
                  </w:divBdr>
                  <w:divsChild>
                    <w:div w:id="474490949">
                      <w:marLeft w:val="0"/>
                      <w:marRight w:val="0"/>
                      <w:marTop w:val="0"/>
                      <w:marBottom w:val="0"/>
                      <w:divBdr>
                        <w:top w:val="none" w:sz="0" w:space="0" w:color="auto"/>
                        <w:left w:val="none" w:sz="0" w:space="0" w:color="auto"/>
                        <w:bottom w:val="none" w:sz="0" w:space="0" w:color="auto"/>
                        <w:right w:val="none" w:sz="0" w:space="0" w:color="auto"/>
                      </w:divBdr>
                      <w:divsChild>
                        <w:div w:id="1288703371">
                          <w:marLeft w:val="0"/>
                          <w:marRight w:val="0"/>
                          <w:marTop w:val="0"/>
                          <w:marBottom w:val="0"/>
                          <w:divBdr>
                            <w:top w:val="none" w:sz="0" w:space="0" w:color="auto"/>
                            <w:left w:val="none" w:sz="0" w:space="0" w:color="auto"/>
                            <w:bottom w:val="none" w:sz="0" w:space="0" w:color="auto"/>
                            <w:right w:val="none" w:sz="0" w:space="0" w:color="auto"/>
                          </w:divBdr>
                          <w:divsChild>
                            <w:div w:id="435373704">
                              <w:marLeft w:val="0"/>
                              <w:marRight w:val="0"/>
                              <w:marTop w:val="0"/>
                              <w:marBottom w:val="0"/>
                              <w:divBdr>
                                <w:top w:val="none" w:sz="0" w:space="0" w:color="auto"/>
                                <w:left w:val="none" w:sz="0" w:space="0" w:color="auto"/>
                                <w:bottom w:val="none" w:sz="0" w:space="0" w:color="auto"/>
                                <w:right w:val="none" w:sz="0" w:space="0" w:color="auto"/>
                              </w:divBdr>
                            </w:div>
                            <w:div w:id="18198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90818">
                  <w:marLeft w:val="-420"/>
                  <w:marRight w:val="0"/>
                  <w:marTop w:val="0"/>
                  <w:marBottom w:val="0"/>
                  <w:divBdr>
                    <w:top w:val="none" w:sz="0" w:space="0" w:color="auto"/>
                    <w:left w:val="none" w:sz="0" w:space="0" w:color="auto"/>
                    <w:bottom w:val="none" w:sz="0" w:space="0" w:color="auto"/>
                    <w:right w:val="none" w:sz="0" w:space="0" w:color="auto"/>
                  </w:divBdr>
                  <w:divsChild>
                    <w:div w:id="891040962">
                      <w:marLeft w:val="0"/>
                      <w:marRight w:val="0"/>
                      <w:marTop w:val="0"/>
                      <w:marBottom w:val="0"/>
                      <w:divBdr>
                        <w:top w:val="none" w:sz="0" w:space="0" w:color="auto"/>
                        <w:left w:val="none" w:sz="0" w:space="0" w:color="auto"/>
                        <w:bottom w:val="none" w:sz="0" w:space="0" w:color="auto"/>
                        <w:right w:val="none" w:sz="0" w:space="0" w:color="auto"/>
                      </w:divBdr>
                      <w:divsChild>
                        <w:div w:id="981346685">
                          <w:marLeft w:val="0"/>
                          <w:marRight w:val="0"/>
                          <w:marTop w:val="0"/>
                          <w:marBottom w:val="0"/>
                          <w:divBdr>
                            <w:top w:val="none" w:sz="0" w:space="0" w:color="auto"/>
                            <w:left w:val="none" w:sz="0" w:space="0" w:color="auto"/>
                            <w:bottom w:val="none" w:sz="0" w:space="0" w:color="auto"/>
                            <w:right w:val="none" w:sz="0" w:space="0" w:color="auto"/>
                          </w:divBdr>
                          <w:divsChild>
                            <w:div w:id="1311666683">
                              <w:marLeft w:val="0"/>
                              <w:marRight w:val="0"/>
                              <w:marTop w:val="0"/>
                              <w:marBottom w:val="0"/>
                              <w:divBdr>
                                <w:top w:val="none" w:sz="0" w:space="0" w:color="auto"/>
                                <w:left w:val="none" w:sz="0" w:space="0" w:color="auto"/>
                                <w:bottom w:val="none" w:sz="0" w:space="0" w:color="auto"/>
                                <w:right w:val="none" w:sz="0" w:space="0" w:color="auto"/>
                              </w:divBdr>
                            </w:div>
                            <w:div w:id="159096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879462">
                  <w:marLeft w:val="-420"/>
                  <w:marRight w:val="0"/>
                  <w:marTop w:val="0"/>
                  <w:marBottom w:val="0"/>
                  <w:divBdr>
                    <w:top w:val="none" w:sz="0" w:space="0" w:color="auto"/>
                    <w:left w:val="none" w:sz="0" w:space="0" w:color="auto"/>
                    <w:bottom w:val="none" w:sz="0" w:space="0" w:color="auto"/>
                    <w:right w:val="none" w:sz="0" w:space="0" w:color="auto"/>
                  </w:divBdr>
                  <w:divsChild>
                    <w:div w:id="884293991">
                      <w:marLeft w:val="0"/>
                      <w:marRight w:val="0"/>
                      <w:marTop w:val="0"/>
                      <w:marBottom w:val="0"/>
                      <w:divBdr>
                        <w:top w:val="none" w:sz="0" w:space="0" w:color="auto"/>
                        <w:left w:val="none" w:sz="0" w:space="0" w:color="auto"/>
                        <w:bottom w:val="none" w:sz="0" w:space="0" w:color="auto"/>
                        <w:right w:val="none" w:sz="0" w:space="0" w:color="auto"/>
                      </w:divBdr>
                      <w:divsChild>
                        <w:div w:id="1227951580">
                          <w:marLeft w:val="0"/>
                          <w:marRight w:val="0"/>
                          <w:marTop w:val="0"/>
                          <w:marBottom w:val="0"/>
                          <w:divBdr>
                            <w:top w:val="none" w:sz="0" w:space="0" w:color="auto"/>
                            <w:left w:val="none" w:sz="0" w:space="0" w:color="auto"/>
                            <w:bottom w:val="none" w:sz="0" w:space="0" w:color="auto"/>
                            <w:right w:val="none" w:sz="0" w:space="0" w:color="auto"/>
                          </w:divBdr>
                          <w:divsChild>
                            <w:div w:id="639573703">
                              <w:marLeft w:val="0"/>
                              <w:marRight w:val="0"/>
                              <w:marTop w:val="0"/>
                              <w:marBottom w:val="0"/>
                              <w:divBdr>
                                <w:top w:val="none" w:sz="0" w:space="0" w:color="auto"/>
                                <w:left w:val="none" w:sz="0" w:space="0" w:color="auto"/>
                                <w:bottom w:val="none" w:sz="0" w:space="0" w:color="auto"/>
                                <w:right w:val="none" w:sz="0" w:space="0" w:color="auto"/>
                              </w:divBdr>
                            </w:div>
                            <w:div w:id="11209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663933">
      <w:bodyDiv w:val="1"/>
      <w:marLeft w:val="0"/>
      <w:marRight w:val="0"/>
      <w:marTop w:val="0"/>
      <w:marBottom w:val="0"/>
      <w:divBdr>
        <w:top w:val="none" w:sz="0" w:space="0" w:color="auto"/>
        <w:left w:val="none" w:sz="0" w:space="0" w:color="auto"/>
        <w:bottom w:val="none" w:sz="0" w:space="0" w:color="auto"/>
        <w:right w:val="none" w:sz="0" w:space="0" w:color="auto"/>
      </w:divBdr>
      <w:divsChild>
        <w:div w:id="1043286462">
          <w:marLeft w:val="0"/>
          <w:marRight w:val="240"/>
          <w:marTop w:val="0"/>
          <w:marBottom w:val="0"/>
          <w:divBdr>
            <w:top w:val="none" w:sz="0" w:space="0" w:color="auto"/>
            <w:left w:val="none" w:sz="0" w:space="0" w:color="auto"/>
            <w:bottom w:val="none" w:sz="0" w:space="0" w:color="auto"/>
            <w:right w:val="none" w:sz="0" w:space="0" w:color="auto"/>
          </w:divBdr>
          <w:divsChild>
            <w:div w:id="53234818">
              <w:marLeft w:val="0"/>
              <w:marRight w:val="0"/>
              <w:marTop w:val="0"/>
              <w:marBottom w:val="0"/>
              <w:divBdr>
                <w:top w:val="none" w:sz="0" w:space="0" w:color="auto"/>
                <w:left w:val="none" w:sz="0" w:space="0" w:color="auto"/>
                <w:bottom w:val="none" w:sz="0" w:space="0" w:color="auto"/>
                <w:right w:val="none" w:sz="0" w:space="0" w:color="auto"/>
              </w:divBdr>
              <w:divsChild>
                <w:div w:id="41178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39450">
          <w:marLeft w:val="0"/>
          <w:marRight w:val="240"/>
          <w:marTop w:val="0"/>
          <w:marBottom w:val="0"/>
          <w:divBdr>
            <w:top w:val="none" w:sz="0" w:space="0" w:color="auto"/>
            <w:left w:val="none" w:sz="0" w:space="0" w:color="auto"/>
            <w:bottom w:val="none" w:sz="0" w:space="0" w:color="auto"/>
            <w:right w:val="none" w:sz="0" w:space="0" w:color="auto"/>
          </w:divBdr>
          <w:divsChild>
            <w:div w:id="1312441151">
              <w:marLeft w:val="0"/>
              <w:marRight w:val="0"/>
              <w:marTop w:val="0"/>
              <w:marBottom w:val="0"/>
              <w:divBdr>
                <w:top w:val="none" w:sz="0" w:space="0" w:color="auto"/>
                <w:left w:val="none" w:sz="0" w:space="0" w:color="auto"/>
                <w:bottom w:val="none" w:sz="0" w:space="0" w:color="auto"/>
                <w:right w:val="none" w:sz="0" w:space="0" w:color="auto"/>
              </w:divBdr>
              <w:divsChild>
                <w:div w:id="68544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9903">
          <w:marLeft w:val="0"/>
          <w:marRight w:val="0"/>
          <w:marTop w:val="750"/>
          <w:marBottom w:val="0"/>
          <w:divBdr>
            <w:top w:val="none" w:sz="0" w:space="0" w:color="auto"/>
            <w:left w:val="none" w:sz="0" w:space="0" w:color="auto"/>
            <w:bottom w:val="none" w:sz="0" w:space="0" w:color="auto"/>
            <w:right w:val="none" w:sz="0" w:space="0" w:color="auto"/>
          </w:divBdr>
          <w:divsChild>
            <w:div w:id="289867850">
              <w:marLeft w:val="0"/>
              <w:marRight w:val="0"/>
              <w:marTop w:val="0"/>
              <w:marBottom w:val="0"/>
              <w:divBdr>
                <w:top w:val="none" w:sz="0" w:space="0" w:color="auto"/>
                <w:left w:val="none" w:sz="0" w:space="0" w:color="auto"/>
                <w:bottom w:val="none" w:sz="0" w:space="0" w:color="auto"/>
                <w:right w:val="none" w:sz="0" w:space="0" w:color="auto"/>
              </w:divBdr>
              <w:divsChild>
                <w:div w:id="291641716">
                  <w:marLeft w:val="0"/>
                  <w:marRight w:val="0"/>
                  <w:marTop w:val="0"/>
                  <w:marBottom w:val="0"/>
                  <w:divBdr>
                    <w:top w:val="none" w:sz="0" w:space="0" w:color="auto"/>
                    <w:left w:val="none" w:sz="0" w:space="0" w:color="auto"/>
                    <w:bottom w:val="none" w:sz="0" w:space="0" w:color="auto"/>
                    <w:right w:val="none" w:sz="0" w:space="0" w:color="auto"/>
                  </w:divBdr>
                  <w:divsChild>
                    <w:div w:id="1929315282">
                      <w:marLeft w:val="0"/>
                      <w:marRight w:val="0"/>
                      <w:marTop w:val="0"/>
                      <w:marBottom w:val="0"/>
                      <w:divBdr>
                        <w:top w:val="none" w:sz="0" w:space="0" w:color="auto"/>
                        <w:left w:val="none" w:sz="0" w:space="0" w:color="auto"/>
                        <w:bottom w:val="none" w:sz="0" w:space="0" w:color="auto"/>
                        <w:right w:val="none" w:sz="0" w:space="0" w:color="auto"/>
                      </w:divBdr>
                      <w:divsChild>
                        <w:div w:id="12232507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16778040">
      <w:bodyDiv w:val="1"/>
      <w:marLeft w:val="0"/>
      <w:marRight w:val="0"/>
      <w:marTop w:val="0"/>
      <w:marBottom w:val="0"/>
      <w:divBdr>
        <w:top w:val="none" w:sz="0" w:space="0" w:color="auto"/>
        <w:left w:val="none" w:sz="0" w:space="0" w:color="auto"/>
        <w:bottom w:val="none" w:sz="0" w:space="0" w:color="auto"/>
        <w:right w:val="none" w:sz="0" w:space="0" w:color="auto"/>
      </w:divBdr>
    </w:div>
    <w:div w:id="717971274">
      <w:bodyDiv w:val="1"/>
      <w:marLeft w:val="0"/>
      <w:marRight w:val="0"/>
      <w:marTop w:val="0"/>
      <w:marBottom w:val="0"/>
      <w:divBdr>
        <w:top w:val="none" w:sz="0" w:space="0" w:color="auto"/>
        <w:left w:val="none" w:sz="0" w:space="0" w:color="auto"/>
        <w:bottom w:val="none" w:sz="0" w:space="0" w:color="auto"/>
        <w:right w:val="none" w:sz="0" w:space="0" w:color="auto"/>
      </w:divBdr>
    </w:div>
    <w:div w:id="718164523">
      <w:bodyDiv w:val="1"/>
      <w:marLeft w:val="0"/>
      <w:marRight w:val="0"/>
      <w:marTop w:val="0"/>
      <w:marBottom w:val="0"/>
      <w:divBdr>
        <w:top w:val="none" w:sz="0" w:space="0" w:color="auto"/>
        <w:left w:val="none" w:sz="0" w:space="0" w:color="auto"/>
        <w:bottom w:val="none" w:sz="0" w:space="0" w:color="auto"/>
        <w:right w:val="none" w:sz="0" w:space="0" w:color="auto"/>
      </w:divBdr>
      <w:divsChild>
        <w:div w:id="660086896">
          <w:marLeft w:val="0"/>
          <w:marRight w:val="240"/>
          <w:marTop w:val="0"/>
          <w:marBottom w:val="0"/>
          <w:divBdr>
            <w:top w:val="none" w:sz="0" w:space="0" w:color="auto"/>
            <w:left w:val="none" w:sz="0" w:space="0" w:color="auto"/>
            <w:bottom w:val="none" w:sz="0" w:space="0" w:color="auto"/>
            <w:right w:val="none" w:sz="0" w:space="0" w:color="auto"/>
          </w:divBdr>
          <w:divsChild>
            <w:div w:id="463239034">
              <w:marLeft w:val="0"/>
              <w:marRight w:val="0"/>
              <w:marTop w:val="0"/>
              <w:marBottom w:val="0"/>
              <w:divBdr>
                <w:top w:val="none" w:sz="0" w:space="0" w:color="auto"/>
                <w:left w:val="none" w:sz="0" w:space="0" w:color="auto"/>
                <w:bottom w:val="none" w:sz="0" w:space="0" w:color="auto"/>
                <w:right w:val="none" w:sz="0" w:space="0" w:color="auto"/>
              </w:divBdr>
              <w:divsChild>
                <w:div w:id="184982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7904">
          <w:marLeft w:val="0"/>
          <w:marRight w:val="240"/>
          <w:marTop w:val="0"/>
          <w:marBottom w:val="0"/>
          <w:divBdr>
            <w:top w:val="none" w:sz="0" w:space="0" w:color="auto"/>
            <w:left w:val="none" w:sz="0" w:space="0" w:color="auto"/>
            <w:bottom w:val="none" w:sz="0" w:space="0" w:color="auto"/>
            <w:right w:val="none" w:sz="0" w:space="0" w:color="auto"/>
          </w:divBdr>
          <w:divsChild>
            <w:div w:id="64494450">
              <w:marLeft w:val="0"/>
              <w:marRight w:val="0"/>
              <w:marTop w:val="0"/>
              <w:marBottom w:val="0"/>
              <w:divBdr>
                <w:top w:val="none" w:sz="0" w:space="0" w:color="auto"/>
                <w:left w:val="none" w:sz="0" w:space="0" w:color="auto"/>
                <w:bottom w:val="none" w:sz="0" w:space="0" w:color="auto"/>
                <w:right w:val="none" w:sz="0" w:space="0" w:color="auto"/>
              </w:divBdr>
              <w:divsChild>
                <w:div w:id="210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31569">
          <w:marLeft w:val="0"/>
          <w:marRight w:val="0"/>
          <w:marTop w:val="750"/>
          <w:marBottom w:val="0"/>
          <w:divBdr>
            <w:top w:val="none" w:sz="0" w:space="0" w:color="auto"/>
            <w:left w:val="none" w:sz="0" w:space="0" w:color="auto"/>
            <w:bottom w:val="none" w:sz="0" w:space="0" w:color="auto"/>
            <w:right w:val="none" w:sz="0" w:space="0" w:color="auto"/>
          </w:divBdr>
          <w:divsChild>
            <w:div w:id="1920677443">
              <w:marLeft w:val="0"/>
              <w:marRight w:val="0"/>
              <w:marTop w:val="0"/>
              <w:marBottom w:val="0"/>
              <w:divBdr>
                <w:top w:val="none" w:sz="0" w:space="0" w:color="auto"/>
                <w:left w:val="none" w:sz="0" w:space="0" w:color="auto"/>
                <w:bottom w:val="none" w:sz="0" w:space="0" w:color="auto"/>
                <w:right w:val="none" w:sz="0" w:space="0" w:color="auto"/>
              </w:divBdr>
              <w:divsChild>
                <w:div w:id="42141786">
                  <w:marLeft w:val="0"/>
                  <w:marRight w:val="0"/>
                  <w:marTop w:val="0"/>
                  <w:marBottom w:val="0"/>
                  <w:divBdr>
                    <w:top w:val="none" w:sz="0" w:space="0" w:color="auto"/>
                    <w:left w:val="none" w:sz="0" w:space="0" w:color="auto"/>
                    <w:bottom w:val="none" w:sz="0" w:space="0" w:color="auto"/>
                    <w:right w:val="none" w:sz="0" w:space="0" w:color="auto"/>
                  </w:divBdr>
                  <w:divsChild>
                    <w:div w:id="356851534">
                      <w:marLeft w:val="0"/>
                      <w:marRight w:val="0"/>
                      <w:marTop w:val="0"/>
                      <w:marBottom w:val="0"/>
                      <w:divBdr>
                        <w:top w:val="none" w:sz="0" w:space="0" w:color="auto"/>
                        <w:left w:val="none" w:sz="0" w:space="0" w:color="auto"/>
                        <w:bottom w:val="none" w:sz="0" w:space="0" w:color="auto"/>
                        <w:right w:val="none" w:sz="0" w:space="0" w:color="auto"/>
                      </w:divBdr>
                      <w:divsChild>
                        <w:div w:id="6388452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23525205">
      <w:bodyDiv w:val="1"/>
      <w:marLeft w:val="0"/>
      <w:marRight w:val="0"/>
      <w:marTop w:val="0"/>
      <w:marBottom w:val="0"/>
      <w:divBdr>
        <w:top w:val="none" w:sz="0" w:space="0" w:color="auto"/>
        <w:left w:val="none" w:sz="0" w:space="0" w:color="auto"/>
        <w:bottom w:val="none" w:sz="0" w:space="0" w:color="auto"/>
        <w:right w:val="none" w:sz="0" w:space="0" w:color="auto"/>
      </w:divBdr>
      <w:divsChild>
        <w:div w:id="1831866637">
          <w:marLeft w:val="0"/>
          <w:marRight w:val="0"/>
          <w:marTop w:val="0"/>
          <w:marBottom w:val="0"/>
          <w:divBdr>
            <w:top w:val="none" w:sz="0" w:space="0" w:color="auto"/>
            <w:left w:val="none" w:sz="0" w:space="0" w:color="auto"/>
            <w:bottom w:val="none" w:sz="0" w:space="0" w:color="auto"/>
            <w:right w:val="none" w:sz="0" w:space="0" w:color="auto"/>
          </w:divBdr>
          <w:divsChild>
            <w:div w:id="1813597069">
              <w:marLeft w:val="0"/>
              <w:marRight w:val="0"/>
              <w:marTop w:val="0"/>
              <w:marBottom w:val="0"/>
              <w:divBdr>
                <w:top w:val="none" w:sz="0" w:space="0" w:color="auto"/>
                <w:left w:val="none" w:sz="0" w:space="0" w:color="auto"/>
                <w:bottom w:val="none" w:sz="0" w:space="0" w:color="auto"/>
                <w:right w:val="none" w:sz="0" w:space="0" w:color="auto"/>
              </w:divBdr>
              <w:divsChild>
                <w:div w:id="348459252">
                  <w:marLeft w:val="0"/>
                  <w:marRight w:val="0"/>
                  <w:marTop w:val="0"/>
                  <w:marBottom w:val="0"/>
                  <w:divBdr>
                    <w:top w:val="none" w:sz="0" w:space="0" w:color="auto"/>
                    <w:left w:val="none" w:sz="0" w:space="0" w:color="auto"/>
                    <w:bottom w:val="none" w:sz="0" w:space="0" w:color="auto"/>
                    <w:right w:val="none" w:sz="0" w:space="0" w:color="auto"/>
                  </w:divBdr>
                  <w:divsChild>
                    <w:div w:id="1937858967">
                      <w:marLeft w:val="0"/>
                      <w:marRight w:val="0"/>
                      <w:marTop w:val="0"/>
                      <w:marBottom w:val="0"/>
                      <w:divBdr>
                        <w:top w:val="none" w:sz="0" w:space="0" w:color="auto"/>
                        <w:left w:val="none" w:sz="0" w:space="0" w:color="auto"/>
                        <w:bottom w:val="none" w:sz="0" w:space="0" w:color="auto"/>
                        <w:right w:val="none" w:sz="0" w:space="0" w:color="auto"/>
                      </w:divBdr>
                      <w:divsChild>
                        <w:div w:id="511770777">
                          <w:marLeft w:val="0"/>
                          <w:marRight w:val="0"/>
                          <w:marTop w:val="0"/>
                          <w:marBottom w:val="0"/>
                          <w:divBdr>
                            <w:top w:val="none" w:sz="0" w:space="0" w:color="auto"/>
                            <w:left w:val="none" w:sz="0" w:space="0" w:color="auto"/>
                            <w:bottom w:val="none" w:sz="0" w:space="0" w:color="auto"/>
                            <w:right w:val="none" w:sz="0" w:space="0" w:color="auto"/>
                          </w:divBdr>
                          <w:divsChild>
                            <w:div w:id="1107848771">
                              <w:marLeft w:val="0"/>
                              <w:marRight w:val="0"/>
                              <w:marTop w:val="0"/>
                              <w:marBottom w:val="0"/>
                              <w:divBdr>
                                <w:top w:val="none" w:sz="0" w:space="0" w:color="auto"/>
                                <w:left w:val="none" w:sz="0" w:space="0" w:color="auto"/>
                                <w:bottom w:val="none" w:sz="0" w:space="0" w:color="auto"/>
                                <w:right w:val="none" w:sz="0" w:space="0" w:color="auto"/>
                              </w:divBdr>
                              <w:divsChild>
                                <w:div w:id="1558930644">
                                  <w:marLeft w:val="0"/>
                                  <w:marRight w:val="0"/>
                                  <w:marTop w:val="0"/>
                                  <w:marBottom w:val="0"/>
                                  <w:divBdr>
                                    <w:top w:val="none" w:sz="0" w:space="0" w:color="auto"/>
                                    <w:left w:val="none" w:sz="0" w:space="0" w:color="auto"/>
                                    <w:bottom w:val="none" w:sz="0" w:space="0" w:color="auto"/>
                                    <w:right w:val="none" w:sz="0" w:space="0" w:color="auto"/>
                                  </w:divBdr>
                                  <w:divsChild>
                                    <w:div w:id="1877310912">
                                      <w:marLeft w:val="0"/>
                                      <w:marRight w:val="0"/>
                                      <w:marTop w:val="0"/>
                                      <w:marBottom w:val="0"/>
                                      <w:divBdr>
                                        <w:top w:val="none" w:sz="0" w:space="0" w:color="auto"/>
                                        <w:left w:val="none" w:sz="0" w:space="0" w:color="auto"/>
                                        <w:bottom w:val="none" w:sz="0" w:space="0" w:color="auto"/>
                                        <w:right w:val="none" w:sz="0" w:space="0" w:color="auto"/>
                                      </w:divBdr>
                                      <w:divsChild>
                                        <w:div w:id="2069642527">
                                          <w:marLeft w:val="0"/>
                                          <w:marRight w:val="0"/>
                                          <w:marTop w:val="0"/>
                                          <w:marBottom w:val="0"/>
                                          <w:divBdr>
                                            <w:top w:val="none" w:sz="0" w:space="0" w:color="auto"/>
                                            <w:left w:val="none" w:sz="0" w:space="0" w:color="auto"/>
                                            <w:bottom w:val="none" w:sz="0" w:space="0" w:color="auto"/>
                                            <w:right w:val="none" w:sz="0" w:space="0" w:color="auto"/>
                                          </w:divBdr>
                                          <w:divsChild>
                                            <w:div w:id="674261072">
                                              <w:marLeft w:val="0"/>
                                              <w:marRight w:val="0"/>
                                              <w:marTop w:val="0"/>
                                              <w:marBottom w:val="0"/>
                                              <w:divBdr>
                                                <w:top w:val="none" w:sz="0" w:space="0" w:color="auto"/>
                                                <w:left w:val="none" w:sz="0" w:space="0" w:color="auto"/>
                                                <w:bottom w:val="none" w:sz="0" w:space="0" w:color="auto"/>
                                                <w:right w:val="none" w:sz="0" w:space="0" w:color="auto"/>
                                              </w:divBdr>
                                              <w:divsChild>
                                                <w:div w:id="1867521287">
                                                  <w:marLeft w:val="0"/>
                                                  <w:marRight w:val="0"/>
                                                  <w:marTop w:val="0"/>
                                                  <w:marBottom w:val="0"/>
                                                  <w:divBdr>
                                                    <w:top w:val="none" w:sz="0" w:space="0" w:color="auto"/>
                                                    <w:left w:val="none" w:sz="0" w:space="0" w:color="auto"/>
                                                    <w:bottom w:val="none" w:sz="0" w:space="0" w:color="auto"/>
                                                    <w:right w:val="none" w:sz="0" w:space="0" w:color="auto"/>
                                                  </w:divBdr>
                                                  <w:divsChild>
                                                    <w:div w:id="1484272480">
                                                      <w:marLeft w:val="0"/>
                                                      <w:marRight w:val="0"/>
                                                      <w:marTop w:val="0"/>
                                                      <w:marBottom w:val="0"/>
                                                      <w:divBdr>
                                                        <w:top w:val="none" w:sz="0" w:space="0" w:color="auto"/>
                                                        <w:left w:val="none" w:sz="0" w:space="0" w:color="auto"/>
                                                        <w:bottom w:val="none" w:sz="0" w:space="0" w:color="auto"/>
                                                        <w:right w:val="none" w:sz="0" w:space="0" w:color="auto"/>
                                                      </w:divBdr>
                                                      <w:divsChild>
                                                        <w:div w:id="1782332873">
                                                          <w:marLeft w:val="0"/>
                                                          <w:marRight w:val="0"/>
                                                          <w:marTop w:val="0"/>
                                                          <w:marBottom w:val="0"/>
                                                          <w:divBdr>
                                                            <w:top w:val="none" w:sz="0" w:space="0" w:color="auto"/>
                                                            <w:left w:val="none" w:sz="0" w:space="0" w:color="auto"/>
                                                            <w:bottom w:val="none" w:sz="0" w:space="0" w:color="auto"/>
                                                            <w:right w:val="none" w:sz="0" w:space="0" w:color="auto"/>
                                                          </w:divBdr>
                                                          <w:divsChild>
                                                            <w:div w:id="612710790">
                                                              <w:marLeft w:val="0"/>
                                                              <w:marRight w:val="0"/>
                                                              <w:marTop w:val="0"/>
                                                              <w:marBottom w:val="0"/>
                                                              <w:divBdr>
                                                                <w:top w:val="none" w:sz="0" w:space="0" w:color="auto"/>
                                                                <w:left w:val="none" w:sz="0" w:space="0" w:color="auto"/>
                                                                <w:bottom w:val="none" w:sz="0" w:space="0" w:color="auto"/>
                                                                <w:right w:val="none" w:sz="0" w:space="0" w:color="auto"/>
                                                              </w:divBdr>
                                                              <w:divsChild>
                                                                <w:div w:id="1815292488">
                                                                  <w:marLeft w:val="0"/>
                                                                  <w:marRight w:val="0"/>
                                                                  <w:marTop w:val="0"/>
                                                                  <w:marBottom w:val="0"/>
                                                                  <w:divBdr>
                                                                    <w:top w:val="none" w:sz="0" w:space="0" w:color="auto"/>
                                                                    <w:left w:val="none" w:sz="0" w:space="0" w:color="auto"/>
                                                                    <w:bottom w:val="none" w:sz="0" w:space="0" w:color="auto"/>
                                                                    <w:right w:val="none" w:sz="0" w:space="0" w:color="auto"/>
                                                                  </w:divBdr>
                                                                  <w:divsChild>
                                                                    <w:div w:id="19969107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8104754">
                                                              <w:marLeft w:val="0"/>
                                                              <w:marRight w:val="0"/>
                                                              <w:marTop w:val="0"/>
                                                              <w:marBottom w:val="0"/>
                                                              <w:divBdr>
                                                                <w:top w:val="none" w:sz="0" w:space="0" w:color="auto"/>
                                                                <w:left w:val="none" w:sz="0" w:space="0" w:color="auto"/>
                                                                <w:bottom w:val="none" w:sz="0" w:space="0" w:color="auto"/>
                                                                <w:right w:val="none" w:sz="0" w:space="0" w:color="auto"/>
                                                              </w:divBdr>
                                                              <w:divsChild>
                                                                <w:div w:id="623072827">
                                                                  <w:marLeft w:val="0"/>
                                                                  <w:marRight w:val="0"/>
                                                                  <w:marTop w:val="0"/>
                                                                  <w:marBottom w:val="0"/>
                                                                  <w:divBdr>
                                                                    <w:top w:val="none" w:sz="0" w:space="0" w:color="auto"/>
                                                                    <w:left w:val="none" w:sz="0" w:space="0" w:color="auto"/>
                                                                    <w:bottom w:val="none" w:sz="0" w:space="0" w:color="auto"/>
                                                                    <w:right w:val="none" w:sz="0" w:space="0" w:color="auto"/>
                                                                  </w:divBdr>
                                                                  <w:divsChild>
                                                                    <w:div w:id="19028619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8895109">
                                                              <w:marLeft w:val="0"/>
                                                              <w:marRight w:val="0"/>
                                                              <w:marTop w:val="0"/>
                                                              <w:marBottom w:val="0"/>
                                                              <w:divBdr>
                                                                <w:top w:val="none" w:sz="0" w:space="0" w:color="auto"/>
                                                                <w:left w:val="none" w:sz="0" w:space="0" w:color="auto"/>
                                                                <w:bottom w:val="none" w:sz="0" w:space="0" w:color="auto"/>
                                                                <w:right w:val="none" w:sz="0" w:space="0" w:color="auto"/>
                                                              </w:divBdr>
                                                              <w:divsChild>
                                                                <w:div w:id="1039355407">
                                                                  <w:marLeft w:val="0"/>
                                                                  <w:marRight w:val="0"/>
                                                                  <w:marTop w:val="0"/>
                                                                  <w:marBottom w:val="0"/>
                                                                  <w:divBdr>
                                                                    <w:top w:val="none" w:sz="0" w:space="0" w:color="auto"/>
                                                                    <w:left w:val="none" w:sz="0" w:space="0" w:color="auto"/>
                                                                    <w:bottom w:val="none" w:sz="0" w:space="0" w:color="auto"/>
                                                                    <w:right w:val="none" w:sz="0" w:space="0" w:color="auto"/>
                                                                  </w:divBdr>
                                                                  <w:divsChild>
                                                                    <w:div w:id="1704475169">
                                                                      <w:marLeft w:val="-420"/>
                                                                      <w:marRight w:val="0"/>
                                                                      <w:marTop w:val="0"/>
                                                                      <w:marBottom w:val="0"/>
                                                                      <w:divBdr>
                                                                        <w:top w:val="none" w:sz="0" w:space="0" w:color="auto"/>
                                                                        <w:left w:val="none" w:sz="0" w:space="0" w:color="auto"/>
                                                                        <w:bottom w:val="none" w:sz="0" w:space="0" w:color="auto"/>
                                                                        <w:right w:val="none" w:sz="0" w:space="0" w:color="auto"/>
                                                                      </w:divBdr>
                                                                      <w:divsChild>
                                                                        <w:div w:id="477723669">
                                                                          <w:marLeft w:val="0"/>
                                                                          <w:marRight w:val="0"/>
                                                                          <w:marTop w:val="0"/>
                                                                          <w:marBottom w:val="0"/>
                                                                          <w:divBdr>
                                                                            <w:top w:val="none" w:sz="0" w:space="0" w:color="auto"/>
                                                                            <w:left w:val="none" w:sz="0" w:space="0" w:color="auto"/>
                                                                            <w:bottom w:val="none" w:sz="0" w:space="0" w:color="auto"/>
                                                                            <w:right w:val="none" w:sz="0" w:space="0" w:color="auto"/>
                                                                          </w:divBdr>
                                                                          <w:divsChild>
                                                                            <w:div w:id="354353203">
                                                                              <w:marLeft w:val="0"/>
                                                                              <w:marRight w:val="0"/>
                                                                              <w:marTop w:val="0"/>
                                                                              <w:marBottom w:val="0"/>
                                                                              <w:divBdr>
                                                                                <w:top w:val="none" w:sz="0" w:space="0" w:color="auto"/>
                                                                                <w:left w:val="none" w:sz="0" w:space="0" w:color="auto"/>
                                                                                <w:bottom w:val="none" w:sz="0" w:space="0" w:color="auto"/>
                                                                                <w:right w:val="none" w:sz="0" w:space="0" w:color="auto"/>
                                                                              </w:divBdr>
                                                                              <w:divsChild>
                                                                                <w:div w:id="361983345">
                                                                                  <w:marLeft w:val="0"/>
                                                                                  <w:marRight w:val="0"/>
                                                                                  <w:marTop w:val="0"/>
                                                                                  <w:marBottom w:val="0"/>
                                                                                  <w:divBdr>
                                                                                    <w:top w:val="none" w:sz="0" w:space="0" w:color="auto"/>
                                                                                    <w:left w:val="none" w:sz="0" w:space="0" w:color="auto"/>
                                                                                    <w:bottom w:val="none" w:sz="0" w:space="0" w:color="auto"/>
                                                                                    <w:right w:val="none" w:sz="0" w:space="0" w:color="auto"/>
                                                                                  </w:divBdr>
                                                                                </w:div>
                                                                                <w:div w:id="52004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939665">
                                                                      <w:marLeft w:val="-420"/>
                                                                      <w:marRight w:val="0"/>
                                                                      <w:marTop w:val="0"/>
                                                                      <w:marBottom w:val="0"/>
                                                                      <w:divBdr>
                                                                        <w:top w:val="none" w:sz="0" w:space="0" w:color="auto"/>
                                                                        <w:left w:val="none" w:sz="0" w:space="0" w:color="auto"/>
                                                                        <w:bottom w:val="none" w:sz="0" w:space="0" w:color="auto"/>
                                                                        <w:right w:val="none" w:sz="0" w:space="0" w:color="auto"/>
                                                                      </w:divBdr>
                                                                      <w:divsChild>
                                                                        <w:div w:id="1946309056">
                                                                          <w:marLeft w:val="0"/>
                                                                          <w:marRight w:val="0"/>
                                                                          <w:marTop w:val="0"/>
                                                                          <w:marBottom w:val="0"/>
                                                                          <w:divBdr>
                                                                            <w:top w:val="none" w:sz="0" w:space="0" w:color="auto"/>
                                                                            <w:left w:val="none" w:sz="0" w:space="0" w:color="auto"/>
                                                                            <w:bottom w:val="none" w:sz="0" w:space="0" w:color="auto"/>
                                                                            <w:right w:val="none" w:sz="0" w:space="0" w:color="auto"/>
                                                                          </w:divBdr>
                                                                          <w:divsChild>
                                                                            <w:div w:id="1784769016">
                                                                              <w:marLeft w:val="0"/>
                                                                              <w:marRight w:val="0"/>
                                                                              <w:marTop w:val="0"/>
                                                                              <w:marBottom w:val="0"/>
                                                                              <w:divBdr>
                                                                                <w:top w:val="none" w:sz="0" w:space="0" w:color="auto"/>
                                                                                <w:left w:val="none" w:sz="0" w:space="0" w:color="auto"/>
                                                                                <w:bottom w:val="none" w:sz="0" w:space="0" w:color="auto"/>
                                                                                <w:right w:val="none" w:sz="0" w:space="0" w:color="auto"/>
                                                                              </w:divBdr>
                                                                              <w:divsChild>
                                                                                <w:div w:id="258150096">
                                                                                  <w:marLeft w:val="0"/>
                                                                                  <w:marRight w:val="0"/>
                                                                                  <w:marTop w:val="0"/>
                                                                                  <w:marBottom w:val="0"/>
                                                                                  <w:divBdr>
                                                                                    <w:top w:val="none" w:sz="0" w:space="0" w:color="auto"/>
                                                                                    <w:left w:val="none" w:sz="0" w:space="0" w:color="auto"/>
                                                                                    <w:bottom w:val="none" w:sz="0" w:space="0" w:color="auto"/>
                                                                                    <w:right w:val="none" w:sz="0" w:space="0" w:color="auto"/>
                                                                                  </w:divBdr>
                                                                                </w:div>
                                                                                <w:div w:id="115194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338027">
                                                                      <w:marLeft w:val="-420"/>
                                                                      <w:marRight w:val="0"/>
                                                                      <w:marTop w:val="0"/>
                                                                      <w:marBottom w:val="0"/>
                                                                      <w:divBdr>
                                                                        <w:top w:val="none" w:sz="0" w:space="0" w:color="auto"/>
                                                                        <w:left w:val="none" w:sz="0" w:space="0" w:color="auto"/>
                                                                        <w:bottom w:val="none" w:sz="0" w:space="0" w:color="auto"/>
                                                                        <w:right w:val="none" w:sz="0" w:space="0" w:color="auto"/>
                                                                      </w:divBdr>
                                                                      <w:divsChild>
                                                                        <w:div w:id="2028217337">
                                                                          <w:marLeft w:val="0"/>
                                                                          <w:marRight w:val="0"/>
                                                                          <w:marTop w:val="0"/>
                                                                          <w:marBottom w:val="0"/>
                                                                          <w:divBdr>
                                                                            <w:top w:val="none" w:sz="0" w:space="0" w:color="auto"/>
                                                                            <w:left w:val="none" w:sz="0" w:space="0" w:color="auto"/>
                                                                            <w:bottom w:val="none" w:sz="0" w:space="0" w:color="auto"/>
                                                                            <w:right w:val="none" w:sz="0" w:space="0" w:color="auto"/>
                                                                          </w:divBdr>
                                                                          <w:divsChild>
                                                                            <w:div w:id="603928016">
                                                                              <w:marLeft w:val="0"/>
                                                                              <w:marRight w:val="0"/>
                                                                              <w:marTop w:val="0"/>
                                                                              <w:marBottom w:val="0"/>
                                                                              <w:divBdr>
                                                                                <w:top w:val="none" w:sz="0" w:space="0" w:color="auto"/>
                                                                                <w:left w:val="none" w:sz="0" w:space="0" w:color="auto"/>
                                                                                <w:bottom w:val="none" w:sz="0" w:space="0" w:color="auto"/>
                                                                                <w:right w:val="none" w:sz="0" w:space="0" w:color="auto"/>
                                                                              </w:divBdr>
                                                                              <w:divsChild>
                                                                                <w:div w:id="1188837067">
                                                                                  <w:marLeft w:val="0"/>
                                                                                  <w:marRight w:val="0"/>
                                                                                  <w:marTop w:val="0"/>
                                                                                  <w:marBottom w:val="0"/>
                                                                                  <w:divBdr>
                                                                                    <w:top w:val="none" w:sz="0" w:space="0" w:color="auto"/>
                                                                                    <w:left w:val="none" w:sz="0" w:space="0" w:color="auto"/>
                                                                                    <w:bottom w:val="none" w:sz="0" w:space="0" w:color="auto"/>
                                                                                    <w:right w:val="none" w:sz="0" w:space="0" w:color="auto"/>
                                                                                  </w:divBdr>
                                                                                </w:div>
                                                                                <w:div w:id="2596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92741">
                                                                      <w:marLeft w:val="-420"/>
                                                                      <w:marRight w:val="0"/>
                                                                      <w:marTop w:val="0"/>
                                                                      <w:marBottom w:val="0"/>
                                                                      <w:divBdr>
                                                                        <w:top w:val="none" w:sz="0" w:space="0" w:color="auto"/>
                                                                        <w:left w:val="none" w:sz="0" w:space="0" w:color="auto"/>
                                                                        <w:bottom w:val="none" w:sz="0" w:space="0" w:color="auto"/>
                                                                        <w:right w:val="none" w:sz="0" w:space="0" w:color="auto"/>
                                                                      </w:divBdr>
                                                                      <w:divsChild>
                                                                        <w:div w:id="857887408">
                                                                          <w:marLeft w:val="0"/>
                                                                          <w:marRight w:val="0"/>
                                                                          <w:marTop w:val="0"/>
                                                                          <w:marBottom w:val="0"/>
                                                                          <w:divBdr>
                                                                            <w:top w:val="none" w:sz="0" w:space="0" w:color="auto"/>
                                                                            <w:left w:val="none" w:sz="0" w:space="0" w:color="auto"/>
                                                                            <w:bottom w:val="none" w:sz="0" w:space="0" w:color="auto"/>
                                                                            <w:right w:val="none" w:sz="0" w:space="0" w:color="auto"/>
                                                                          </w:divBdr>
                                                                          <w:divsChild>
                                                                            <w:div w:id="77678455">
                                                                              <w:marLeft w:val="0"/>
                                                                              <w:marRight w:val="0"/>
                                                                              <w:marTop w:val="0"/>
                                                                              <w:marBottom w:val="0"/>
                                                                              <w:divBdr>
                                                                                <w:top w:val="none" w:sz="0" w:space="0" w:color="auto"/>
                                                                                <w:left w:val="none" w:sz="0" w:space="0" w:color="auto"/>
                                                                                <w:bottom w:val="none" w:sz="0" w:space="0" w:color="auto"/>
                                                                                <w:right w:val="none" w:sz="0" w:space="0" w:color="auto"/>
                                                                              </w:divBdr>
                                                                              <w:divsChild>
                                                                                <w:div w:id="883179635">
                                                                                  <w:marLeft w:val="0"/>
                                                                                  <w:marRight w:val="0"/>
                                                                                  <w:marTop w:val="0"/>
                                                                                  <w:marBottom w:val="0"/>
                                                                                  <w:divBdr>
                                                                                    <w:top w:val="none" w:sz="0" w:space="0" w:color="auto"/>
                                                                                    <w:left w:val="none" w:sz="0" w:space="0" w:color="auto"/>
                                                                                    <w:bottom w:val="none" w:sz="0" w:space="0" w:color="auto"/>
                                                                                    <w:right w:val="none" w:sz="0" w:space="0" w:color="auto"/>
                                                                                  </w:divBdr>
                                                                                </w:div>
                                                                                <w:div w:id="1285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378104">
                                                  <w:marLeft w:val="0"/>
                                                  <w:marRight w:val="0"/>
                                                  <w:marTop w:val="0"/>
                                                  <w:marBottom w:val="0"/>
                                                  <w:divBdr>
                                                    <w:top w:val="none" w:sz="0" w:space="0" w:color="auto"/>
                                                    <w:left w:val="none" w:sz="0" w:space="0" w:color="auto"/>
                                                    <w:bottom w:val="none" w:sz="0" w:space="0" w:color="auto"/>
                                                    <w:right w:val="none" w:sz="0" w:space="0" w:color="auto"/>
                                                  </w:divBdr>
                                                  <w:divsChild>
                                                    <w:div w:id="1002589953">
                                                      <w:marLeft w:val="0"/>
                                                      <w:marRight w:val="0"/>
                                                      <w:marTop w:val="0"/>
                                                      <w:marBottom w:val="0"/>
                                                      <w:divBdr>
                                                        <w:top w:val="none" w:sz="0" w:space="0" w:color="auto"/>
                                                        <w:left w:val="none" w:sz="0" w:space="0" w:color="auto"/>
                                                        <w:bottom w:val="none" w:sz="0" w:space="0" w:color="auto"/>
                                                        <w:right w:val="none" w:sz="0" w:space="0" w:color="auto"/>
                                                      </w:divBdr>
                                                      <w:divsChild>
                                                        <w:div w:id="433405691">
                                                          <w:marLeft w:val="0"/>
                                                          <w:marRight w:val="0"/>
                                                          <w:marTop w:val="0"/>
                                                          <w:marBottom w:val="0"/>
                                                          <w:divBdr>
                                                            <w:top w:val="none" w:sz="0" w:space="0" w:color="auto"/>
                                                            <w:left w:val="none" w:sz="0" w:space="0" w:color="auto"/>
                                                            <w:bottom w:val="none" w:sz="0" w:space="0" w:color="auto"/>
                                                            <w:right w:val="none" w:sz="0" w:space="0" w:color="auto"/>
                                                          </w:divBdr>
                                                          <w:divsChild>
                                                            <w:div w:id="2075009113">
                                                              <w:marLeft w:val="0"/>
                                                              <w:marRight w:val="0"/>
                                                              <w:marTop w:val="0"/>
                                                              <w:marBottom w:val="0"/>
                                                              <w:divBdr>
                                                                <w:top w:val="none" w:sz="0" w:space="0" w:color="auto"/>
                                                                <w:left w:val="none" w:sz="0" w:space="0" w:color="auto"/>
                                                                <w:bottom w:val="none" w:sz="0" w:space="0" w:color="auto"/>
                                                                <w:right w:val="none" w:sz="0" w:space="0" w:color="auto"/>
                                                              </w:divBdr>
                                                              <w:divsChild>
                                                                <w:div w:id="165024142">
                                                                  <w:marLeft w:val="0"/>
                                                                  <w:marRight w:val="0"/>
                                                                  <w:marTop w:val="0"/>
                                                                  <w:marBottom w:val="300"/>
                                                                  <w:divBdr>
                                                                    <w:top w:val="none" w:sz="0" w:space="0" w:color="auto"/>
                                                                    <w:left w:val="none" w:sz="0" w:space="0" w:color="auto"/>
                                                                    <w:bottom w:val="none" w:sz="0" w:space="0" w:color="auto"/>
                                                                    <w:right w:val="none" w:sz="0" w:space="0" w:color="auto"/>
                                                                  </w:divBdr>
                                                                  <w:divsChild>
                                                                    <w:div w:id="960692291">
                                                                      <w:marLeft w:val="0"/>
                                                                      <w:marRight w:val="0"/>
                                                                      <w:marTop w:val="0"/>
                                                                      <w:marBottom w:val="0"/>
                                                                      <w:divBdr>
                                                                        <w:top w:val="none" w:sz="0" w:space="0" w:color="auto"/>
                                                                        <w:left w:val="none" w:sz="0" w:space="0" w:color="auto"/>
                                                                        <w:bottom w:val="none" w:sz="0" w:space="0" w:color="auto"/>
                                                                        <w:right w:val="none" w:sz="0" w:space="0" w:color="auto"/>
                                                                      </w:divBdr>
                                                                      <w:divsChild>
                                                                        <w:div w:id="1321957759">
                                                                          <w:marLeft w:val="0"/>
                                                                          <w:marRight w:val="0"/>
                                                                          <w:marTop w:val="0"/>
                                                                          <w:marBottom w:val="0"/>
                                                                          <w:divBdr>
                                                                            <w:top w:val="none" w:sz="0" w:space="0" w:color="auto"/>
                                                                            <w:left w:val="none" w:sz="0" w:space="0" w:color="auto"/>
                                                                            <w:bottom w:val="none" w:sz="0" w:space="0" w:color="auto"/>
                                                                            <w:right w:val="none" w:sz="0" w:space="0" w:color="auto"/>
                                                                          </w:divBdr>
                                                                          <w:divsChild>
                                                                            <w:div w:id="87235851">
                                                                              <w:marLeft w:val="0"/>
                                                                              <w:marRight w:val="0"/>
                                                                              <w:marTop w:val="0"/>
                                                                              <w:marBottom w:val="0"/>
                                                                              <w:divBdr>
                                                                                <w:top w:val="none" w:sz="0" w:space="0" w:color="auto"/>
                                                                                <w:left w:val="none" w:sz="0" w:space="0" w:color="auto"/>
                                                                                <w:bottom w:val="none" w:sz="0" w:space="0" w:color="auto"/>
                                                                                <w:right w:val="none" w:sz="0" w:space="0" w:color="auto"/>
                                                                              </w:divBdr>
                                                                              <w:divsChild>
                                                                                <w:div w:id="164327859">
                                                                                  <w:marLeft w:val="0"/>
                                                                                  <w:marRight w:val="0"/>
                                                                                  <w:marTop w:val="0"/>
                                                                                  <w:marBottom w:val="0"/>
                                                                                  <w:divBdr>
                                                                                    <w:top w:val="none" w:sz="0" w:space="0" w:color="auto"/>
                                                                                    <w:left w:val="none" w:sz="0" w:space="0" w:color="auto"/>
                                                                                    <w:bottom w:val="none" w:sz="0" w:space="0" w:color="auto"/>
                                                                                    <w:right w:val="none" w:sz="0" w:space="0" w:color="auto"/>
                                                                                  </w:divBdr>
                                                                                  <w:divsChild>
                                                                                    <w:div w:id="740978950">
                                                                                      <w:marLeft w:val="0"/>
                                                                                      <w:marRight w:val="0"/>
                                                                                      <w:marTop w:val="0"/>
                                                                                      <w:marBottom w:val="0"/>
                                                                                      <w:divBdr>
                                                                                        <w:top w:val="none" w:sz="0" w:space="0" w:color="auto"/>
                                                                                        <w:left w:val="none" w:sz="0" w:space="0" w:color="auto"/>
                                                                                        <w:bottom w:val="none" w:sz="0" w:space="0" w:color="auto"/>
                                                                                        <w:right w:val="none" w:sz="0" w:space="0" w:color="auto"/>
                                                                                      </w:divBdr>
                                                                                      <w:divsChild>
                                                                                        <w:div w:id="2117094413">
                                                                                          <w:marLeft w:val="0"/>
                                                                                          <w:marRight w:val="0"/>
                                                                                          <w:marTop w:val="0"/>
                                                                                          <w:marBottom w:val="0"/>
                                                                                          <w:divBdr>
                                                                                            <w:top w:val="none" w:sz="0" w:space="0" w:color="auto"/>
                                                                                            <w:left w:val="none" w:sz="0" w:space="0" w:color="auto"/>
                                                                                            <w:bottom w:val="none" w:sz="0" w:space="0" w:color="auto"/>
                                                                                            <w:right w:val="none" w:sz="0" w:space="0" w:color="auto"/>
                                                                                          </w:divBdr>
                                                                                          <w:divsChild>
                                                                                            <w:div w:id="1675690603">
                                                                                              <w:marLeft w:val="0"/>
                                                                                              <w:marRight w:val="0"/>
                                                                                              <w:marTop w:val="0"/>
                                                                                              <w:marBottom w:val="60"/>
                                                                                              <w:divBdr>
                                                                                                <w:top w:val="none" w:sz="0" w:space="0" w:color="auto"/>
                                                                                                <w:left w:val="none" w:sz="0" w:space="0" w:color="auto"/>
                                                                                                <w:bottom w:val="none" w:sz="0" w:space="0" w:color="auto"/>
                                                                                                <w:right w:val="none" w:sz="0" w:space="0" w:color="auto"/>
                                                                                              </w:divBdr>
                                                                                            </w:div>
                                                                                            <w:div w:id="1394960655">
                                                                                              <w:marLeft w:val="0"/>
                                                                                              <w:marRight w:val="0"/>
                                                                                              <w:marTop w:val="0"/>
                                                                                              <w:marBottom w:val="120"/>
                                                                                              <w:divBdr>
                                                                                                <w:top w:val="none" w:sz="0" w:space="0" w:color="auto"/>
                                                                                                <w:left w:val="none" w:sz="0" w:space="0" w:color="auto"/>
                                                                                                <w:bottom w:val="none" w:sz="0" w:space="0" w:color="auto"/>
                                                                                                <w:right w:val="none" w:sz="0" w:space="0" w:color="auto"/>
                                                                                              </w:divBdr>
                                                                                            </w:div>
                                                                                            <w:div w:id="1761482253">
                                                                                              <w:marLeft w:val="0"/>
                                                                                              <w:marRight w:val="0"/>
                                                                                              <w:marTop w:val="0"/>
                                                                                              <w:marBottom w:val="0"/>
                                                                                              <w:divBdr>
                                                                                                <w:top w:val="none" w:sz="0" w:space="0" w:color="auto"/>
                                                                                                <w:left w:val="none" w:sz="0" w:space="0" w:color="auto"/>
                                                                                                <w:bottom w:val="none" w:sz="0" w:space="0" w:color="auto"/>
                                                                                                <w:right w:val="none" w:sz="0" w:space="0" w:color="auto"/>
                                                                                              </w:divBdr>
                                                                                              <w:divsChild>
                                                                                                <w:div w:id="1279139364">
                                                                                                  <w:marLeft w:val="0"/>
                                                                                                  <w:marRight w:val="0"/>
                                                                                                  <w:marTop w:val="0"/>
                                                                                                  <w:marBottom w:val="0"/>
                                                                                                  <w:divBdr>
                                                                                                    <w:top w:val="none" w:sz="0" w:space="0" w:color="auto"/>
                                                                                                    <w:left w:val="none" w:sz="0" w:space="0" w:color="auto"/>
                                                                                                    <w:bottom w:val="none" w:sz="0" w:space="0" w:color="auto"/>
                                                                                                    <w:right w:val="none" w:sz="0" w:space="0" w:color="auto"/>
                                                                                                  </w:divBdr>
                                                                                                  <w:divsChild>
                                                                                                    <w:div w:id="545992135">
                                                                                                      <w:marLeft w:val="0"/>
                                                                                                      <w:marRight w:val="0"/>
                                                                                                      <w:marTop w:val="0"/>
                                                                                                      <w:marBottom w:val="0"/>
                                                                                                      <w:divBdr>
                                                                                                        <w:top w:val="none" w:sz="0" w:space="0" w:color="auto"/>
                                                                                                        <w:left w:val="none" w:sz="0" w:space="0" w:color="auto"/>
                                                                                                        <w:bottom w:val="none" w:sz="0" w:space="0" w:color="auto"/>
                                                                                                        <w:right w:val="none" w:sz="0" w:space="0" w:color="auto"/>
                                                                                                      </w:divBdr>
                                                                                                      <w:divsChild>
                                                                                                        <w:div w:id="450250710">
                                                                                                          <w:marLeft w:val="0"/>
                                                                                                          <w:marRight w:val="0"/>
                                                                                                          <w:marTop w:val="0"/>
                                                                                                          <w:marBottom w:val="0"/>
                                                                                                          <w:divBdr>
                                                                                                            <w:top w:val="none" w:sz="0" w:space="0" w:color="auto"/>
                                                                                                            <w:left w:val="none" w:sz="0" w:space="0" w:color="auto"/>
                                                                                                            <w:bottom w:val="none" w:sz="0" w:space="0" w:color="auto"/>
                                                                                                            <w:right w:val="none" w:sz="0" w:space="0" w:color="auto"/>
                                                                                                          </w:divBdr>
                                                                                                          <w:divsChild>
                                                                                                            <w:div w:id="266473874">
                                                                                                              <w:marLeft w:val="0"/>
                                                                                                              <w:marRight w:val="0"/>
                                                                                                              <w:marTop w:val="0"/>
                                                                                                              <w:marBottom w:val="0"/>
                                                                                                              <w:divBdr>
                                                                                                                <w:top w:val="none" w:sz="0" w:space="0" w:color="auto"/>
                                                                                                                <w:left w:val="none" w:sz="0" w:space="0" w:color="auto"/>
                                                                                                                <w:bottom w:val="none" w:sz="0" w:space="0" w:color="auto"/>
                                                                                                                <w:right w:val="none" w:sz="0" w:space="0" w:color="auto"/>
                                                                                                              </w:divBdr>
                                                                                                              <w:divsChild>
                                                                                                                <w:div w:id="20706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0313">
                                                                                                          <w:marLeft w:val="90"/>
                                                                                                          <w:marRight w:val="0"/>
                                                                                                          <w:marTop w:val="0"/>
                                                                                                          <w:marBottom w:val="0"/>
                                                                                                          <w:divBdr>
                                                                                                            <w:top w:val="none" w:sz="0" w:space="0" w:color="auto"/>
                                                                                                            <w:left w:val="none" w:sz="0" w:space="0" w:color="auto"/>
                                                                                                            <w:bottom w:val="none" w:sz="0" w:space="0" w:color="auto"/>
                                                                                                            <w:right w:val="none" w:sz="0" w:space="0" w:color="auto"/>
                                                                                                          </w:divBdr>
                                                                                                          <w:divsChild>
                                                                                                            <w:div w:id="212121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705019">
                                                                                          <w:marLeft w:val="0"/>
                                                                                          <w:marRight w:val="0"/>
                                                                                          <w:marTop w:val="0"/>
                                                                                          <w:marBottom w:val="0"/>
                                                                                          <w:divBdr>
                                                                                            <w:top w:val="none" w:sz="0" w:space="0" w:color="auto"/>
                                                                                            <w:left w:val="none" w:sz="0" w:space="0" w:color="auto"/>
                                                                                            <w:bottom w:val="none" w:sz="0" w:space="0" w:color="auto"/>
                                                                                            <w:right w:val="none" w:sz="0" w:space="0" w:color="auto"/>
                                                                                          </w:divBdr>
                                                                                          <w:divsChild>
                                                                                            <w:div w:id="1044981406">
                                                                                              <w:marLeft w:val="0"/>
                                                                                              <w:marRight w:val="0"/>
                                                                                              <w:marTop w:val="0"/>
                                                                                              <w:marBottom w:val="60"/>
                                                                                              <w:divBdr>
                                                                                                <w:top w:val="none" w:sz="0" w:space="0" w:color="auto"/>
                                                                                                <w:left w:val="none" w:sz="0" w:space="0" w:color="auto"/>
                                                                                                <w:bottom w:val="none" w:sz="0" w:space="0" w:color="auto"/>
                                                                                                <w:right w:val="none" w:sz="0" w:space="0" w:color="auto"/>
                                                                                              </w:divBdr>
                                                                                            </w:div>
                                                                                            <w:div w:id="32077271">
                                                                                              <w:marLeft w:val="0"/>
                                                                                              <w:marRight w:val="0"/>
                                                                                              <w:marTop w:val="0"/>
                                                                                              <w:marBottom w:val="120"/>
                                                                                              <w:divBdr>
                                                                                                <w:top w:val="none" w:sz="0" w:space="0" w:color="auto"/>
                                                                                                <w:left w:val="none" w:sz="0" w:space="0" w:color="auto"/>
                                                                                                <w:bottom w:val="none" w:sz="0" w:space="0" w:color="auto"/>
                                                                                                <w:right w:val="none" w:sz="0" w:space="0" w:color="auto"/>
                                                                                              </w:divBdr>
                                                                                            </w:div>
                                                                                            <w:div w:id="1422411546">
                                                                                              <w:marLeft w:val="0"/>
                                                                                              <w:marRight w:val="0"/>
                                                                                              <w:marTop w:val="0"/>
                                                                                              <w:marBottom w:val="0"/>
                                                                                              <w:divBdr>
                                                                                                <w:top w:val="none" w:sz="0" w:space="0" w:color="auto"/>
                                                                                                <w:left w:val="none" w:sz="0" w:space="0" w:color="auto"/>
                                                                                                <w:bottom w:val="none" w:sz="0" w:space="0" w:color="auto"/>
                                                                                                <w:right w:val="none" w:sz="0" w:space="0" w:color="auto"/>
                                                                                              </w:divBdr>
                                                                                              <w:divsChild>
                                                                                                <w:div w:id="1482428189">
                                                                                                  <w:marLeft w:val="0"/>
                                                                                                  <w:marRight w:val="0"/>
                                                                                                  <w:marTop w:val="0"/>
                                                                                                  <w:marBottom w:val="0"/>
                                                                                                  <w:divBdr>
                                                                                                    <w:top w:val="none" w:sz="0" w:space="0" w:color="auto"/>
                                                                                                    <w:left w:val="none" w:sz="0" w:space="0" w:color="auto"/>
                                                                                                    <w:bottom w:val="none" w:sz="0" w:space="0" w:color="auto"/>
                                                                                                    <w:right w:val="none" w:sz="0" w:space="0" w:color="auto"/>
                                                                                                  </w:divBdr>
                                                                                                  <w:divsChild>
                                                                                                    <w:div w:id="500782385">
                                                                                                      <w:marLeft w:val="0"/>
                                                                                                      <w:marRight w:val="0"/>
                                                                                                      <w:marTop w:val="0"/>
                                                                                                      <w:marBottom w:val="0"/>
                                                                                                      <w:divBdr>
                                                                                                        <w:top w:val="none" w:sz="0" w:space="0" w:color="auto"/>
                                                                                                        <w:left w:val="none" w:sz="0" w:space="0" w:color="auto"/>
                                                                                                        <w:bottom w:val="none" w:sz="0" w:space="0" w:color="auto"/>
                                                                                                        <w:right w:val="none" w:sz="0" w:space="0" w:color="auto"/>
                                                                                                      </w:divBdr>
                                                                                                      <w:divsChild>
                                                                                                        <w:div w:id="1191332176">
                                                                                                          <w:marLeft w:val="0"/>
                                                                                                          <w:marRight w:val="0"/>
                                                                                                          <w:marTop w:val="0"/>
                                                                                                          <w:marBottom w:val="0"/>
                                                                                                          <w:divBdr>
                                                                                                            <w:top w:val="none" w:sz="0" w:space="0" w:color="auto"/>
                                                                                                            <w:left w:val="none" w:sz="0" w:space="0" w:color="auto"/>
                                                                                                            <w:bottom w:val="none" w:sz="0" w:space="0" w:color="auto"/>
                                                                                                            <w:right w:val="none" w:sz="0" w:space="0" w:color="auto"/>
                                                                                                          </w:divBdr>
                                                                                                          <w:divsChild>
                                                                                                            <w:div w:id="2146461545">
                                                                                                              <w:marLeft w:val="0"/>
                                                                                                              <w:marRight w:val="0"/>
                                                                                                              <w:marTop w:val="0"/>
                                                                                                              <w:marBottom w:val="0"/>
                                                                                                              <w:divBdr>
                                                                                                                <w:top w:val="none" w:sz="0" w:space="0" w:color="auto"/>
                                                                                                                <w:left w:val="none" w:sz="0" w:space="0" w:color="auto"/>
                                                                                                                <w:bottom w:val="none" w:sz="0" w:space="0" w:color="auto"/>
                                                                                                                <w:right w:val="none" w:sz="0" w:space="0" w:color="auto"/>
                                                                                                              </w:divBdr>
                                                                                                              <w:divsChild>
                                                                                                                <w:div w:id="19169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2998">
                                                                                                          <w:marLeft w:val="90"/>
                                                                                                          <w:marRight w:val="0"/>
                                                                                                          <w:marTop w:val="0"/>
                                                                                                          <w:marBottom w:val="0"/>
                                                                                                          <w:divBdr>
                                                                                                            <w:top w:val="none" w:sz="0" w:space="0" w:color="auto"/>
                                                                                                            <w:left w:val="none" w:sz="0" w:space="0" w:color="auto"/>
                                                                                                            <w:bottom w:val="none" w:sz="0" w:space="0" w:color="auto"/>
                                                                                                            <w:right w:val="none" w:sz="0" w:space="0" w:color="auto"/>
                                                                                                          </w:divBdr>
                                                                                                          <w:divsChild>
                                                                                                            <w:div w:id="5996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367525">
                                                                                          <w:marLeft w:val="0"/>
                                                                                          <w:marRight w:val="0"/>
                                                                                          <w:marTop w:val="0"/>
                                                                                          <w:marBottom w:val="0"/>
                                                                                          <w:divBdr>
                                                                                            <w:top w:val="none" w:sz="0" w:space="0" w:color="auto"/>
                                                                                            <w:left w:val="none" w:sz="0" w:space="0" w:color="auto"/>
                                                                                            <w:bottom w:val="none" w:sz="0" w:space="0" w:color="auto"/>
                                                                                            <w:right w:val="none" w:sz="0" w:space="0" w:color="auto"/>
                                                                                          </w:divBdr>
                                                                                          <w:divsChild>
                                                                                            <w:div w:id="1490555680">
                                                                                              <w:marLeft w:val="0"/>
                                                                                              <w:marRight w:val="0"/>
                                                                                              <w:marTop w:val="0"/>
                                                                                              <w:marBottom w:val="60"/>
                                                                                              <w:divBdr>
                                                                                                <w:top w:val="none" w:sz="0" w:space="0" w:color="auto"/>
                                                                                                <w:left w:val="none" w:sz="0" w:space="0" w:color="auto"/>
                                                                                                <w:bottom w:val="none" w:sz="0" w:space="0" w:color="auto"/>
                                                                                                <w:right w:val="none" w:sz="0" w:space="0" w:color="auto"/>
                                                                                              </w:divBdr>
                                                                                            </w:div>
                                                                                            <w:div w:id="1027170705">
                                                                                              <w:marLeft w:val="0"/>
                                                                                              <w:marRight w:val="0"/>
                                                                                              <w:marTop w:val="0"/>
                                                                                              <w:marBottom w:val="120"/>
                                                                                              <w:divBdr>
                                                                                                <w:top w:val="none" w:sz="0" w:space="0" w:color="auto"/>
                                                                                                <w:left w:val="none" w:sz="0" w:space="0" w:color="auto"/>
                                                                                                <w:bottom w:val="none" w:sz="0" w:space="0" w:color="auto"/>
                                                                                                <w:right w:val="none" w:sz="0" w:space="0" w:color="auto"/>
                                                                                              </w:divBdr>
                                                                                            </w:div>
                                                                                            <w:div w:id="1866744252">
                                                                                              <w:marLeft w:val="0"/>
                                                                                              <w:marRight w:val="0"/>
                                                                                              <w:marTop w:val="0"/>
                                                                                              <w:marBottom w:val="0"/>
                                                                                              <w:divBdr>
                                                                                                <w:top w:val="none" w:sz="0" w:space="0" w:color="auto"/>
                                                                                                <w:left w:val="none" w:sz="0" w:space="0" w:color="auto"/>
                                                                                                <w:bottom w:val="none" w:sz="0" w:space="0" w:color="auto"/>
                                                                                                <w:right w:val="none" w:sz="0" w:space="0" w:color="auto"/>
                                                                                              </w:divBdr>
                                                                                              <w:divsChild>
                                                                                                <w:div w:id="402603832">
                                                                                                  <w:marLeft w:val="0"/>
                                                                                                  <w:marRight w:val="0"/>
                                                                                                  <w:marTop w:val="0"/>
                                                                                                  <w:marBottom w:val="0"/>
                                                                                                  <w:divBdr>
                                                                                                    <w:top w:val="none" w:sz="0" w:space="0" w:color="auto"/>
                                                                                                    <w:left w:val="none" w:sz="0" w:space="0" w:color="auto"/>
                                                                                                    <w:bottom w:val="none" w:sz="0" w:space="0" w:color="auto"/>
                                                                                                    <w:right w:val="none" w:sz="0" w:space="0" w:color="auto"/>
                                                                                                  </w:divBdr>
                                                                                                  <w:divsChild>
                                                                                                    <w:div w:id="1436902501">
                                                                                                      <w:marLeft w:val="0"/>
                                                                                                      <w:marRight w:val="0"/>
                                                                                                      <w:marTop w:val="0"/>
                                                                                                      <w:marBottom w:val="0"/>
                                                                                                      <w:divBdr>
                                                                                                        <w:top w:val="none" w:sz="0" w:space="0" w:color="auto"/>
                                                                                                        <w:left w:val="none" w:sz="0" w:space="0" w:color="auto"/>
                                                                                                        <w:bottom w:val="none" w:sz="0" w:space="0" w:color="auto"/>
                                                                                                        <w:right w:val="none" w:sz="0" w:space="0" w:color="auto"/>
                                                                                                      </w:divBdr>
                                                                                                      <w:divsChild>
                                                                                                        <w:div w:id="1999728386">
                                                                                                          <w:marLeft w:val="0"/>
                                                                                                          <w:marRight w:val="0"/>
                                                                                                          <w:marTop w:val="0"/>
                                                                                                          <w:marBottom w:val="0"/>
                                                                                                          <w:divBdr>
                                                                                                            <w:top w:val="none" w:sz="0" w:space="0" w:color="auto"/>
                                                                                                            <w:left w:val="none" w:sz="0" w:space="0" w:color="auto"/>
                                                                                                            <w:bottom w:val="none" w:sz="0" w:space="0" w:color="auto"/>
                                                                                                            <w:right w:val="none" w:sz="0" w:space="0" w:color="auto"/>
                                                                                                          </w:divBdr>
                                                                                                          <w:divsChild>
                                                                                                            <w:div w:id="484014018">
                                                                                                              <w:marLeft w:val="0"/>
                                                                                                              <w:marRight w:val="0"/>
                                                                                                              <w:marTop w:val="0"/>
                                                                                                              <w:marBottom w:val="0"/>
                                                                                                              <w:divBdr>
                                                                                                                <w:top w:val="none" w:sz="0" w:space="0" w:color="auto"/>
                                                                                                                <w:left w:val="none" w:sz="0" w:space="0" w:color="auto"/>
                                                                                                                <w:bottom w:val="none" w:sz="0" w:space="0" w:color="auto"/>
                                                                                                                <w:right w:val="none" w:sz="0" w:space="0" w:color="auto"/>
                                                                                                              </w:divBdr>
                                                                                                              <w:divsChild>
                                                                                                                <w:div w:id="73820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65369">
                                                                                                          <w:marLeft w:val="90"/>
                                                                                                          <w:marRight w:val="0"/>
                                                                                                          <w:marTop w:val="0"/>
                                                                                                          <w:marBottom w:val="0"/>
                                                                                                          <w:divBdr>
                                                                                                            <w:top w:val="none" w:sz="0" w:space="0" w:color="auto"/>
                                                                                                            <w:left w:val="none" w:sz="0" w:space="0" w:color="auto"/>
                                                                                                            <w:bottom w:val="none" w:sz="0" w:space="0" w:color="auto"/>
                                                                                                            <w:right w:val="none" w:sz="0" w:space="0" w:color="auto"/>
                                                                                                          </w:divBdr>
                                                                                                          <w:divsChild>
                                                                                                            <w:div w:id="13370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33266">
                                                                                          <w:marLeft w:val="0"/>
                                                                                          <w:marRight w:val="0"/>
                                                                                          <w:marTop w:val="0"/>
                                                                                          <w:marBottom w:val="0"/>
                                                                                          <w:divBdr>
                                                                                            <w:top w:val="none" w:sz="0" w:space="0" w:color="auto"/>
                                                                                            <w:left w:val="none" w:sz="0" w:space="0" w:color="auto"/>
                                                                                            <w:bottom w:val="none" w:sz="0" w:space="0" w:color="auto"/>
                                                                                            <w:right w:val="none" w:sz="0" w:space="0" w:color="auto"/>
                                                                                          </w:divBdr>
                                                                                          <w:divsChild>
                                                                                            <w:div w:id="22788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3913952">
      <w:bodyDiv w:val="1"/>
      <w:marLeft w:val="0"/>
      <w:marRight w:val="0"/>
      <w:marTop w:val="0"/>
      <w:marBottom w:val="0"/>
      <w:divBdr>
        <w:top w:val="none" w:sz="0" w:space="0" w:color="auto"/>
        <w:left w:val="none" w:sz="0" w:space="0" w:color="auto"/>
        <w:bottom w:val="none" w:sz="0" w:space="0" w:color="auto"/>
        <w:right w:val="none" w:sz="0" w:space="0" w:color="auto"/>
      </w:divBdr>
      <w:divsChild>
        <w:div w:id="2067990753">
          <w:marLeft w:val="0"/>
          <w:marRight w:val="0"/>
          <w:marTop w:val="0"/>
          <w:marBottom w:val="0"/>
          <w:divBdr>
            <w:top w:val="none" w:sz="0" w:space="0" w:color="auto"/>
            <w:left w:val="none" w:sz="0" w:space="0" w:color="auto"/>
            <w:bottom w:val="none" w:sz="0" w:space="0" w:color="auto"/>
            <w:right w:val="none" w:sz="0" w:space="0" w:color="auto"/>
          </w:divBdr>
          <w:divsChild>
            <w:div w:id="1574121165">
              <w:marLeft w:val="0"/>
              <w:marRight w:val="0"/>
              <w:marTop w:val="0"/>
              <w:marBottom w:val="0"/>
              <w:divBdr>
                <w:top w:val="none" w:sz="0" w:space="0" w:color="auto"/>
                <w:left w:val="none" w:sz="0" w:space="0" w:color="auto"/>
                <w:bottom w:val="none" w:sz="0" w:space="0" w:color="auto"/>
                <w:right w:val="none" w:sz="0" w:space="0" w:color="auto"/>
              </w:divBdr>
              <w:divsChild>
                <w:div w:id="88436803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23377590">
          <w:marLeft w:val="0"/>
          <w:marRight w:val="0"/>
          <w:marTop w:val="0"/>
          <w:marBottom w:val="0"/>
          <w:divBdr>
            <w:top w:val="none" w:sz="0" w:space="0" w:color="auto"/>
            <w:left w:val="none" w:sz="0" w:space="0" w:color="auto"/>
            <w:bottom w:val="none" w:sz="0" w:space="0" w:color="auto"/>
            <w:right w:val="none" w:sz="0" w:space="0" w:color="auto"/>
          </w:divBdr>
          <w:divsChild>
            <w:div w:id="1173255341">
              <w:marLeft w:val="0"/>
              <w:marRight w:val="0"/>
              <w:marTop w:val="0"/>
              <w:marBottom w:val="0"/>
              <w:divBdr>
                <w:top w:val="none" w:sz="0" w:space="0" w:color="auto"/>
                <w:left w:val="none" w:sz="0" w:space="0" w:color="auto"/>
                <w:bottom w:val="none" w:sz="0" w:space="0" w:color="auto"/>
                <w:right w:val="none" w:sz="0" w:space="0" w:color="auto"/>
              </w:divBdr>
              <w:divsChild>
                <w:div w:id="891961300">
                  <w:marLeft w:val="0"/>
                  <w:marRight w:val="0"/>
                  <w:marTop w:val="0"/>
                  <w:marBottom w:val="0"/>
                  <w:divBdr>
                    <w:top w:val="none" w:sz="0" w:space="0" w:color="auto"/>
                    <w:left w:val="none" w:sz="0" w:space="0" w:color="auto"/>
                    <w:bottom w:val="none" w:sz="0" w:space="0" w:color="auto"/>
                    <w:right w:val="none" w:sz="0" w:space="0" w:color="auto"/>
                  </w:divBdr>
                  <w:divsChild>
                    <w:div w:id="584264725">
                      <w:marLeft w:val="0"/>
                      <w:marRight w:val="0"/>
                      <w:marTop w:val="0"/>
                      <w:marBottom w:val="0"/>
                      <w:divBdr>
                        <w:top w:val="none" w:sz="0" w:space="0" w:color="auto"/>
                        <w:left w:val="none" w:sz="0" w:space="0" w:color="auto"/>
                        <w:bottom w:val="none" w:sz="0" w:space="0" w:color="auto"/>
                        <w:right w:val="none" w:sz="0" w:space="0" w:color="auto"/>
                      </w:divBdr>
                      <w:divsChild>
                        <w:div w:id="1430273883">
                          <w:marLeft w:val="0"/>
                          <w:marRight w:val="0"/>
                          <w:marTop w:val="0"/>
                          <w:marBottom w:val="0"/>
                          <w:divBdr>
                            <w:top w:val="none" w:sz="0" w:space="0" w:color="auto"/>
                            <w:left w:val="none" w:sz="0" w:space="0" w:color="auto"/>
                            <w:bottom w:val="none" w:sz="0" w:space="0" w:color="auto"/>
                            <w:right w:val="none" w:sz="0" w:space="0" w:color="auto"/>
                          </w:divBdr>
                          <w:divsChild>
                            <w:div w:id="89636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996526">
      <w:bodyDiv w:val="1"/>
      <w:marLeft w:val="0"/>
      <w:marRight w:val="0"/>
      <w:marTop w:val="0"/>
      <w:marBottom w:val="0"/>
      <w:divBdr>
        <w:top w:val="none" w:sz="0" w:space="0" w:color="auto"/>
        <w:left w:val="none" w:sz="0" w:space="0" w:color="auto"/>
        <w:bottom w:val="none" w:sz="0" w:space="0" w:color="auto"/>
        <w:right w:val="none" w:sz="0" w:space="0" w:color="auto"/>
      </w:divBdr>
      <w:divsChild>
        <w:div w:id="1498686196">
          <w:marLeft w:val="0"/>
          <w:marRight w:val="240"/>
          <w:marTop w:val="0"/>
          <w:marBottom w:val="0"/>
          <w:divBdr>
            <w:top w:val="none" w:sz="0" w:space="0" w:color="auto"/>
            <w:left w:val="none" w:sz="0" w:space="0" w:color="auto"/>
            <w:bottom w:val="none" w:sz="0" w:space="0" w:color="auto"/>
            <w:right w:val="none" w:sz="0" w:space="0" w:color="auto"/>
          </w:divBdr>
          <w:divsChild>
            <w:div w:id="948972699">
              <w:marLeft w:val="0"/>
              <w:marRight w:val="0"/>
              <w:marTop w:val="0"/>
              <w:marBottom w:val="0"/>
              <w:divBdr>
                <w:top w:val="none" w:sz="0" w:space="0" w:color="auto"/>
                <w:left w:val="none" w:sz="0" w:space="0" w:color="auto"/>
                <w:bottom w:val="none" w:sz="0" w:space="0" w:color="auto"/>
                <w:right w:val="none" w:sz="0" w:space="0" w:color="auto"/>
              </w:divBdr>
              <w:divsChild>
                <w:div w:id="1974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7075">
          <w:marLeft w:val="0"/>
          <w:marRight w:val="240"/>
          <w:marTop w:val="0"/>
          <w:marBottom w:val="0"/>
          <w:divBdr>
            <w:top w:val="none" w:sz="0" w:space="0" w:color="auto"/>
            <w:left w:val="none" w:sz="0" w:space="0" w:color="auto"/>
            <w:bottom w:val="none" w:sz="0" w:space="0" w:color="auto"/>
            <w:right w:val="none" w:sz="0" w:space="0" w:color="auto"/>
          </w:divBdr>
          <w:divsChild>
            <w:div w:id="1709990625">
              <w:marLeft w:val="0"/>
              <w:marRight w:val="0"/>
              <w:marTop w:val="0"/>
              <w:marBottom w:val="0"/>
              <w:divBdr>
                <w:top w:val="none" w:sz="0" w:space="0" w:color="auto"/>
                <w:left w:val="none" w:sz="0" w:space="0" w:color="auto"/>
                <w:bottom w:val="none" w:sz="0" w:space="0" w:color="auto"/>
                <w:right w:val="none" w:sz="0" w:space="0" w:color="auto"/>
              </w:divBdr>
              <w:divsChild>
                <w:div w:id="19567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3876">
          <w:marLeft w:val="0"/>
          <w:marRight w:val="0"/>
          <w:marTop w:val="750"/>
          <w:marBottom w:val="0"/>
          <w:divBdr>
            <w:top w:val="none" w:sz="0" w:space="0" w:color="auto"/>
            <w:left w:val="none" w:sz="0" w:space="0" w:color="auto"/>
            <w:bottom w:val="none" w:sz="0" w:space="0" w:color="auto"/>
            <w:right w:val="none" w:sz="0" w:space="0" w:color="auto"/>
          </w:divBdr>
          <w:divsChild>
            <w:div w:id="1014112900">
              <w:marLeft w:val="0"/>
              <w:marRight w:val="0"/>
              <w:marTop w:val="0"/>
              <w:marBottom w:val="0"/>
              <w:divBdr>
                <w:top w:val="none" w:sz="0" w:space="0" w:color="auto"/>
                <w:left w:val="none" w:sz="0" w:space="0" w:color="auto"/>
                <w:bottom w:val="none" w:sz="0" w:space="0" w:color="auto"/>
                <w:right w:val="none" w:sz="0" w:space="0" w:color="auto"/>
              </w:divBdr>
              <w:divsChild>
                <w:div w:id="1053818938">
                  <w:marLeft w:val="0"/>
                  <w:marRight w:val="0"/>
                  <w:marTop w:val="0"/>
                  <w:marBottom w:val="0"/>
                  <w:divBdr>
                    <w:top w:val="none" w:sz="0" w:space="0" w:color="auto"/>
                    <w:left w:val="none" w:sz="0" w:space="0" w:color="auto"/>
                    <w:bottom w:val="none" w:sz="0" w:space="0" w:color="auto"/>
                    <w:right w:val="none" w:sz="0" w:space="0" w:color="auto"/>
                  </w:divBdr>
                  <w:divsChild>
                    <w:div w:id="45811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533636">
      <w:bodyDiv w:val="1"/>
      <w:marLeft w:val="0"/>
      <w:marRight w:val="0"/>
      <w:marTop w:val="0"/>
      <w:marBottom w:val="0"/>
      <w:divBdr>
        <w:top w:val="none" w:sz="0" w:space="0" w:color="auto"/>
        <w:left w:val="none" w:sz="0" w:space="0" w:color="auto"/>
        <w:bottom w:val="none" w:sz="0" w:space="0" w:color="auto"/>
        <w:right w:val="none" w:sz="0" w:space="0" w:color="auto"/>
      </w:divBdr>
    </w:div>
    <w:div w:id="728265314">
      <w:bodyDiv w:val="1"/>
      <w:marLeft w:val="0"/>
      <w:marRight w:val="0"/>
      <w:marTop w:val="0"/>
      <w:marBottom w:val="0"/>
      <w:divBdr>
        <w:top w:val="none" w:sz="0" w:space="0" w:color="auto"/>
        <w:left w:val="none" w:sz="0" w:space="0" w:color="auto"/>
        <w:bottom w:val="none" w:sz="0" w:space="0" w:color="auto"/>
        <w:right w:val="none" w:sz="0" w:space="0" w:color="auto"/>
      </w:divBdr>
      <w:divsChild>
        <w:div w:id="524245779">
          <w:marLeft w:val="0"/>
          <w:marRight w:val="240"/>
          <w:marTop w:val="0"/>
          <w:marBottom w:val="0"/>
          <w:divBdr>
            <w:top w:val="none" w:sz="0" w:space="0" w:color="auto"/>
            <w:left w:val="none" w:sz="0" w:space="0" w:color="auto"/>
            <w:bottom w:val="none" w:sz="0" w:space="0" w:color="auto"/>
            <w:right w:val="none" w:sz="0" w:space="0" w:color="auto"/>
          </w:divBdr>
          <w:divsChild>
            <w:div w:id="1391153732">
              <w:marLeft w:val="0"/>
              <w:marRight w:val="0"/>
              <w:marTop w:val="0"/>
              <w:marBottom w:val="0"/>
              <w:divBdr>
                <w:top w:val="none" w:sz="0" w:space="0" w:color="auto"/>
                <w:left w:val="none" w:sz="0" w:space="0" w:color="auto"/>
                <w:bottom w:val="none" w:sz="0" w:space="0" w:color="auto"/>
                <w:right w:val="none" w:sz="0" w:space="0" w:color="auto"/>
              </w:divBdr>
              <w:divsChild>
                <w:div w:id="167892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20216">
          <w:marLeft w:val="0"/>
          <w:marRight w:val="240"/>
          <w:marTop w:val="0"/>
          <w:marBottom w:val="0"/>
          <w:divBdr>
            <w:top w:val="none" w:sz="0" w:space="0" w:color="auto"/>
            <w:left w:val="none" w:sz="0" w:space="0" w:color="auto"/>
            <w:bottom w:val="none" w:sz="0" w:space="0" w:color="auto"/>
            <w:right w:val="none" w:sz="0" w:space="0" w:color="auto"/>
          </w:divBdr>
          <w:divsChild>
            <w:div w:id="2069766734">
              <w:marLeft w:val="0"/>
              <w:marRight w:val="0"/>
              <w:marTop w:val="0"/>
              <w:marBottom w:val="0"/>
              <w:divBdr>
                <w:top w:val="none" w:sz="0" w:space="0" w:color="auto"/>
                <w:left w:val="none" w:sz="0" w:space="0" w:color="auto"/>
                <w:bottom w:val="none" w:sz="0" w:space="0" w:color="auto"/>
                <w:right w:val="none" w:sz="0" w:space="0" w:color="auto"/>
              </w:divBdr>
              <w:divsChild>
                <w:div w:id="20510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7603">
          <w:marLeft w:val="0"/>
          <w:marRight w:val="0"/>
          <w:marTop w:val="750"/>
          <w:marBottom w:val="0"/>
          <w:divBdr>
            <w:top w:val="none" w:sz="0" w:space="0" w:color="auto"/>
            <w:left w:val="none" w:sz="0" w:space="0" w:color="auto"/>
            <w:bottom w:val="none" w:sz="0" w:space="0" w:color="auto"/>
            <w:right w:val="none" w:sz="0" w:space="0" w:color="auto"/>
          </w:divBdr>
          <w:divsChild>
            <w:div w:id="2039890419">
              <w:marLeft w:val="0"/>
              <w:marRight w:val="0"/>
              <w:marTop w:val="0"/>
              <w:marBottom w:val="0"/>
              <w:divBdr>
                <w:top w:val="none" w:sz="0" w:space="0" w:color="auto"/>
                <w:left w:val="none" w:sz="0" w:space="0" w:color="auto"/>
                <w:bottom w:val="none" w:sz="0" w:space="0" w:color="auto"/>
                <w:right w:val="none" w:sz="0" w:space="0" w:color="auto"/>
              </w:divBdr>
              <w:divsChild>
                <w:div w:id="845487306">
                  <w:marLeft w:val="0"/>
                  <w:marRight w:val="0"/>
                  <w:marTop w:val="0"/>
                  <w:marBottom w:val="0"/>
                  <w:divBdr>
                    <w:top w:val="none" w:sz="0" w:space="0" w:color="auto"/>
                    <w:left w:val="none" w:sz="0" w:space="0" w:color="auto"/>
                    <w:bottom w:val="none" w:sz="0" w:space="0" w:color="auto"/>
                    <w:right w:val="none" w:sz="0" w:space="0" w:color="auto"/>
                  </w:divBdr>
                  <w:divsChild>
                    <w:div w:id="14291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041044">
      <w:bodyDiv w:val="1"/>
      <w:marLeft w:val="0"/>
      <w:marRight w:val="0"/>
      <w:marTop w:val="0"/>
      <w:marBottom w:val="0"/>
      <w:divBdr>
        <w:top w:val="none" w:sz="0" w:space="0" w:color="auto"/>
        <w:left w:val="none" w:sz="0" w:space="0" w:color="auto"/>
        <w:bottom w:val="none" w:sz="0" w:space="0" w:color="auto"/>
        <w:right w:val="none" w:sz="0" w:space="0" w:color="auto"/>
      </w:divBdr>
    </w:div>
    <w:div w:id="729618667">
      <w:bodyDiv w:val="1"/>
      <w:marLeft w:val="0"/>
      <w:marRight w:val="0"/>
      <w:marTop w:val="0"/>
      <w:marBottom w:val="0"/>
      <w:divBdr>
        <w:top w:val="none" w:sz="0" w:space="0" w:color="auto"/>
        <w:left w:val="none" w:sz="0" w:space="0" w:color="auto"/>
        <w:bottom w:val="none" w:sz="0" w:space="0" w:color="auto"/>
        <w:right w:val="none" w:sz="0" w:space="0" w:color="auto"/>
      </w:divBdr>
      <w:divsChild>
        <w:div w:id="51740297">
          <w:marLeft w:val="0"/>
          <w:marRight w:val="240"/>
          <w:marTop w:val="0"/>
          <w:marBottom w:val="0"/>
          <w:divBdr>
            <w:top w:val="none" w:sz="0" w:space="0" w:color="auto"/>
            <w:left w:val="none" w:sz="0" w:space="0" w:color="auto"/>
            <w:bottom w:val="none" w:sz="0" w:space="0" w:color="auto"/>
            <w:right w:val="none" w:sz="0" w:space="0" w:color="auto"/>
          </w:divBdr>
          <w:divsChild>
            <w:div w:id="1821271210">
              <w:marLeft w:val="0"/>
              <w:marRight w:val="0"/>
              <w:marTop w:val="0"/>
              <w:marBottom w:val="0"/>
              <w:divBdr>
                <w:top w:val="none" w:sz="0" w:space="0" w:color="auto"/>
                <w:left w:val="none" w:sz="0" w:space="0" w:color="auto"/>
                <w:bottom w:val="none" w:sz="0" w:space="0" w:color="auto"/>
                <w:right w:val="none" w:sz="0" w:space="0" w:color="auto"/>
              </w:divBdr>
              <w:divsChild>
                <w:div w:id="2513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03232">
          <w:marLeft w:val="0"/>
          <w:marRight w:val="240"/>
          <w:marTop w:val="0"/>
          <w:marBottom w:val="0"/>
          <w:divBdr>
            <w:top w:val="none" w:sz="0" w:space="0" w:color="auto"/>
            <w:left w:val="none" w:sz="0" w:space="0" w:color="auto"/>
            <w:bottom w:val="none" w:sz="0" w:space="0" w:color="auto"/>
            <w:right w:val="none" w:sz="0" w:space="0" w:color="auto"/>
          </w:divBdr>
          <w:divsChild>
            <w:div w:id="794909726">
              <w:marLeft w:val="0"/>
              <w:marRight w:val="0"/>
              <w:marTop w:val="0"/>
              <w:marBottom w:val="0"/>
              <w:divBdr>
                <w:top w:val="none" w:sz="0" w:space="0" w:color="auto"/>
                <w:left w:val="none" w:sz="0" w:space="0" w:color="auto"/>
                <w:bottom w:val="none" w:sz="0" w:space="0" w:color="auto"/>
                <w:right w:val="none" w:sz="0" w:space="0" w:color="auto"/>
              </w:divBdr>
              <w:divsChild>
                <w:div w:id="1389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764900">
          <w:marLeft w:val="0"/>
          <w:marRight w:val="0"/>
          <w:marTop w:val="750"/>
          <w:marBottom w:val="0"/>
          <w:divBdr>
            <w:top w:val="none" w:sz="0" w:space="0" w:color="auto"/>
            <w:left w:val="none" w:sz="0" w:space="0" w:color="auto"/>
            <w:bottom w:val="none" w:sz="0" w:space="0" w:color="auto"/>
            <w:right w:val="none" w:sz="0" w:space="0" w:color="auto"/>
          </w:divBdr>
          <w:divsChild>
            <w:div w:id="913320903">
              <w:marLeft w:val="0"/>
              <w:marRight w:val="0"/>
              <w:marTop w:val="0"/>
              <w:marBottom w:val="0"/>
              <w:divBdr>
                <w:top w:val="none" w:sz="0" w:space="0" w:color="auto"/>
                <w:left w:val="none" w:sz="0" w:space="0" w:color="auto"/>
                <w:bottom w:val="none" w:sz="0" w:space="0" w:color="auto"/>
                <w:right w:val="none" w:sz="0" w:space="0" w:color="auto"/>
              </w:divBdr>
              <w:divsChild>
                <w:div w:id="8549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87135">
      <w:bodyDiv w:val="1"/>
      <w:marLeft w:val="0"/>
      <w:marRight w:val="0"/>
      <w:marTop w:val="0"/>
      <w:marBottom w:val="0"/>
      <w:divBdr>
        <w:top w:val="none" w:sz="0" w:space="0" w:color="auto"/>
        <w:left w:val="none" w:sz="0" w:space="0" w:color="auto"/>
        <w:bottom w:val="none" w:sz="0" w:space="0" w:color="auto"/>
        <w:right w:val="none" w:sz="0" w:space="0" w:color="auto"/>
      </w:divBdr>
      <w:divsChild>
        <w:div w:id="1173498382">
          <w:marLeft w:val="0"/>
          <w:marRight w:val="240"/>
          <w:marTop w:val="0"/>
          <w:marBottom w:val="0"/>
          <w:divBdr>
            <w:top w:val="none" w:sz="0" w:space="0" w:color="auto"/>
            <w:left w:val="none" w:sz="0" w:space="0" w:color="auto"/>
            <w:bottom w:val="none" w:sz="0" w:space="0" w:color="auto"/>
            <w:right w:val="none" w:sz="0" w:space="0" w:color="auto"/>
          </w:divBdr>
          <w:divsChild>
            <w:div w:id="84423719">
              <w:marLeft w:val="0"/>
              <w:marRight w:val="0"/>
              <w:marTop w:val="0"/>
              <w:marBottom w:val="0"/>
              <w:divBdr>
                <w:top w:val="none" w:sz="0" w:space="0" w:color="auto"/>
                <w:left w:val="none" w:sz="0" w:space="0" w:color="auto"/>
                <w:bottom w:val="none" w:sz="0" w:space="0" w:color="auto"/>
                <w:right w:val="none" w:sz="0" w:space="0" w:color="auto"/>
              </w:divBdr>
              <w:divsChild>
                <w:div w:id="164896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4250">
          <w:marLeft w:val="0"/>
          <w:marRight w:val="240"/>
          <w:marTop w:val="0"/>
          <w:marBottom w:val="0"/>
          <w:divBdr>
            <w:top w:val="none" w:sz="0" w:space="0" w:color="auto"/>
            <w:left w:val="none" w:sz="0" w:space="0" w:color="auto"/>
            <w:bottom w:val="none" w:sz="0" w:space="0" w:color="auto"/>
            <w:right w:val="none" w:sz="0" w:space="0" w:color="auto"/>
          </w:divBdr>
          <w:divsChild>
            <w:div w:id="1870145774">
              <w:marLeft w:val="0"/>
              <w:marRight w:val="0"/>
              <w:marTop w:val="0"/>
              <w:marBottom w:val="0"/>
              <w:divBdr>
                <w:top w:val="none" w:sz="0" w:space="0" w:color="auto"/>
                <w:left w:val="none" w:sz="0" w:space="0" w:color="auto"/>
                <w:bottom w:val="none" w:sz="0" w:space="0" w:color="auto"/>
                <w:right w:val="none" w:sz="0" w:space="0" w:color="auto"/>
              </w:divBdr>
              <w:divsChild>
                <w:div w:id="188583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79938">
          <w:marLeft w:val="0"/>
          <w:marRight w:val="0"/>
          <w:marTop w:val="750"/>
          <w:marBottom w:val="0"/>
          <w:divBdr>
            <w:top w:val="none" w:sz="0" w:space="0" w:color="auto"/>
            <w:left w:val="none" w:sz="0" w:space="0" w:color="auto"/>
            <w:bottom w:val="none" w:sz="0" w:space="0" w:color="auto"/>
            <w:right w:val="none" w:sz="0" w:space="0" w:color="auto"/>
          </w:divBdr>
          <w:divsChild>
            <w:div w:id="1335915637">
              <w:marLeft w:val="0"/>
              <w:marRight w:val="0"/>
              <w:marTop w:val="0"/>
              <w:marBottom w:val="0"/>
              <w:divBdr>
                <w:top w:val="none" w:sz="0" w:space="0" w:color="auto"/>
                <w:left w:val="none" w:sz="0" w:space="0" w:color="auto"/>
                <w:bottom w:val="none" w:sz="0" w:space="0" w:color="auto"/>
                <w:right w:val="none" w:sz="0" w:space="0" w:color="auto"/>
              </w:divBdr>
              <w:divsChild>
                <w:div w:id="2028677495">
                  <w:marLeft w:val="0"/>
                  <w:marRight w:val="0"/>
                  <w:marTop w:val="0"/>
                  <w:marBottom w:val="0"/>
                  <w:divBdr>
                    <w:top w:val="none" w:sz="0" w:space="0" w:color="auto"/>
                    <w:left w:val="none" w:sz="0" w:space="0" w:color="auto"/>
                    <w:bottom w:val="none" w:sz="0" w:space="0" w:color="auto"/>
                    <w:right w:val="none" w:sz="0" w:space="0" w:color="auto"/>
                  </w:divBdr>
                  <w:divsChild>
                    <w:div w:id="34695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240820">
      <w:bodyDiv w:val="1"/>
      <w:marLeft w:val="0"/>
      <w:marRight w:val="0"/>
      <w:marTop w:val="0"/>
      <w:marBottom w:val="0"/>
      <w:divBdr>
        <w:top w:val="none" w:sz="0" w:space="0" w:color="auto"/>
        <w:left w:val="none" w:sz="0" w:space="0" w:color="auto"/>
        <w:bottom w:val="none" w:sz="0" w:space="0" w:color="auto"/>
        <w:right w:val="none" w:sz="0" w:space="0" w:color="auto"/>
      </w:divBdr>
      <w:divsChild>
        <w:div w:id="394934804">
          <w:marLeft w:val="0"/>
          <w:marRight w:val="240"/>
          <w:marTop w:val="0"/>
          <w:marBottom w:val="0"/>
          <w:divBdr>
            <w:top w:val="none" w:sz="0" w:space="0" w:color="auto"/>
            <w:left w:val="none" w:sz="0" w:space="0" w:color="auto"/>
            <w:bottom w:val="none" w:sz="0" w:space="0" w:color="auto"/>
            <w:right w:val="none" w:sz="0" w:space="0" w:color="auto"/>
          </w:divBdr>
          <w:divsChild>
            <w:div w:id="719329672">
              <w:marLeft w:val="0"/>
              <w:marRight w:val="0"/>
              <w:marTop w:val="0"/>
              <w:marBottom w:val="0"/>
              <w:divBdr>
                <w:top w:val="none" w:sz="0" w:space="0" w:color="auto"/>
                <w:left w:val="none" w:sz="0" w:space="0" w:color="auto"/>
                <w:bottom w:val="none" w:sz="0" w:space="0" w:color="auto"/>
                <w:right w:val="none" w:sz="0" w:space="0" w:color="auto"/>
              </w:divBdr>
              <w:divsChild>
                <w:div w:id="57344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2874">
          <w:marLeft w:val="0"/>
          <w:marRight w:val="240"/>
          <w:marTop w:val="0"/>
          <w:marBottom w:val="0"/>
          <w:divBdr>
            <w:top w:val="none" w:sz="0" w:space="0" w:color="auto"/>
            <w:left w:val="none" w:sz="0" w:space="0" w:color="auto"/>
            <w:bottom w:val="none" w:sz="0" w:space="0" w:color="auto"/>
            <w:right w:val="none" w:sz="0" w:space="0" w:color="auto"/>
          </w:divBdr>
          <w:divsChild>
            <w:div w:id="1289704871">
              <w:marLeft w:val="0"/>
              <w:marRight w:val="0"/>
              <w:marTop w:val="0"/>
              <w:marBottom w:val="0"/>
              <w:divBdr>
                <w:top w:val="none" w:sz="0" w:space="0" w:color="auto"/>
                <w:left w:val="none" w:sz="0" w:space="0" w:color="auto"/>
                <w:bottom w:val="none" w:sz="0" w:space="0" w:color="auto"/>
                <w:right w:val="none" w:sz="0" w:space="0" w:color="auto"/>
              </w:divBdr>
              <w:divsChild>
                <w:div w:id="745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7080">
          <w:marLeft w:val="0"/>
          <w:marRight w:val="0"/>
          <w:marTop w:val="750"/>
          <w:marBottom w:val="0"/>
          <w:divBdr>
            <w:top w:val="none" w:sz="0" w:space="0" w:color="auto"/>
            <w:left w:val="none" w:sz="0" w:space="0" w:color="auto"/>
            <w:bottom w:val="none" w:sz="0" w:space="0" w:color="auto"/>
            <w:right w:val="none" w:sz="0" w:space="0" w:color="auto"/>
          </w:divBdr>
          <w:divsChild>
            <w:div w:id="2064986460">
              <w:marLeft w:val="0"/>
              <w:marRight w:val="0"/>
              <w:marTop w:val="0"/>
              <w:marBottom w:val="0"/>
              <w:divBdr>
                <w:top w:val="none" w:sz="0" w:space="0" w:color="auto"/>
                <w:left w:val="none" w:sz="0" w:space="0" w:color="auto"/>
                <w:bottom w:val="none" w:sz="0" w:space="0" w:color="auto"/>
                <w:right w:val="none" w:sz="0" w:space="0" w:color="auto"/>
              </w:divBdr>
              <w:divsChild>
                <w:div w:id="1919291153">
                  <w:marLeft w:val="0"/>
                  <w:marRight w:val="0"/>
                  <w:marTop w:val="0"/>
                  <w:marBottom w:val="0"/>
                  <w:divBdr>
                    <w:top w:val="none" w:sz="0" w:space="0" w:color="auto"/>
                    <w:left w:val="none" w:sz="0" w:space="0" w:color="auto"/>
                    <w:bottom w:val="none" w:sz="0" w:space="0" w:color="auto"/>
                    <w:right w:val="none" w:sz="0" w:space="0" w:color="auto"/>
                  </w:divBdr>
                  <w:divsChild>
                    <w:div w:id="138493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640092">
      <w:bodyDiv w:val="1"/>
      <w:marLeft w:val="0"/>
      <w:marRight w:val="0"/>
      <w:marTop w:val="0"/>
      <w:marBottom w:val="0"/>
      <w:divBdr>
        <w:top w:val="none" w:sz="0" w:space="0" w:color="auto"/>
        <w:left w:val="none" w:sz="0" w:space="0" w:color="auto"/>
        <w:bottom w:val="none" w:sz="0" w:space="0" w:color="auto"/>
        <w:right w:val="none" w:sz="0" w:space="0" w:color="auto"/>
      </w:divBdr>
      <w:divsChild>
        <w:div w:id="2108840682">
          <w:marLeft w:val="0"/>
          <w:marRight w:val="240"/>
          <w:marTop w:val="0"/>
          <w:marBottom w:val="0"/>
          <w:divBdr>
            <w:top w:val="none" w:sz="0" w:space="0" w:color="auto"/>
            <w:left w:val="none" w:sz="0" w:space="0" w:color="auto"/>
            <w:bottom w:val="none" w:sz="0" w:space="0" w:color="auto"/>
            <w:right w:val="none" w:sz="0" w:space="0" w:color="auto"/>
          </w:divBdr>
          <w:divsChild>
            <w:div w:id="89815048">
              <w:marLeft w:val="0"/>
              <w:marRight w:val="0"/>
              <w:marTop w:val="0"/>
              <w:marBottom w:val="0"/>
              <w:divBdr>
                <w:top w:val="none" w:sz="0" w:space="0" w:color="auto"/>
                <w:left w:val="none" w:sz="0" w:space="0" w:color="auto"/>
                <w:bottom w:val="none" w:sz="0" w:space="0" w:color="auto"/>
                <w:right w:val="none" w:sz="0" w:space="0" w:color="auto"/>
              </w:divBdr>
              <w:divsChild>
                <w:div w:id="9335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30027">
          <w:marLeft w:val="0"/>
          <w:marRight w:val="240"/>
          <w:marTop w:val="0"/>
          <w:marBottom w:val="0"/>
          <w:divBdr>
            <w:top w:val="none" w:sz="0" w:space="0" w:color="auto"/>
            <w:left w:val="none" w:sz="0" w:space="0" w:color="auto"/>
            <w:bottom w:val="none" w:sz="0" w:space="0" w:color="auto"/>
            <w:right w:val="none" w:sz="0" w:space="0" w:color="auto"/>
          </w:divBdr>
          <w:divsChild>
            <w:div w:id="488525350">
              <w:marLeft w:val="0"/>
              <w:marRight w:val="0"/>
              <w:marTop w:val="0"/>
              <w:marBottom w:val="0"/>
              <w:divBdr>
                <w:top w:val="none" w:sz="0" w:space="0" w:color="auto"/>
                <w:left w:val="none" w:sz="0" w:space="0" w:color="auto"/>
                <w:bottom w:val="none" w:sz="0" w:space="0" w:color="auto"/>
                <w:right w:val="none" w:sz="0" w:space="0" w:color="auto"/>
              </w:divBdr>
              <w:divsChild>
                <w:div w:id="17974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96821">
          <w:marLeft w:val="0"/>
          <w:marRight w:val="0"/>
          <w:marTop w:val="750"/>
          <w:marBottom w:val="0"/>
          <w:divBdr>
            <w:top w:val="none" w:sz="0" w:space="0" w:color="auto"/>
            <w:left w:val="none" w:sz="0" w:space="0" w:color="auto"/>
            <w:bottom w:val="none" w:sz="0" w:space="0" w:color="auto"/>
            <w:right w:val="none" w:sz="0" w:space="0" w:color="auto"/>
          </w:divBdr>
          <w:divsChild>
            <w:div w:id="158466077">
              <w:marLeft w:val="0"/>
              <w:marRight w:val="0"/>
              <w:marTop w:val="0"/>
              <w:marBottom w:val="0"/>
              <w:divBdr>
                <w:top w:val="none" w:sz="0" w:space="0" w:color="auto"/>
                <w:left w:val="none" w:sz="0" w:space="0" w:color="auto"/>
                <w:bottom w:val="none" w:sz="0" w:space="0" w:color="auto"/>
                <w:right w:val="none" w:sz="0" w:space="0" w:color="auto"/>
              </w:divBdr>
              <w:divsChild>
                <w:div w:id="16256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258661">
      <w:bodyDiv w:val="1"/>
      <w:marLeft w:val="0"/>
      <w:marRight w:val="0"/>
      <w:marTop w:val="0"/>
      <w:marBottom w:val="0"/>
      <w:divBdr>
        <w:top w:val="none" w:sz="0" w:space="0" w:color="auto"/>
        <w:left w:val="none" w:sz="0" w:space="0" w:color="auto"/>
        <w:bottom w:val="none" w:sz="0" w:space="0" w:color="auto"/>
        <w:right w:val="none" w:sz="0" w:space="0" w:color="auto"/>
      </w:divBdr>
      <w:divsChild>
        <w:div w:id="533662186">
          <w:marLeft w:val="0"/>
          <w:marRight w:val="240"/>
          <w:marTop w:val="0"/>
          <w:marBottom w:val="0"/>
          <w:divBdr>
            <w:top w:val="none" w:sz="0" w:space="0" w:color="auto"/>
            <w:left w:val="none" w:sz="0" w:space="0" w:color="auto"/>
            <w:bottom w:val="none" w:sz="0" w:space="0" w:color="auto"/>
            <w:right w:val="none" w:sz="0" w:space="0" w:color="auto"/>
          </w:divBdr>
          <w:divsChild>
            <w:div w:id="263390002">
              <w:marLeft w:val="0"/>
              <w:marRight w:val="0"/>
              <w:marTop w:val="0"/>
              <w:marBottom w:val="0"/>
              <w:divBdr>
                <w:top w:val="none" w:sz="0" w:space="0" w:color="auto"/>
                <w:left w:val="none" w:sz="0" w:space="0" w:color="auto"/>
                <w:bottom w:val="none" w:sz="0" w:space="0" w:color="auto"/>
                <w:right w:val="none" w:sz="0" w:space="0" w:color="auto"/>
              </w:divBdr>
              <w:divsChild>
                <w:div w:id="211546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2544">
          <w:marLeft w:val="0"/>
          <w:marRight w:val="240"/>
          <w:marTop w:val="0"/>
          <w:marBottom w:val="0"/>
          <w:divBdr>
            <w:top w:val="none" w:sz="0" w:space="0" w:color="auto"/>
            <w:left w:val="none" w:sz="0" w:space="0" w:color="auto"/>
            <w:bottom w:val="none" w:sz="0" w:space="0" w:color="auto"/>
            <w:right w:val="none" w:sz="0" w:space="0" w:color="auto"/>
          </w:divBdr>
          <w:divsChild>
            <w:div w:id="601911723">
              <w:marLeft w:val="0"/>
              <w:marRight w:val="0"/>
              <w:marTop w:val="0"/>
              <w:marBottom w:val="0"/>
              <w:divBdr>
                <w:top w:val="none" w:sz="0" w:space="0" w:color="auto"/>
                <w:left w:val="none" w:sz="0" w:space="0" w:color="auto"/>
                <w:bottom w:val="none" w:sz="0" w:space="0" w:color="auto"/>
                <w:right w:val="none" w:sz="0" w:space="0" w:color="auto"/>
              </w:divBdr>
              <w:divsChild>
                <w:div w:id="136822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4308">
          <w:marLeft w:val="0"/>
          <w:marRight w:val="0"/>
          <w:marTop w:val="750"/>
          <w:marBottom w:val="0"/>
          <w:divBdr>
            <w:top w:val="none" w:sz="0" w:space="0" w:color="auto"/>
            <w:left w:val="none" w:sz="0" w:space="0" w:color="auto"/>
            <w:bottom w:val="none" w:sz="0" w:space="0" w:color="auto"/>
            <w:right w:val="none" w:sz="0" w:space="0" w:color="auto"/>
          </w:divBdr>
          <w:divsChild>
            <w:div w:id="1486900083">
              <w:marLeft w:val="0"/>
              <w:marRight w:val="0"/>
              <w:marTop w:val="0"/>
              <w:marBottom w:val="0"/>
              <w:divBdr>
                <w:top w:val="none" w:sz="0" w:space="0" w:color="auto"/>
                <w:left w:val="none" w:sz="0" w:space="0" w:color="auto"/>
                <w:bottom w:val="none" w:sz="0" w:space="0" w:color="auto"/>
                <w:right w:val="none" w:sz="0" w:space="0" w:color="auto"/>
              </w:divBdr>
              <w:divsChild>
                <w:div w:id="1119688054">
                  <w:marLeft w:val="0"/>
                  <w:marRight w:val="0"/>
                  <w:marTop w:val="0"/>
                  <w:marBottom w:val="0"/>
                  <w:divBdr>
                    <w:top w:val="none" w:sz="0" w:space="0" w:color="auto"/>
                    <w:left w:val="none" w:sz="0" w:space="0" w:color="auto"/>
                    <w:bottom w:val="none" w:sz="0" w:space="0" w:color="auto"/>
                    <w:right w:val="none" w:sz="0" w:space="0" w:color="auto"/>
                  </w:divBdr>
                  <w:divsChild>
                    <w:div w:id="15051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764711">
      <w:bodyDiv w:val="1"/>
      <w:marLeft w:val="0"/>
      <w:marRight w:val="0"/>
      <w:marTop w:val="0"/>
      <w:marBottom w:val="0"/>
      <w:divBdr>
        <w:top w:val="none" w:sz="0" w:space="0" w:color="auto"/>
        <w:left w:val="none" w:sz="0" w:space="0" w:color="auto"/>
        <w:bottom w:val="none" w:sz="0" w:space="0" w:color="auto"/>
        <w:right w:val="none" w:sz="0" w:space="0" w:color="auto"/>
      </w:divBdr>
      <w:divsChild>
        <w:div w:id="1861866">
          <w:marLeft w:val="0"/>
          <w:marRight w:val="240"/>
          <w:marTop w:val="0"/>
          <w:marBottom w:val="0"/>
          <w:divBdr>
            <w:top w:val="none" w:sz="0" w:space="0" w:color="auto"/>
            <w:left w:val="none" w:sz="0" w:space="0" w:color="auto"/>
            <w:bottom w:val="none" w:sz="0" w:space="0" w:color="auto"/>
            <w:right w:val="none" w:sz="0" w:space="0" w:color="auto"/>
          </w:divBdr>
          <w:divsChild>
            <w:div w:id="1624536956">
              <w:marLeft w:val="0"/>
              <w:marRight w:val="0"/>
              <w:marTop w:val="0"/>
              <w:marBottom w:val="0"/>
              <w:divBdr>
                <w:top w:val="none" w:sz="0" w:space="0" w:color="auto"/>
                <w:left w:val="none" w:sz="0" w:space="0" w:color="auto"/>
                <w:bottom w:val="none" w:sz="0" w:space="0" w:color="auto"/>
                <w:right w:val="none" w:sz="0" w:space="0" w:color="auto"/>
              </w:divBdr>
              <w:divsChild>
                <w:div w:id="5767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88181">
          <w:marLeft w:val="0"/>
          <w:marRight w:val="240"/>
          <w:marTop w:val="0"/>
          <w:marBottom w:val="0"/>
          <w:divBdr>
            <w:top w:val="none" w:sz="0" w:space="0" w:color="auto"/>
            <w:left w:val="none" w:sz="0" w:space="0" w:color="auto"/>
            <w:bottom w:val="none" w:sz="0" w:space="0" w:color="auto"/>
            <w:right w:val="none" w:sz="0" w:space="0" w:color="auto"/>
          </w:divBdr>
          <w:divsChild>
            <w:div w:id="493568003">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99347">
          <w:marLeft w:val="0"/>
          <w:marRight w:val="0"/>
          <w:marTop w:val="750"/>
          <w:marBottom w:val="0"/>
          <w:divBdr>
            <w:top w:val="none" w:sz="0" w:space="0" w:color="auto"/>
            <w:left w:val="none" w:sz="0" w:space="0" w:color="auto"/>
            <w:bottom w:val="none" w:sz="0" w:space="0" w:color="auto"/>
            <w:right w:val="none" w:sz="0" w:space="0" w:color="auto"/>
          </w:divBdr>
          <w:divsChild>
            <w:div w:id="827064439">
              <w:marLeft w:val="0"/>
              <w:marRight w:val="0"/>
              <w:marTop w:val="0"/>
              <w:marBottom w:val="0"/>
              <w:divBdr>
                <w:top w:val="none" w:sz="0" w:space="0" w:color="auto"/>
                <w:left w:val="none" w:sz="0" w:space="0" w:color="auto"/>
                <w:bottom w:val="none" w:sz="0" w:space="0" w:color="auto"/>
                <w:right w:val="none" w:sz="0" w:space="0" w:color="auto"/>
              </w:divBdr>
              <w:divsChild>
                <w:div w:id="11754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540665">
      <w:bodyDiv w:val="1"/>
      <w:marLeft w:val="0"/>
      <w:marRight w:val="0"/>
      <w:marTop w:val="0"/>
      <w:marBottom w:val="0"/>
      <w:divBdr>
        <w:top w:val="none" w:sz="0" w:space="0" w:color="auto"/>
        <w:left w:val="none" w:sz="0" w:space="0" w:color="auto"/>
        <w:bottom w:val="none" w:sz="0" w:space="0" w:color="auto"/>
        <w:right w:val="none" w:sz="0" w:space="0" w:color="auto"/>
      </w:divBdr>
      <w:divsChild>
        <w:div w:id="1285885651">
          <w:marLeft w:val="0"/>
          <w:marRight w:val="240"/>
          <w:marTop w:val="0"/>
          <w:marBottom w:val="0"/>
          <w:divBdr>
            <w:top w:val="none" w:sz="0" w:space="0" w:color="auto"/>
            <w:left w:val="none" w:sz="0" w:space="0" w:color="auto"/>
            <w:bottom w:val="none" w:sz="0" w:space="0" w:color="auto"/>
            <w:right w:val="none" w:sz="0" w:space="0" w:color="auto"/>
          </w:divBdr>
          <w:divsChild>
            <w:div w:id="340473545">
              <w:marLeft w:val="0"/>
              <w:marRight w:val="0"/>
              <w:marTop w:val="0"/>
              <w:marBottom w:val="0"/>
              <w:divBdr>
                <w:top w:val="none" w:sz="0" w:space="0" w:color="auto"/>
                <w:left w:val="none" w:sz="0" w:space="0" w:color="auto"/>
                <w:bottom w:val="none" w:sz="0" w:space="0" w:color="auto"/>
                <w:right w:val="none" w:sz="0" w:space="0" w:color="auto"/>
              </w:divBdr>
              <w:divsChild>
                <w:div w:id="174876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49760">
          <w:marLeft w:val="0"/>
          <w:marRight w:val="240"/>
          <w:marTop w:val="0"/>
          <w:marBottom w:val="0"/>
          <w:divBdr>
            <w:top w:val="none" w:sz="0" w:space="0" w:color="auto"/>
            <w:left w:val="none" w:sz="0" w:space="0" w:color="auto"/>
            <w:bottom w:val="none" w:sz="0" w:space="0" w:color="auto"/>
            <w:right w:val="none" w:sz="0" w:space="0" w:color="auto"/>
          </w:divBdr>
          <w:divsChild>
            <w:div w:id="1728913326">
              <w:marLeft w:val="0"/>
              <w:marRight w:val="0"/>
              <w:marTop w:val="0"/>
              <w:marBottom w:val="0"/>
              <w:divBdr>
                <w:top w:val="none" w:sz="0" w:space="0" w:color="auto"/>
                <w:left w:val="none" w:sz="0" w:space="0" w:color="auto"/>
                <w:bottom w:val="none" w:sz="0" w:space="0" w:color="auto"/>
                <w:right w:val="none" w:sz="0" w:space="0" w:color="auto"/>
              </w:divBdr>
              <w:divsChild>
                <w:div w:id="10520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0742">
          <w:marLeft w:val="0"/>
          <w:marRight w:val="0"/>
          <w:marTop w:val="750"/>
          <w:marBottom w:val="0"/>
          <w:divBdr>
            <w:top w:val="none" w:sz="0" w:space="0" w:color="auto"/>
            <w:left w:val="none" w:sz="0" w:space="0" w:color="auto"/>
            <w:bottom w:val="none" w:sz="0" w:space="0" w:color="auto"/>
            <w:right w:val="none" w:sz="0" w:space="0" w:color="auto"/>
          </w:divBdr>
          <w:divsChild>
            <w:div w:id="311758731">
              <w:marLeft w:val="0"/>
              <w:marRight w:val="0"/>
              <w:marTop w:val="0"/>
              <w:marBottom w:val="0"/>
              <w:divBdr>
                <w:top w:val="none" w:sz="0" w:space="0" w:color="auto"/>
                <w:left w:val="none" w:sz="0" w:space="0" w:color="auto"/>
                <w:bottom w:val="none" w:sz="0" w:space="0" w:color="auto"/>
                <w:right w:val="none" w:sz="0" w:space="0" w:color="auto"/>
              </w:divBdr>
              <w:divsChild>
                <w:div w:id="1133713273">
                  <w:marLeft w:val="0"/>
                  <w:marRight w:val="0"/>
                  <w:marTop w:val="0"/>
                  <w:marBottom w:val="0"/>
                  <w:divBdr>
                    <w:top w:val="none" w:sz="0" w:space="0" w:color="auto"/>
                    <w:left w:val="none" w:sz="0" w:space="0" w:color="auto"/>
                    <w:bottom w:val="none" w:sz="0" w:space="0" w:color="auto"/>
                    <w:right w:val="none" w:sz="0" w:space="0" w:color="auto"/>
                  </w:divBdr>
                  <w:divsChild>
                    <w:div w:id="70525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882628">
      <w:bodyDiv w:val="1"/>
      <w:marLeft w:val="0"/>
      <w:marRight w:val="0"/>
      <w:marTop w:val="0"/>
      <w:marBottom w:val="0"/>
      <w:divBdr>
        <w:top w:val="none" w:sz="0" w:space="0" w:color="auto"/>
        <w:left w:val="none" w:sz="0" w:space="0" w:color="auto"/>
        <w:bottom w:val="none" w:sz="0" w:space="0" w:color="auto"/>
        <w:right w:val="none" w:sz="0" w:space="0" w:color="auto"/>
      </w:divBdr>
    </w:div>
    <w:div w:id="754400119">
      <w:bodyDiv w:val="1"/>
      <w:marLeft w:val="0"/>
      <w:marRight w:val="0"/>
      <w:marTop w:val="0"/>
      <w:marBottom w:val="0"/>
      <w:divBdr>
        <w:top w:val="none" w:sz="0" w:space="0" w:color="auto"/>
        <w:left w:val="none" w:sz="0" w:space="0" w:color="auto"/>
        <w:bottom w:val="none" w:sz="0" w:space="0" w:color="auto"/>
        <w:right w:val="none" w:sz="0" w:space="0" w:color="auto"/>
      </w:divBdr>
    </w:div>
    <w:div w:id="757871014">
      <w:bodyDiv w:val="1"/>
      <w:marLeft w:val="0"/>
      <w:marRight w:val="0"/>
      <w:marTop w:val="0"/>
      <w:marBottom w:val="0"/>
      <w:divBdr>
        <w:top w:val="none" w:sz="0" w:space="0" w:color="auto"/>
        <w:left w:val="none" w:sz="0" w:space="0" w:color="auto"/>
        <w:bottom w:val="none" w:sz="0" w:space="0" w:color="auto"/>
        <w:right w:val="none" w:sz="0" w:space="0" w:color="auto"/>
      </w:divBdr>
      <w:divsChild>
        <w:div w:id="1560283114">
          <w:marLeft w:val="0"/>
          <w:marRight w:val="240"/>
          <w:marTop w:val="0"/>
          <w:marBottom w:val="0"/>
          <w:divBdr>
            <w:top w:val="none" w:sz="0" w:space="0" w:color="auto"/>
            <w:left w:val="none" w:sz="0" w:space="0" w:color="auto"/>
            <w:bottom w:val="none" w:sz="0" w:space="0" w:color="auto"/>
            <w:right w:val="none" w:sz="0" w:space="0" w:color="auto"/>
          </w:divBdr>
          <w:divsChild>
            <w:div w:id="556089070">
              <w:marLeft w:val="0"/>
              <w:marRight w:val="0"/>
              <w:marTop w:val="0"/>
              <w:marBottom w:val="0"/>
              <w:divBdr>
                <w:top w:val="none" w:sz="0" w:space="0" w:color="auto"/>
                <w:left w:val="none" w:sz="0" w:space="0" w:color="auto"/>
                <w:bottom w:val="none" w:sz="0" w:space="0" w:color="auto"/>
                <w:right w:val="none" w:sz="0" w:space="0" w:color="auto"/>
              </w:divBdr>
              <w:divsChild>
                <w:div w:id="11977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47800">
          <w:marLeft w:val="0"/>
          <w:marRight w:val="240"/>
          <w:marTop w:val="0"/>
          <w:marBottom w:val="0"/>
          <w:divBdr>
            <w:top w:val="none" w:sz="0" w:space="0" w:color="auto"/>
            <w:left w:val="none" w:sz="0" w:space="0" w:color="auto"/>
            <w:bottom w:val="none" w:sz="0" w:space="0" w:color="auto"/>
            <w:right w:val="none" w:sz="0" w:space="0" w:color="auto"/>
          </w:divBdr>
          <w:divsChild>
            <w:div w:id="1357272984">
              <w:marLeft w:val="0"/>
              <w:marRight w:val="0"/>
              <w:marTop w:val="0"/>
              <w:marBottom w:val="0"/>
              <w:divBdr>
                <w:top w:val="none" w:sz="0" w:space="0" w:color="auto"/>
                <w:left w:val="none" w:sz="0" w:space="0" w:color="auto"/>
                <w:bottom w:val="none" w:sz="0" w:space="0" w:color="auto"/>
                <w:right w:val="none" w:sz="0" w:space="0" w:color="auto"/>
              </w:divBdr>
              <w:divsChild>
                <w:div w:id="8228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37958">
          <w:marLeft w:val="0"/>
          <w:marRight w:val="0"/>
          <w:marTop w:val="750"/>
          <w:marBottom w:val="0"/>
          <w:divBdr>
            <w:top w:val="none" w:sz="0" w:space="0" w:color="auto"/>
            <w:left w:val="none" w:sz="0" w:space="0" w:color="auto"/>
            <w:bottom w:val="none" w:sz="0" w:space="0" w:color="auto"/>
            <w:right w:val="none" w:sz="0" w:space="0" w:color="auto"/>
          </w:divBdr>
          <w:divsChild>
            <w:div w:id="1919905551">
              <w:marLeft w:val="0"/>
              <w:marRight w:val="0"/>
              <w:marTop w:val="0"/>
              <w:marBottom w:val="0"/>
              <w:divBdr>
                <w:top w:val="none" w:sz="0" w:space="0" w:color="auto"/>
                <w:left w:val="none" w:sz="0" w:space="0" w:color="auto"/>
                <w:bottom w:val="none" w:sz="0" w:space="0" w:color="auto"/>
                <w:right w:val="none" w:sz="0" w:space="0" w:color="auto"/>
              </w:divBdr>
              <w:divsChild>
                <w:div w:id="36287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17071">
      <w:bodyDiv w:val="1"/>
      <w:marLeft w:val="0"/>
      <w:marRight w:val="0"/>
      <w:marTop w:val="0"/>
      <w:marBottom w:val="0"/>
      <w:divBdr>
        <w:top w:val="none" w:sz="0" w:space="0" w:color="auto"/>
        <w:left w:val="none" w:sz="0" w:space="0" w:color="auto"/>
        <w:bottom w:val="none" w:sz="0" w:space="0" w:color="auto"/>
        <w:right w:val="none" w:sz="0" w:space="0" w:color="auto"/>
      </w:divBdr>
    </w:div>
    <w:div w:id="759258229">
      <w:bodyDiv w:val="1"/>
      <w:marLeft w:val="0"/>
      <w:marRight w:val="0"/>
      <w:marTop w:val="0"/>
      <w:marBottom w:val="0"/>
      <w:divBdr>
        <w:top w:val="none" w:sz="0" w:space="0" w:color="auto"/>
        <w:left w:val="none" w:sz="0" w:space="0" w:color="auto"/>
        <w:bottom w:val="none" w:sz="0" w:space="0" w:color="auto"/>
        <w:right w:val="none" w:sz="0" w:space="0" w:color="auto"/>
      </w:divBdr>
      <w:divsChild>
        <w:div w:id="741366892">
          <w:marLeft w:val="0"/>
          <w:marRight w:val="0"/>
          <w:marTop w:val="0"/>
          <w:marBottom w:val="0"/>
          <w:divBdr>
            <w:top w:val="none" w:sz="0" w:space="0" w:color="auto"/>
            <w:left w:val="none" w:sz="0" w:space="0" w:color="auto"/>
            <w:bottom w:val="none" w:sz="0" w:space="0" w:color="auto"/>
            <w:right w:val="none" w:sz="0" w:space="0" w:color="auto"/>
          </w:divBdr>
          <w:divsChild>
            <w:div w:id="744377574">
              <w:marLeft w:val="0"/>
              <w:marRight w:val="0"/>
              <w:marTop w:val="0"/>
              <w:marBottom w:val="0"/>
              <w:divBdr>
                <w:top w:val="none" w:sz="0" w:space="0" w:color="auto"/>
                <w:left w:val="none" w:sz="0" w:space="0" w:color="auto"/>
                <w:bottom w:val="none" w:sz="0" w:space="0" w:color="auto"/>
                <w:right w:val="none" w:sz="0" w:space="0" w:color="auto"/>
              </w:divBdr>
              <w:divsChild>
                <w:div w:id="10838446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66080075">
      <w:bodyDiv w:val="1"/>
      <w:marLeft w:val="0"/>
      <w:marRight w:val="0"/>
      <w:marTop w:val="0"/>
      <w:marBottom w:val="0"/>
      <w:divBdr>
        <w:top w:val="none" w:sz="0" w:space="0" w:color="auto"/>
        <w:left w:val="none" w:sz="0" w:space="0" w:color="auto"/>
        <w:bottom w:val="none" w:sz="0" w:space="0" w:color="auto"/>
        <w:right w:val="none" w:sz="0" w:space="0" w:color="auto"/>
      </w:divBdr>
    </w:div>
    <w:div w:id="768547930">
      <w:bodyDiv w:val="1"/>
      <w:marLeft w:val="0"/>
      <w:marRight w:val="0"/>
      <w:marTop w:val="0"/>
      <w:marBottom w:val="0"/>
      <w:divBdr>
        <w:top w:val="none" w:sz="0" w:space="0" w:color="auto"/>
        <w:left w:val="none" w:sz="0" w:space="0" w:color="auto"/>
        <w:bottom w:val="none" w:sz="0" w:space="0" w:color="auto"/>
        <w:right w:val="none" w:sz="0" w:space="0" w:color="auto"/>
      </w:divBdr>
      <w:divsChild>
        <w:div w:id="1273316140">
          <w:marLeft w:val="0"/>
          <w:marRight w:val="240"/>
          <w:marTop w:val="0"/>
          <w:marBottom w:val="0"/>
          <w:divBdr>
            <w:top w:val="none" w:sz="0" w:space="0" w:color="auto"/>
            <w:left w:val="none" w:sz="0" w:space="0" w:color="auto"/>
            <w:bottom w:val="none" w:sz="0" w:space="0" w:color="auto"/>
            <w:right w:val="none" w:sz="0" w:space="0" w:color="auto"/>
          </w:divBdr>
          <w:divsChild>
            <w:div w:id="16738500">
              <w:marLeft w:val="0"/>
              <w:marRight w:val="0"/>
              <w:marTop w:val="0"/>
              <w:marBottom w:val="0"/>
              <w:divBdr>
                <w:top w:val="none" w:sz="0" w:space="0" w:color="auto"/>
                <w:left w:val="none" w:sz="0" w:space="0" w:color="auto"/>
                <w:bottom w:val="none" w:sz="0" w:space="0" w:color="auto"/>
                <w:right w:val="none" w:sz="0" w:space="0" w:color="auto"/>
              </w:divBdr>
              <w:divsChild>
                <w:div w:id="9005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66405">
          <w:marLeft w:val="0"/>
          <w:marRight w:val="240"/>
          <w:marTop w:val="0"/>
          <w:marBottom w:val="0"/>
          <w:divBdr>
            <w:top w:val="none" w:sz="0" w:space="0" w:color="auto"/>
            <w:left w:val="none" w:sz="0" w:space="0" w:color="auto"/>
            <w:bottom w:val="none" w:sz="0" w:space="0" w:color="auto"/>
            <w:right w:val="none" w:sz="0" w:space="0" w:color="auto"/>
          </w:divBdr>
          <w:divsChild>
            <w:div w:id="87510130">
              <w:marLeft w:val="0"/>
              <w:marRight w:val="0"/>
              <w:marTop w:val="0"/>
              <w:marBottom w:val="0"/>
              <w:divBdr>
                <w:top w:val="none" w:sz="0" w:space="0" w:color="auto"/>
                <w:left w:val="none" w:sz="0" w:space="0" w:color="auto"/>
                <w:bottom w:val="none" w:sz="0" w:space="0" w:color="auto"/>
                <w:right w:val="none" w:sz="0" w:space="0" w:color="auto"/>
              </w:divBdr>
              <w:divsChild>
                <w:div w:id="20420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3357">
          <w:marLeft w:val="0"/>
          <w:marRight w:val="0"/>
          <w:marTop w:val="750"/>
          <w:marBottom w:val="0"/>
          <w:divBdr>
            <w:top w:val="none" w:sz="0" w:space="0" w:color="auto"/>
            <w:left w:val="none" w:sz="0" w:space="0" w:color="auto"/>
            <w:bottom w:val="none" w:sz="0" w:space="0" w:color="auto"/>
            <w:right w:val="none" w:sz="0" w:space="0" w:color="auto"/>
          </w:divBdr>
          <w:divsChild>
            <w:div w:id="1685595406">
              <w:marLeft w:val="0"/>
              <w:marRight w:val="0"/>
              <w:marTop w:val="0"/>
              <w:marBottom w:val="0"/>
              <w:divBdr>
                <w:top w:val="none" w:sz="0" w:space="0" w:color="auto"/>
                <w:left w:val="none" w:sz="0" w:space="0" w:color="auto"/>
                <w:bottom w:val="none" w:sz="0" w:space="0" w:color="auto"/>
                <w:right w:val="none" w:sz="0" w:space="0" w:color="auto"/>
              </w:divBdr>
              <w:divsChild>
                <w:div w:id="1408651853">
                  <w:marLeft w:val="0"/>
                  <w:marRight w:val="0"/>
                  <w:marTop w:val="0"/>
                  <w:marBottom w:val="0"/>
                  <w:divBdr>
                    <w:top w:val="none" w:sz="0" w:space="0" w:color="auto"/>
                    <w:left w:val="none" w:sz="0" w:space="0" w:color="auto"/>
                    <w:bottom w:val="none" w:sz="0" w:space="0" w:color="auto"/>
                    <w:right w:val="none" w:sz="0" w:space="0" w:color="auto"/>
                  </w:divBdr>
                  <w:divsChild>
                    <w:div w:id="128079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12674">
      <w:bodyDiv w:val="1"/>
      <w:marLeft w:val="0"/>
      <w:marRight w:val="0"/>
      <w:marTop w:val="0"/>
      <w:marBottom w:val="0"/>
      <w:divBdr>
        <w:top w:val="none" w:sz="0" w:space="0" w:color="auto"/>
        <w:left w:val="none" w:sz="0" w:space="0" w:color="auto"/>
        <w:bottom w:val="none" w:sz="0" w:space="0" w:color="auto"/>
        <w:right w:val="none" w:sz="0" w:space="0" w:color="auto"/>
      </w:divBdr>
      <w:divsChild>
        <w:div w:id="974336533">
          <w:marLeft w:val="0"/>
          <w:marRight w:val="240"/>
          <w:marTop w:val="0"/>
          <w:marBottom w:val="0"/>
          <w:divBdr>
            <w:top w:val="none" w:sz="0" w:space="0" w:color="auto"/>
            <w:left w:val="none" w:sz="0" w:space="0" w:color="auto"/>
            <w:bottom w:val="none" w:sz="0" w:space="0" w:color="auto"/>
            <w:right w:val="none" w:sz="0" w:space="0" w:color="auto"/>
          </w:divBdr>
          <w:divsChild>
            <w:div w:id="1755324616">
              <w:marLeft w:val="0"/>
              <w:marRight w:val="0"/>
              <w:marTop w:val="0"/>
              <w:marBottom w:val="0"/>
              <w:divBdr>
                <w:top w:val="none" w:sz="0" w:space="0" w:color="auto"/>
                <w:left w:val="none" w:sz="0" w:space="0" w:color="auto"/>
                <w:bottom w:val="none" w:sz="0" w:space="0" w:color="auto"/>
                <w:right w:val="none" w:sz="0" w:space="0" w:color="auto"/>
              </w:divBdr>
              <w:divsChild>
                <w:div w:id="173041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2075">
          <w:marLeft w:val="0"/>
          <w:marRight w:val="240"/>
          <w:marTop w:val="0"/>
          <w:marBottom w:val="0"/>
          <w:divBdr>
            <w:top w:val="none" w:sz="0" w:space="0" w:color="auto"/>
            <w:left w:val="none" w:sz="0" w:space="0" w:color="auto"/>
            <w:bottom w:val="none" w:sz="0" w:space="0" w:color="auto"/>
            <w:right w:val="none" w:sz="0" w:space="0" w:color="auto"/>
          </w:divBdr>
          <w:divsChild>
            <w:div w:id="2101563283">
              <w:marLeft w:val="0"/>
              <w:marRight w:val="0"/>
              <w:marTop w:val="0"/>
              <w:marBottom w:val="0"/>
              <w:divBdr>
                <w:top w:val="none" w:sz="0" w:space="0" w:color="auto"/>
                <w:left w:val="none" w:sz="0" w:space="0" w:color="auto"/>
                <w:bottom w:val="none" w:sz="0" w:space="0" w:color="auto"/>
                <w:right w:val="none" w:sz="0" w:space="0" w:color="auto"/>
              </w:divBdr>
              <w:divsChild>
                <w:div w:id="17930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6595">
          <w:marLeft w:val="0"/>
          <w:marRight w:val="0"/>
          <w:marTop w:val="750"/>
          <w:marBottom w:val="0"/>
          <w:divBdr>
            <w:top w:val="none" w:sz="0" w:space="0" w:color="auto"/>
            <w:left w:val="none" w:sz="0" w:space="0" w:color="auto"/>
            <w:bottom w:val="none" w:sz="0" w:space="0" w:color="auto"/>
            <w:right w:val="none" w:sz="0" w:space="0" w:color="auto"/>
          </w:divBdr>
          <w:divsChild>
            <w:div w:id="116216831">
              <w:marLeft w:val="0"/>
              <w:marRight w:val="0"/>
              <w:marTop w:val="0"/>
              <w:marBottom w:val="0"/>
              <w:divBdr>
                <w:top w:val="none" w:sz="0" w:space="0" w:color="auto"/>
                <w:left w:val="none" w:sz="0" w:space="0" w:color="auto"/>
                <w:bottom w:val="none" w:sz="0" w:space="0" w:color="auto"/>
                <w:right w:val="none" w:sz="0" w:space="0" w:color="auto"/>
              </w:divBdr>
              <w:divsChild>
                <w:div w:id="964388451">
                  <w:marLeft w:val="0"/>
                  <w:marRight w:val="0"/>
                  <w:marTop w:val="0"/>
                  <w:marBottom w:val="0"/>
                  <w:divBdr>
                    <w:top w:val="none" w:sz="0" w:space="0" w:color="auto"/>
                    <w:left w:val="none" w:sz="0" w:space="0" w:color="auto"/>
                    <w:bottom w:val="none" w:sz="0" w:space="0" w:color="auto"/>
                    <w:right w:val="none" w:sz="0" w:space="0" w:color="auto"/>
                  </w:divBdr>
                  <w:divsChild>
                    <w:div w:id="53847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52180">
      <w:bodyDiv w:val="1"/>
      <w:marLeft w:val="0"/>
      <w:marRight w:val="0"/>
      <w:marTop w:val="0"/>
      <w:marBottom w:val="0"/>
      <w:divBdr>
        <w:top w:val="none" w:sz="0" w:space="0" w:color="auto"/>
        <w:left w:val="none" w:sz="0" w:space="0" w:color="auto"/>
        <w:bottom w:val="none" w:sz="0" w:space="0" w:color="auto"/>
        <w:right w:val="none" w:sz="0" w:space="0" w:color="auto"/>
      </w:divBdr>
      <w:divsChild>
        <w:div w:id="1419908606">
          <w:marLeft w:val="240"/>
          <w:marRight w:val="0"/>
          <w:marTop w:val="240"/>
          <w:marBottom w:val="240"/>
          <w:divBdr>
            <w:top w:val="none" w:sz="0" w:space="0" w:color="auto"/>
            <w:left w:val="none" w:sz="0" w:space="0" w:color="auto"/>
            <w:bottom w:val="none" w:sz="0" w:space="0" w:color="auto"/>
            <w:right w:val="none" w:sz="0" w:space="0" w:color="auto"/>
          </w:divBdr>
        </w:div>
      </w:divsChild>
    </w:div>
    <w:div w:id="775104305">
      <w:bodyDiv w:val="1"/>
      <w:marLeft w:val="0"/>
      <w:marRight w:val="0"/>
      <w:marTop w:val="0"/>
      <w:marBottom w:val="0"/>
      <w:divBdr>
        <w:top w:val="none" w:sz="0" w:space="0" w:color="auto"/>
        <w:left w:val="none" w:sz="0" w:space="0" w:color="auto"/>
        <w:bottom w:val="none" w:sz="0" w:space="0" w:color="auto"/>
        <w:right w:val="none" w:sz="0" w:space="0" w:color="auto"/>
      </w:divBdr>
    </w:div>
    <w:div w:id="778180793">
      <w:bodyDiv w:val="1"/>
      <w:marLeft w:val="0"/>
      <w:marRight w:val="0"/>
      <w:marTop w:val="0"/>
      <w:marBottom w:val="0"/>
      <w:divBdr>
        <w:top w:val="none" w:sz="0" w:space="0" w:color="auto"/>
        <w:left w:val="none" w:sz="0" w:space="0" w:color="auto"/>
        <w:bottom w:val="none" w:sz="0" w:space="0" w:color="auto"/>
        <w:right w:val="none" w:sz="0" w:space="0" w:color="auto"/>
      </w:divBdr>
      <w:divsChild>
        <w:div w:id="1051686387">
          <w:marLeft w:val="0"/>
          <w:marRight w:val="240"/>
          <w:marTop w:val="0"/>
          <w:marBottom w:val="0"/>
          <w:divBdr>
            <w:top w:val="none" w:sz="0" w:space="0" w:color="auto"/>
            <w:left w:val="none" w:sz="0" w:space="0" w:color="auto"/>
            <w:bottom w:val="none" w:sz="0" w:space="0" w:color="auto"/>
            <w:right w:val="none" w:sz="0" w:space="0" w:color="auto"/>
          </w:divBdr>
          <w:divsChild>
            <w:div w:id="1765952208">
              <w:marLeft w:val="0"/>
              <w:marRight w:val="0"/>
              <w:marTop w:val="0"/>
              <w:marBottom w:val="0"/>
              <w:divBdr>
                <w:top w:val="none" w:sz="0" w:space="0" w:color="auto"/>
                <w:left w:val="none" w:sz="0" w:space="0" w:color="auto"/>
                <w:bottom w:val="none" w:sz="0" w:space="0" w:color="auto"/>
                <w:right w:val="none" w:sz="0" w:space="0" w:color="auto"/>
              </w:divBdr>
              <w:divsChild>
                <w:div w:id="10456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458">
          <w:marLeft w:val="0"/>
          <w:marRight w:val="240"/>
          <w:marTop w:val="0"/>
          <w:marBottom w:val="0"/>
          <w:divBdr>
            <w:top w:val="none" w:sz="0" w:space="0" w:color="auto"/>
            <w:left w:val="none" w:sz="0" w:space="0" w:color="auto"/>
            <w:bottom w:val="none" w:sz="0" w:space="0" w:color="auto"/>
            <w:right w:val="none" w:sz="0" w:space="0" w:color="auto"/>
          </w:divBdr>
          <w:divsChild>
            <w:div w:id="955020126">
              <w:marLeft w:val="0"/>
              <w:marRight w:val="0"/>
              <w:marTop w:val="0"/>
              <w:marBottom w:val="0"/>
              <w:divBdr>
                <w:top w:val="none" w:sz="0" w:space="0" w:color="auto"/>
                <w:left w:val="none" w:sz="0" w:space="0" w:color="auto"/>
                <w:bottom w:val="none" w:sz="0" w:space="0" w:color="auto"/>
                <w:right w:val="none" w:sz="0" w:space="0" w:color="auto"/>
              </w:divBdr>
              <w:divsChild>
                <w:div w:id="5148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5065">
          <w:marLeft w:val="0"/>
          <w:marRight w:val="0"/>
          <w:marTop w:val="750"/>
          <w:marBottom w:val="0"/>
          <w:divBdr>
            <w:top w:val="none" w:sz="0" w:space="0" w:color="auto"/>
            <w:left w:val="none" w:sz="0" w:space="0" w:color="auto"/>
            <w:bottom w:val="none" w:sz="0" w:space="0" w:color="auto"/>
            <w:right w:val="none" w:sz="0" w:space="0" w:color="auto"/>
          </w:divBdr>
          <w:divsChild>
            <w:div w:id="1163198939">
              <w:marLeft w:val="0"/>
              <w:marRight w:val="0"/>
              <w:marTop w:val="0"/>
              <w:marBottom w:val="0"/>
              <w:divBdr>
                <w:top w:val="none" w:sz="0" w:space="0" w:color="auto"/>
                <w:left w:val="none" w:sz="0" w:space="0" w:color="auto"/>
                <w:bottom w:val="none" w:sz="0" w:space="0" w:color="auto"/>
                <w:right w:val="none" w:sz="0" w:space="0" w:color="auto"/>
              </w:divBdr>
              <w:divsChild>
                <w:div w:id="742751719">
                  <w:marLeft w:val="0"/>
                  <w:marRight w:val="0"/>
                  <w:marTop w:val="0"/>
                  <w:marBottom w:val="0"/>
                  <w:divBdr>
                    <w:top w:val="none" w:sz="0" w:space="0" w:color="auto"/>
                    <w:left w:val="none" w:sz="0" w:space="0" w:color="auto"/>
                    <w:bottom w:val="none" w:sz="0" w:space="0" w:color="auto"/>
                    <w:right w:val="none" w:sz="0" w:space="0" w:color="auto"/>
                  </w:divBdr>
                  <w:divsChild>
                    <w:div w:id="169384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577818">
      <w:bodyDiv w:val="1"/>
      <w:marLeft w:val="0"/>
      <w:marRight w:val="0"/>
      <w:marTop w:val="0"/>
      <w:marBottom w:val="0"/>
      <w:divBdr>
        <w:top w:val="none" w:sz="0" w:space="0" w:color="auto"/>
        <w:left w:val="none" w:sz="0" w:space="0" w:color="auto"/>
        <w:bottom w:val="none" w:sz="0" w:space="0" w:color="auto"/>
        <w:right w:val="none" w:sz="0" w:space="0" w:color="auto"/>
      </w:divBdr>
      <w:divsChild>
        <w:div w:id="1974210278">
          <w:marLeft w:val="0"/>
          <w:marRight w:val="240"/>
          <w:marTop w:val="0"/>
          <w:marBottom w:val="0"/>
          <w:divBdr>
            <w:top w:val="none" w:sz="0" w:space="0" w:color="auto"/>
            <w:left w:val="none" w:sz="0" w:space="0" w:color="auto"/>
            <w:bottom w:val="none" w:sz="0" w:space="0" w:color="auto"/>
            <w:right w:val="none" w:sz="0" w:space="0" w:color="auto"/>
          </w:divBdr>
          <w:divsChild>
            <w:div w:id="1154178294">
              <w:marLeft w:val="0"/>
              <w:marRight w:val="0"/>
              <w:marTop w:val="0"/>
              <w:marBottom w:val="0"/>
              <w:divBdr>
                <w:top w:val="none" w:sz="0" w:space="0" w:color="auto"/>
                <w:left w:val="none" w:sz="0" w:space="0" w:color="auto"/>
                <w:bottom w:val="none" w:sz="0" w:space="0" w:color="auto"/>
                <w:right w:val="none" w:sz="0" w:space="0" w:color="auto"/>
              </w:divBdr>
              <w:divsChild>
                <w:div w:id="154776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8485">
          <w:marLeft w:val="0"/>
          <w:marRight w:val="240"/>
          <w:marTop w:val="0"/>
          <w:marBottom w:val="0"/>
          <w:divBdr>
            <w:top w:val="none" w:sz="0" w:space="0" w:color="auto"/>
            <w:left w:val="none" w:sz="0" w:space="0" w:color="auto"/>
            <w:bottom w:val="none" w:sz="0" w:space="0" w:color="auto"/>
            <w:right w:val="none" w:sz="0" w:space="0" w:color="auto"/>
          </w:divBdr>
          <w:divsChild>
            <w:div w:id="1078748156">
              <w:marLeft w:val="0"/>
              <w:marRight w:val="0"/>
              <w:marTop w:val="0"/>
              <w:marBottom w:val="0"/>
              <w:divBdr>
                <w:top w:val="none" w:sz="0" w:space="0" w:color="auto"/>
                <w:left w:val="none" w:sz="0" w:space="0" w:color="auto"/>
                <w:bottom w:val="none" w:sz="0" w:space="0" w:color="auto"/>
                <w:right w:val="none" w:sz="0" w:space="0" w:color="auto"/>
              </w:divBdr>
              <w:divsChild>
                <w:div w:id="61409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036">
          <w:marLeft w:val="0"/>
          <w:marRight w:val="0"/>
          <w:marTop w:val="750"/>
          <w:marBottom w:val="0"/>
          <w:divBdr>
            <w:top w:val="none" w:sz="0" w:space="0" w:color="auto"/>
            <w:left w:val="none" w:sz="0" w:space="0" w:color="auto"/>
            <w:bottom w:val="none" w:sz="0" w:space="0" w:color="auto"/>
            <w:right w:val="none" w:sz="0" w:space="0" w:color="auto"/>
          </w:divBdr>
          <w:divsChild>
            <w:div w:id="809907444">
              <w:marLeft w:val="0"/>
              <w:marRight w:val="0"/>
              <w:marTop w:val="0"/>
              <w:marBottom w:val="0"/>
              <w:divBdr>
                <w:top w:val="none" w:sz="0" w:space="0" w:color="auto"/>
                <w:left w:val="none" w:sz="0" w:space="0" w:color="auto"/>
                <w:bottom w:val="none" w:sz="0" w:space="0" w:color="auto"/>
                <w:right w:val="none" w:sz="0" w:space="0" w:color="auto"/>
              </w:divBdr>
              <w:divsChild>
                <w:div w:id="1614752342">
                  <w:marLeft w:val="0"/>
                  <w:marRight w:val="0"/>
                  <w:marTop w:val="0"/>
                  <w:marBottom w:val="0"/>
                  <w:divBdr>
                    <w:top w:val="none" w:sz="0" w:space="0" w:color="auto"/>
                    <w:left w:val="none" w:sz="0" w:space="0" w:color="auto"/>
                    <w:bottom w:val="none" w:sz="0" w:space="0" w:color="auto"/>
                    <w:right w:val="none" w:sz="0" w:space="0" w:color="auto"/>
                  </w:divBdr>
                  <w:divsChild>
                    <w:div w:id="1871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345661">
      <w:bodyDiv w:val="1"/>
      <w:marLeft w:val="0"/>
      <w:marRight w:val="0"/>
      <w:marTop w:val="0"/>
      <w:marBottom w:val="0"/>
      <w:divBdr>
        <w:top w:val="none" w:sz="0" w:space="0" w:color="auto"/>
        <w:left w:val="none" w:sz="0" w:space="0" w:color="auto"/>
        <w:bottom w:val="none" w:sz="0" w:space="0" w:color="auto"/>
        <w:right w:val="none" w:sz="0" w:space="0" w:color="auto"/>
      </w:divBdr>
      <w:divsChild>
        <w:div w:id="338196992">
          <w:marLeft w:val="0"/>
          <w:marRight w:val="240"/>
          <w:marTop w:val="0"/>
          <w:marBottom w:val="0"/>
          <w:divBdr>
            <w:top w:val="none" w:sz="0" w:space="0" w:color="auto"/>
            <w:left w:val="none" w:sz="0" w:space="0" w:color="auto"/>
            <w:bottom w:val="none" w:sz="0" w:space="0" w:color="auto"/>
            <w:right w:val="none" w:sz="0" w:space="0" w:color="auto"/>
          </w:divBdr>
          <w:divsChild>
            <w:div w:id="1206406176">
              <w:marLeft w:val="0"/>
              <w:marRight w:val="0"/>
              <w:marTop w:val="0"/>
              <w:marBottom w:val="0"/>
              <w:divBdr>
                <w:top w:val="none" w:sz="0" w:space="0" w:color="auto"/>
                <w:left w:val="none" w:sz="0" w:space="0" w:color="auto"/>
                <w:bottom w:val="none" w:sz="0" w:space="0" w:color="auto"/>
                <w:right w:val="none" w:sz="0" w:space="0" w:color="auto"/>
              </w:divBdr>
              <w:divsChild>
                <w:div w:id="141127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6762">
          <w:marLeft w:val="0"/>
          <w:marRight w:val="240"/>
          <w:marTop w:val="0"/>
          <w:marBottom w:val="0"/>
          <w:divBdr>
            <w:top w:val="none" w:sz="0" w:space="0" w:color="auto"/>
            <w:left w:val="none" w:sz="0" w:space="0" w:color="auto"/>
            <w:bottom w:val="none" w:sz="0" w:space="0" w:color="auto"/>
            <w:right w:val="none" w:sz="0" w:space="0" w:color="auto"/>
          </w:divBdr>
          <w:divsChild>
            <w:div w:id="713969443">
              <w:marLeft w:val="0"/>
              <w:marRight w:val="0"/>
              <w:marTop w:val="0"/>
              <w:marBottom w:val="0"/>
              <w:divBdr>
                <w:top w:val="none" w:sz="0" w:space="0" w:color="auto"/>
                <w:left w:val="none" w:sz="0" w:space="0" w:color="auto"/>
                <w:bottom w:val="none" w:sz="0" w:space="0" w:color="auto"/>
                <w:right w:val="none" w:sz="0" w:space="0" w:color="auto"/>
              </w:divBdr>
              <w:divsChild>
                <w:div w:id="8769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0584">
          <w:marLeft w:val="0"/>
          <w:marRight w:val="0"/>
          <w:marTop w:val="750"/>
          <w:marBottom w:val="0"/>
          <w:divBdr>
            <w:top w:val="none" w:sz="0" w:space="0" w:color="auto"/>
            <w:left w:val="none" w:sz="0" w:space="0" w:color="auto"/>
            <w:bottom w:val="none" w:sz="0" w:space="0" w:color="auto"/>
            <w:right w:val="none" w:sz="0" w:space="0" w:color="auto"/>
          </w:divBdr>
          <w:divsChild>
            <w:div w:id="1835486734">
              <w:marLeft w:val="0"/>
              <w:marRight w:val="0"/>
              <w:marTop w:val="0"/>
              <w:marBottom w:val="0"/>
              <w:divBdr>
                <w:top w:val="none" w:sz="0" w:space="0" w:color="auto"/>
                <w:left w:val="none" w:sz="0" w:space="0" w:color="auto"/>
                <w:bottom w:val="none" w:sz="0" w:space="0" w:color="auto"/>
                <w:right w:val="none" w:sz="0" w:space="0" w:color="auto"/>
              </w:divBdr>
              <w:divsChild>
                <w:div w:id="422185704">
                  <w:marLeft w:val="0"/>
                  <w:marRight w:val="0"/>
                  <w:marTop w:val="0"/>
                  <w:marBottom w:val="0"/>
                  <w:divBdr>
                    <w:top w:val="none" w:sz="0" w:space="0" w:color="auto"/>
                    <w:left w:val="none" w:sz="0" w:space="0" w:color="auto"/>
                    <w:bottom w:val="none" w:sz="0" w:space="0" w:color="auto"/>
                    <w:right w:val="none" w:sz="0" w:space="0" w:color="auto"/>
                  </w:divBdr>
                  <w:divsChild>
                    <w:div w:id="145767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047746">
      <w:bodyDiv w:val="1"/>
      <w:marLeft w:val="0"/>
      <w:marRight w:val="0"/>
      <w:marTop w:val="0"/>
      <w:marBottom w:val="0"/>
      <w:divBdr>
        <w:top w:val="none" w:sz="0" w:space="0" w:color="auto"/>
        <w:left w:val="none" w:sz="0" w:space="0" w:color="auto"/>
        <w:bottom w:val="none" w:sz="0" w:space="0" w:color="auto"/>
        <w:right w:val="none" w:sz="0" w:space="0" w:color="auto"/>
      </w:divBdr>
      <w:divsChild>
        <w:div w:id="641882812">
          <w:marLeft w:val="0"/>
          <w:marRight w:val="240"/>
          <w:marTop w:val="0"/>
          <w:marBottom w:val="0"/>
          <w:divBdr>
            <w:top w:val="none" w:sz="0" w:space="0" w:color="auto"/>
            <w:left w:val="none" w:sz="0" w:space="0" w:color="auto"/>
            <w:bottom w:val="none" w:sz="0" w:space="0" w:color="auto"/>
            <w:right w:val="none" w:sz="0" w:space="0" w:color="auto"/>
          </w:divBdr>
          <w:divsChild>
            <w:div w:id="504170958">
              <w:marLeft w:val="0"/>
              <w:marRight w:val="0"/>
              <w:marTop w:val="0"/>
              <w:marBottom w:val="0"/>
              <w:divBdr>
                <w:top w:val="none" w:sz="0" w:space="0" w:color="auto"/>
                <w:left w:val="none" w:sz="0" w:space="0" w:color="auto"/>
                <w:bottom w:val="none" w:sz="0" w:space="0" w:color="auto"/>
                <w:right w:val="none" w:sz="0" w:space="0" w:color="auto"/>
              </w:divBdr>
              <w:divsChild>
                <w:div w:id="3244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90142">
          <w:marLeft w:val="0"/>
          <w:marRight w:val="240"/>
          <w:marTop w:val="0"/>
          <w:marBottom w:val="0"/>
          <w:divBdr>
            <w:top w:val="none" w:sz="0" w:space="0" w:color="auto"/>
            <w:left w:val="none" w:sz="0" w:space="0" w:color="auto"/>
            <w:bottom w:val="none" w:sz="0" w:space="0" w:color="auto"/>
            <w:right w:val="none" w:sz="0" w:space="0" w:color="auto"/>
          </w:divBdr>
          <w:divsChild>
            <w:div w:id="337774661">
              <w:marLeft w:val="0"/>
              <w:marRight w:val="0"/>
              <w:marTop w:val="0"/>
              <w:marBottom w:val="0"/>
              <w:divBdr>
                <w:top w:val="none" w:sz="0" w:space="0" w:color="auto"/>
                <w:left w:val="none" w:sz="0" w:space="0" w:color="auto"/>
                <w:bottom w:val="none" w:sz="0" w:space="0" w:color="auto"/>
                <w:right w:val="none" w:sz="0" w:space="0" w:color="auto"/>
              </w:divBdr>
              <w:divsChild>
                <w:div w:id="6318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92973">
          <w:marLeft w:val="0"/>
          <w:marRight w:val="0"/>
          <w:marTop w:val="750"/>
          <w:marBottom w:val="0"/>
          <w:divBdr>
            <w:top w:val="none" w:sz="0" w:space="0" w:color="auto"/>
            <w:left w:val="none" w:sz="0" w:space="0" w:color="auto"/>
            <w:bottom w:val="none" w:sz="0" w:space="0" w:color="auto"/>
            <w:right w:val="none" w:sz="0" w:space="0" w:color="auto"/>
          </w:divBdr>
          <w:divsChild>
            <w:div w:id="19748228">
              <w:marLeft w:val="0"/>
              <w:marRight w:val="0"/>
              <w:marTop w:val="0"/>
              <w:marBottom w:val="0"/>
              <w:divBdr>
                <w:top w:val="none" w:sz="0" w:space="0" w:color="auto"/>
                <w:left w:val="none" w:sz="0" w:space="0" w:color="auto"/>
                <w:bottom w:val="none" w:sz="0" w:space="0" w:color="auto"/>
                <w:right w:val="none" w:sz="0" w:space="0" w:color="auto"/>
              </w:divBdr>
              <w:divsChild>
                <w:div w:id="1866357860">
                  <w:marLeft w:val="0"/>
                  <w:marRight w:val="0"/>
                  <w:marTop w:val="0"/>
                  <w:marBottom w:val="0"/>
                  <w:divBdr>
                    <w:top w:val="none" w:sz="0" w:space="0" w:color="auto"/>
                    <w:left w:val="none" w:sz="0" w:space="0" w:color="auto"/>
                    <w:bottom w:val="none" w:sz="0" w:space="0" w:color="auto"/>
                    <w:right w:val="none" w:sz="0" w:space="0" w:color="auto"/>
                  </w:divBdr>
                  <w:divsChild>
                    <w:div w:id="11525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333309">
      <w:bodyDiv w:val="1"/>
      <w:marLeft w:val="0"/>
      <w:marRight w:val="0"/>
      <w:marTop w:val="0"/>
      <w:marBottom w:val="0"/>
      <w:divBdr>
        <w:top w:val="none" w:sz="0" w:space="0" w:color="auto"/>
        <w:left w:val="none" w:sz="0" w:space="0" w:color="auto"/>
        <w:bottom w:val="none" w:sz="0" w:space="0" w:color="auto"/>
        <w:right w:val="none" w:sz="0" w:space="0" w:color="auto"/>
      </w:divBdr>
    </w:div>
    <w:div w:id="793793900">
      <w:bodyDiv w:val="1"/>
      <w:marLeft w:val="0"/>
      <w:marRight w:val="0"/>
      <w:marTop w:val="0"/>
      <w:marBottom w:val="0"/>
      <w:divBdr>
        <w:top w:val="none" w:sz="0" w:space="0" w:color="auto"/>
        <w:left w:val="none" w:sz="0" w:space="0" w:color="auto"/>
        <w:bottom w:val="none" w:sz="0" w:space="0" w:color="auto"/>
        <w:right w:val="none" w:sz="0" w:space="0" w:color="auto"/>
      </w:divBdr>
      <w:divsChild>
        <w:div w:id="379981685">
          <w:marLeft w:val="0"/>
          <w:marRight w:val="240"/>
          <w:marTop w:val="0"/>
          <w:marBottom w:val="0"/>
          <w:divBdr>
            <w:top w:val="none" w:sz="0" w:space="0" w:color="auto"/>
            <w:left w:val="none" w:sz="0" w:space="0" w:color="auto"/>
            <w:bottom w:val="none" w:sz="0" w:space="0" w:color="auto"/>
            <w:right w:val="none" w:sz="0" w:space="0" w:color="auto"/>
          </w:divBdr>
          <w:divsChild>
            <w:div w:id="2112846830">
              <w:marLeft w:val="0"/>
              <w:marRight w:val="0"/>
              <w:marTop w:val="0"/>
              <w:marBottom w:val="0"/>
              <w:divBdr>
                <w:top w:val="none" w:sz="0" w:space="0" w:color="auto"/>
                <w:left w:val="none" w:sz="0" w:space="0" w:color="auto"/>
                <w:bottom w:val="none" w:sz="0" w:space="0" w:color="auto"/>
                <w:right w:val="none" w:sz="0" w:space="0" w:color="auto"/>
              </w:divBdr>
              <w:divsChild>
                <w:div w:id="5035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7536">
          <w:marLeft w:val="0"/>
          <w:marRight w:val="240"/>
          <w:marTop w:val="0"/>
          <w:marBottom w:val="0"/>
          <w:divBdr>
            <w:top w:val="none" w:sz="0" w:space="0" w:color="auto"/>
            <w:left w:val="none" w:sz="0" w:space="0" w:color="auto"/>
            <w:bottom w:val="none" w:sz="0" w:space="0" w:color="auto"/>
            <w:right w:val="none" w:sz="0" w:space="0" w:color="auto"/>
          </w:divBdr>
          <w:divsChild>
            <w:div w:id="2138795908">
              <w:marLeft w:val="0"/>
              <w:marRight w:val="0"/>
              <w:marTop w:val="0"/>
              <w:marBottom w:val="0"/>
              <w:divBdr>
                <w:top w:val="none" w:sz="0" w:space="0" w:color="auto"/>
                <w:left w:val="none" w:sz="0" w:space="0" w:color="auto"/>
                <w:bottom w:val="none" w:sz="0" w:space="0" w:color="auto"/>
                <w:right w:val="none" w:sz="0" w:space="0" w:color="auto"/>
              </w:divBdr>
              <w:divsChild>
                <w:div w:id="15041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5167">
          <w:marLeft w:val="0"/>
          <w:marRight w:val="0"/>
          <w:marTop w:val="750"/>
          <w:marBottom w:val="0"/>
          <w:divBdr>
            <w:top w:val="none" w:sz="0" w:space="0" w:color="auto"/>
            <w:left w:val="none" w:sz="0" w:space="0" w:color="auto"/>
            <w:bottom w:val="none" w:sz="0" w:space="0" w:color="auto"/>
            <w:right w:val="none" w:sz="0" w:space="0" w:color="auto"/>
          </w:divBdr>
          <w:divsChild>
            <w:div w:id="1712730394">
              <w:marLeft w:val="0"/>
              <w:marRight w:val="0"/>
              <w:marTop w:val="0"/>
              <w:marBottom w:val="0"/>
              <w:divBdr>
                <w:top w:val="none" w:sz="0" w:space="0" w:color="auto"/>
                <w:left w:val="none" w:sz="0" w:space="0" w:color="auto"/>
                <w:bottom w:val="none" w:sz="0" w:space="0" w:color="auto"/>
                <w:right w:val="none" w:sz="0" w:space="0" w:color="auto"/>
              </w:divBdr>
              <w:divsChild>
                <w:div w:id="1941639282">
                  <w:marLeft w:val="0"/>
                  <w:marRight w:val="0"/>
                  <w:marTop w:val="0"/>
                  <w:marBottom w:val="0"/>
                  <w:divBdr>
                    <w:top w:val="none" w:sz="0" w:space="0" w:color="auto"/>
                    <w:left w:val="none" w:sz="0" w:space="0" w:color="auto"/>
                    <w:bottom w:val="none" w:sz="0" w:space="0" w:color="auto"/>
                    <w:right w:val="none" w:sz="0" w:space="0" w:color="auto"/>
                  </w:divBdr>
                  <w:divsChild>
                    <w:div w:id="1985429284">
                      <w:marLeft w:val="0"/>
                      <w:marRight w:val="0"/>
                      <w:marTop w:val="0"/>
                      <w:marBottom w:val="0"/>
                      <w:divBdr>
                        <w:top w:val="none" w:sz="0" w:space="0" w:color="auto"/>
                        <w:left w:val="none" w:sz="0" w:space="0" w:color="auto"/>
                        <w:bottom w:val="none" w:sz="0" w:space="0" w:color="auto"/>
                        <w:right w:val="none" w:sz="0" w:space="0" w:color="auto"/>
                      </w:divBdr>
                      <w:divsChild>
                        <w:div w:id="1738627669">
                          <w:marLeft w:val="0"/>
                          <w:marRight w:val="0"/>
                          <w:marTop w:val="0"/>
                          <w:marBottom w:val="0"/>
                          <w:divBdr>
                            <w:top w:val="none" w:sz="0" w:space="0" w:color="auto"/>
                            <w:left w:val="none" w:sz="0" w:space="0" w:color="auto"/>
                            <w:bottom w:val="none" w:sz="0" w:space="0" w:color="auto"/>
                            <w:right w:val="none" w:sz="0" w:space="0" w:color="auto"/>
                          </w:divBdr>
                        </w:div>
                        <w:div w:id="793281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94636974">
      <w:bodyDiv w:val="1"/>
      <w:marLeft w:val="0"/>
      <w:marRight w:val="0"/>
      <w:marTop w:val="0"/>
      <w:marBottom w:val="0"/>
      <w:divBdr>
        <w:top w:val="none" w:sz="0" w:space="0" w:color="auto"/>
        <w:left w:val="none" w:sz="0" w:space="0" w:color="auto"/>
        <w:bottom w:val="none" w:sz="0" w:space="0" w:color="auto"/>
        <w:right w:val="none" w:sz="0" w:space="0" w:color="auto"/>
      </w:divBdr>
    </w:div>
    <w:div w:id="797528648">
      <w:bodyDiv w:val="1"/>
      <w:marLeft w:val="0"/>
      <w:marRight w:val="0"/>
      <w:marTop w:val="0"/>
      <w:marBottom w:val="0"/>
      <w:divBdr>
        <w:top w:val="none" w:sz="0" w:space="0" w:color="auto"/>
        <w:left w:val="none" w:sz="0" w:space="0" w:color="auto"/>
        <w:bottom w:val="none" w:sz="0" w:space="0" w:color="auto"/>
        <w:right w:val="none" w:sz="0" w:space="0" w:color="auto"/>
      </w:divBdr>
    </w:div>
    <w:div w:id="809785099">
      <w:bodyDiv w:val="1"/>
      <w:marLeft w:val="0"/>
      <w:marRight w:val="0"/>
      <w:marTop w:val="0"/>
      <w:marBottom w:val="0"/>
      <w:divBdr>
        <w:top w:val="none" w:sz="0" w:space="0" w:color="auto"/>
        <w:left w:val="none" w:sz="0" w:space="0" w:color="auto"/>
        <w:bottom w:val="none" w:sz="0" w:space="0" w:color="auto"/>
        <w:right w:val="none" w:sz="0" w:space="0" w:color="auto"/>
      </w:divBdr>
      <w:divsChild>
        <w:div w:id="855189344">
          <w:marLeft w:val="0"/>
          <w:marRight w:val="240"/>
          <w:marTop w:val="0"/>
          <w:marBottom w:val="0"/>
          <w:divBdr>
            <w:top w:val="none" w:sz="0" w:space="0" w:color="auto"/>
            <w:left w:val="none" w:sz="0" w:space="0" w:color="auto"/>
            <w:bottom w:val="none" w:sz="0" w:space="0" w:color="auto"/>
            <w:right w:val="none" w:sz="0" w:space="0" w:color="auto"/>
          </w:divBdr>
          <w:divsChild>
            <w:div w:id="1880971758">
              <w:marLeft w:val="0"/>
              <w:marRight w:val="0"/>
              <w:marTop w:val="0"/>
              <w:marBottom w:val="0"/>
              <w:divBdr>
                <w:top w:val="none" w:sz="0" w:space="0" w:color="auto"/>
                <w:left w:val="none" w:sz="0" w:space="0" w:color="auto"/>
                <w:bottom w:val="none" w:sz="0" w:space="0" w:color="auto"/>
                <w:right w:val="none" w:sz="0" w:space="0" w:color="auto"/>
              </w:divBdr>
              <w:divsChild>
                <w:div w:id="135623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454">
          <w:marLeft w:val="0"/>
          <w:marRight w:val="240"/>
          <w:marTop w:val="0"/>
          <w:marBottom w:val="0"/>
          <w:divBdr>
            <w:top w:val="none" w:sz="0" w:space="0" w:color="auto"/>
            <w:left w:val="none" w:sz="0" w:space="0" w:color="auto"/>
            <w:bottom w:val="none" w:sz="0" w:space="0" w:color="auto"/>
            <w:right w:val="none" w:sz="0" w:space="0" w:color="auto"/>
          </w:divBdr>
          <w:divsChild>
            <w:div w:id="92477469">
              <w:marLeft w:val="0"/>
              <w:marRight w:val="0"/>
              <w:marTop w:val="0"/>
              <w:marBottom w:val="0"/>
              <w:divBdr>
                <w:top w:val="none" w:sz="0" w:space="0" w:color="auto"/>
                <w:left w:val="none" w:sz="0" w:space="0" w:color="auto"/>
                <w:bottom w:val="none" w:sz="0" w:space="0" w:color="auto"/>
                <w:right w:val="none" w:sz="0" w:space="0" w:color="auto"/>
              </w:divBdr>
              <w:divsChild>
                <w:div w:id="7678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4110">
          <w:marLeft w:val="0"/>
          <w:marRight w:val="0"/>
          <w:marTop w:val="750"/>
          <w:marBottom w:val="0"/>
          <w:divBdr>
            <w:top w:val="none" w:sz="0" w:space="0" w:color="auto"/>
            <w:left w:val="none" w:sz="0" w:space="0" w:color="auto"/>
            <w:bottom w:val="none" w:sz="0" w:space="0" w:color="auto"/>
            <w:right w:val="none" w:sz="0" w:space="0" w:color="auto"/>
          </w:divBdr>
          <w:divsChild>
            <w:div w:id="441338168">
              <w:marLeft w:val="0"/>
              <w:marRight w:val="0"/>
              <w:marTop w:val="0"/>
              <w:marBottom w:val="0"/>
              <w:divBdr>
                <w:top w:val="none" w:sz="0" w:space="0" w:color="auto"/>
                <w:left w:val="none" w:sz="0" w:space="0" w:color="auto"/>
                <w:bottom w:val="none" w:sz="0" w:space="0" w:color="auto"/>
                <w:right w:val="none" w:sz="0" w:space="0" w:color="auto"/>
              </w:divBdr>
              <w:divsChild>
                <w:div w:id="662196280">
                  <w:marLeft w:val="0"/>
                  <w:marRight w:val="0"/>
                  <w:marTop w:val="0"/>
                  <w:marBottom w:val="0"/>
                  <w:divBdr>
                    <w:top w:val="none" w:sz="0" w:space="0" w:color="auto"/>
                    <w:left w:val="none" w:sz="0" w:space="0" w:color="auto"/>
                    <w:bottom w:val="none" w:sz="0" w:space="0" w:color="auto"/>
                    <w:right w:val="none" w:sz="0" w:space="0" w:color="auto"/>
                  </w:divBdr>
                  <w:divsChild>
                    <w:div w:id="13300129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813526725">
      <w:bodyDiv w:val="1"/>
      <w:marLeft w:val="0"/>
      <w:marRight w:val="0"/>
      <w:marTop w:val="0"/>
      <w:marBottom w:val="0"/>
      <w:divBdr>
        <w:top w:val="none" w:sz="0" w:space="0" w:color="auto"/>
        <w:left w:val="none" w:sz="0" w:space="0" w:color="auto"/>
        <w:bottom w:val="none" w:sz="0" w:space="0" w:color="auto"/>
        <w:right w:val="none" w:sz="0" w:space="0" w:color="auto"/>
      </w:divBdr>
    </w:div>
    <w:div w:id="819614852">
      <w:bodyDiv w:val="1"/>
      <w:marLeft w:val="0"/>
      <w:marRight w:val="0"/>
      <w:marTop w:val="0"/>
      <w:marBottom w:val="0"/>
      <w:divBdr>
        <w:top w:val="none" w:sz="0" w:space="0" w:color="auto"/>
        <w:left w:val="none" w:sz="0" w:space="0" w:color="auto"/>
        <w:bottom w:val="none" w:sz="0" w:space="0" w:color="auto"/>
        <w:right w:val="none" w:sz="0" w:space="0" w:color="auto"/>
      </w:divBdr>
      <w:divsChild>
        <w:div w:id="1989701397">
          <w:marLeft w:val="0"/>
          <w:marRight w:val="240"/>
          <w:marTop w:val="0"/>
          <w:marBottom w:val="0"/>
          <w:divBdr>
            <w:top w:val="none" w:sz="0" w:space="0" w:color="auto"/>
            <w:left w:val="none" w:sz="0" w:space="0" w:color="auto"/>
            <w:bottom w:val="none" w:sz="0" w:space="0" w:color="auto"/>
            <w:right w:val="none" w:sz="0" w:space="0" w:color="auto"/>
          </w:divBdr>
          <w:divsChild>
            <w:div w:id="1810707579">
              <w:marLeft w:val="0"/>
              <w:marRight w:val="0"/>
              <w:marTop w:val="0"/>
              <w:marBottom w:val="0"/>
              <w:divBdr>
                <w:top w:val="none" w:sz="0" w:space="0" w:color="auto"/>
                <w:left w:val="none" w:sz="0" w:space="0" w:color="auto"/>
                <w:bottom w:val="none" w:sz="0" w:space="0" w:color="auto"/>
                <w:right w:val="none" w:sz="0" w:space="0" w:color="auto"/>
              </w:divBdr>
              <w:divsChild>
                <w:div w:id="107389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8120">
          <w:marLeft w:val="0"/>
          <w:marRight w:val="240"/>
          <w:marTop w:val="0"/>
          <w:marBottom w:val="0"/>
          <w:divBdr>
            <w:top w:val="none" w:sz="0" w:space="0" w:color="auto"/>
            <w:left w:val="none" w:sz="0" w:space="0" w:color="auto"/>
            <w:bottom w:val="none" w:sz="0" w:space="0" w:color="auto"/>
            <w:right w:val="none" w:sz="0" w:space="0" w:color="auto"/>
          </w:divBdr>
          <w:divsChild>
            <w:div w:id="1366638650">
              <w:marLeft w:val="0"/>
              <w:marRight w:val="0"/>
              <w:marTop w:val="0"/>
              <w:marBottom w:val="0"/>
              <w:divBdr>
                <w:top w:val="none" w:sz="0" w:space="0" w:color="auto"/>
                <w:left w:val="none" w:sz="0" w:space="0" w:color="auto"/>
                <w:bottom w:val="none" w:sz="0" w:space="0" w:color="auto"/>
                <w:right w:val="none" w:sz="0" w:space="0" w:color="auto"/>
              </w:divBdr>
              <w:divsChild>
                <w:div w:id="29754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5138">
          <w:marLeft w:val="0"/>
          <w:marRight w:val="0"/>
          <w:marTop w:val="750"/>
          <w:marBottom w:val="0"/>
          <w:divBdr>
            <w:top w:val="none" w:sz="0" w:space="0" w:color="auto"/>
            <w:left w:val="none" w:sz="0" w:space="0" w:color="auto"/>
            <w:bottom w:val="none" w:sz="0" w:space="0" w:color="auto"/>
            <w:right w:val="none" w:sz="0" w:space="0" w:color="auto"/>
          </w:divBdr>
          <w:divsChild>
            <w:div w:id="1258059982">
              <w:marLeft w:val="0"/>
              <w:marRight w:val="0"/>
              <w:marTop w:val="0"/>
              <w:marBottom w:val="0"/>
              <w:divBdr>
                <w:top w:val="none" w:sz="0" w:space="0" w:color="auto"/>
                <w:left w:val="none" w:sz="0" w:space="0" w:color="auto"/>
                <w:bottom w:val="none" w:sz="0" w:space="0" w:color="auto"/>
                <w:right w:val="none" w:sz="0" w:space="0" w:color="auto"/>
              </w:divBdr>
              <w:divsChild>
                <w:div w:id="328875982">
                  <w:marLeft w:val="0"/>
                  <w:marRight w:val="0"/>
                  <w:marTop w:val="0"/>
                  <w:marBottom w:val="0"/>
                  <w:divBdr>
                    <w:top w:val="none" w:sz="0" w:space="0" w:color="auto"/>
                    <w:left w:val="none" w:sz="0" w:space="0" w:color="auto"/>
                    <w:bottom w:val="none" w:sz="0" w:space="0" w:color="auto"/>
                    <w:right w:val="none" w:sz="0" w:space="0" w:color="auto"/>
                  </w:divBdr>
                  <w:divsChild>
                    <w:div w:id="16050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4856">
      <w:bodyDiv w:val="1"/>
      <w:marLeft w:val="0"/>
      <w:marRight w:val="0"/>
      <w:marTop w:val="0"/>
      <w:marBottom w:val="0"/>
      <w:divBdr>
        <w:top w:val="none" w:sz="0" w:space="0" w:color="auto"/>
        <w:left w:val="none" w:sz="0" w:space="0" w:color="auto"/>
        <w:bottom w:val="none" w:sz="0" w:space="0" w:color="auto"/>
        <w:right w:val="none" w:sz="0" w:space="0" w:color="auto"/>
      </w:divBdr>
      <w:divsChild>
        <w:div w:id="570652014">
          <w:marLeft w:val="0"/>
          <w:marRight w:val="0"/>
          <w:marTop w:val="0"/>
          <w:marBottom w:val="0"/>
          <w:divBdr>
            <w:top w:val="none" w:sz="0" w:space="0" w:color="auto"/>
            <w:left w:val="none" w:sz="0" w:space="0" w:color="auto"/>
            <w:bottom w:val="none" w:sz="0" w:space="0" w:color="auto"/>
            <w:right w:val="none" w:sz="0" w:space="0" w:color="auto"/>
          </w:divBdr>
        </w:div>
      </w:divsChild>
    </w:div>
    <w:div w:id="823158329">
      <w:bodyDiv w:val="1"/>
      <w:marLeft w:val="0"/>
      <w:marRight w:val="0"/>
      <w:marTop w:val="0"/>
      <w:marBottom w:val="0"/>
      <w:divBdr>
        <w:top w:val="none" w:sz="0" w:space="0" w:color="auto"/>
        <w:left w:val="none" w:sz="0" w:space="0" w:color="auto"/>
        <w:bottom w:val="none" w:sz="0" w:space="0" w:color="auto"/>
        <w:right w:val="none" w:sz="0" w:space="0" w:color="auto"/>
      </w:divBdr>
      <w:divsChild>
        <w:div w:id="193348916">
          <w:marLeft w:val="0"/>
          <w:marRight w:val="240"/>
          <w:marTop w:val="0"/>
          <w:marBottom w:val="0"/>
          <w:divBdr>
            <w:top w:val="none" w:sz="0" w:space="0" w:color="auto"/>
            <w:left w:val="none" w:sz="0" w:space="0" w:color="auto"/>
            <w:bottom w:val="none" w:sz="0" w:space="0" w:color="auto"/>
            <w:right w:val="none" w:sz="0" w:space="0" w:color="auto"/>
          </w:divBdr>
          <w:divsChild>
            <w:div w:id="134031713">
              <w:marLeft w:val="0"/>
              <w:marRight w:val="0"/>
              <w:marTop w:val="0"/>
              <w:marBottom w:val="0"/>
              <w:divBdr>
                <w:top w:val="none" w:sz="0" w:space="0" w:color="auto"/>
                <w:left w:val="none" w:sz="0" w:space="0" w:color="auto"/>
                <w:bottom w:val="none" w:sz="0" w:space="0" w:color="auto"/>
                <w:right w:val="none" w:sz="0" w:space="0" w:color="auto"/>
              </w:divBdr>
              <w:divsChild>
                <w:div w:id="42869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71147">
          <w:marLeft w:val="0"/>
          <w:marRight w:val="240"/>
          <w:marTop w:val="0"/>
          <w:marBottom w:val="0"/>
          <w:divBdr>
            <w:top w:val="none" w:sz="0" w:space="0" w:color="auto"/>
            <w:left w:val="none" w:sz="0" w:space="0" w:color="auto"/>
            <w:bottom w:val="none" w:sz="0" w:space="0" w:color="auto"/>
            <w:right w:val="none" w:sz="0" w:space="0" w:color="auto"/>
          </w:divBdr>
          <w:divsChild>
            <w:div w:id="1492871284">
              <w:marLeft w:val="0"/>
              <w:marRight w:val="0"/>
              <w:marTop w:val="0"/>
              <w:marBottom w:val="0"/>
              <w:divBdr>
                <w:top w:val="none" w:sz="0" w:space="0" w:color="auto"/>
                <w:left w:val="none" w:sz="0" w:space="0" w:color="auto"/>
                <w:bottom w:val="none" w:sz="0" w:space="0" w:color="auto"/>
                <w:right w:val="none" w:sz="0" w:space="0" w:color="auto"/>
              </w:divBdr>
              <w:divsChild>
                <w:div w:id="17267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13798">
          <w:marLeft w:val="0"/>
          <w:marRight w:val="0"/>
          <w:marTop w:val="750"/>
          <w:marBottom w:val="0"/>
          <w:divBdr>
            <w:top w:val="none" w:sz="0" w:space="0" w:color="auto"/>
            <w:left w:val="none" w:sz="0" w:space="0" w:color="auto"/>
            <w:bottom w:val="none" w:sz="0" w:space="0" w:color="auto"/>
            <w:right w:val="none" w:sz="0" w:space="0" w:color="auto"/>
          </w:divBdr>
          <w:divsChild>
            <w:div w:id="1673221985">
              <w:marLeft w:val="0"/>
              <w:marRight w:val="0"/>
              <w:marTop w:val="0"/>
              <w:marBottom w:val="0"/>
              <w:divBdr>
                <w:top w:val="none" w:sz="0" w:space="0" w:color="auto"/>
                <w:left w:val="none" w:sz="0" w:space="0" w:color="auto"/>
                <w:bottom w:val="none" w:sz="0" w:space="0" w:color="auto"/>
                <w:right w:val="none" w:sz="0" w:space="0" w:color="auto"/>
              </w:divBdr>
              <w:divsChild>
                <w:div w:id="577055509">
                  <w:marLeft w:val="0"/>
                  <w:marRight w:val="0"/>
                  <w:marTop w:val="0"/>
                  <w:marBottom w:val="0"/>
                  <w:divBdr>
                    <w:top w:val="none" w:sz="0" w:space="0" w:color="auto"/>
                    <w:left w:val="none" w:sz="0" w:space="0" w:color="auto"/>
                    <w:bottom w:val="none" w:sz="0" w:space="0" w:color="auto"/>
                    <w:right w:val="none" w:sz="0" w:space="0" w:color="auto"/>
                  </w:divBdr>
                  <w:divsChild>
                    <w:div w:id="8490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013269">
      <w:bodyDiv w:val="1"/>
      <w:marLeft w:val="0"/>
      <w:marRight w:val="0"/>
      <w:marTop w:val="0"/>
      <w:marBottom w:val="0"/>
      <w:divBdr>
        <w:top w:val="none" w:sz="0" w:space="0" w:color="auto"/>
        <w:left w:val="none" w:sz="0" w:space="0" w:color="auto"/>
        <w:bottom w:val="none" w:sz="0" w:space="0" w:color="auto"/>
        <w:right w:val="none" w:sz="0" w:space="0" w:color="auto"/>
      </w:divBdr>
      <w:divsChild>
        <w:div w:id="977338770">
          <w:marLeft w:val="0"/>
          <w:marRight w:val="240"/>
          <w:marTop w:val="0"/>
          <w:marBottom w:val="0"/>
          <w:divBdr>
            <w:top w:val="none" w:sz="0" w:space="0" w:color="auto"/>
            <w:left w:val="none" w:sz="0" w:space="0" w:color="auto"/>
            <w:bottom w:val="none" w:sz="0" w:space="0" w:color="auto"/>
            <w:right w:val="none" w:sz="0" w:space="0" w:color="auto"/>
          </w:divBdr>
          <w:divsChild>
            <w:div w:id="243153565">
              <w:marLeft w:val="0"/>
              <w:marRight w:val="0"/>
              <w:marTop w:val="0"/>
              <w:marBottom w:val="0"/>
              <w:divBdr>
                <w:top w:val="none" w:sz="0" w:space="0" w:color="auto"/>
                <w:left w:val="none" w:sz="0" w:space="0" w:color="auto"/>
                <w:bottom w:val="none" w:sz="0" w:space="0" w:color="auto"/>
                <w:right w:val="none" w:sz="0" w:space="0" w:color="auto"/>
              </w:divBdr>
              <w:divsChild>
                <w:div w:id="1149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99685">
          <w:marLeft w:val="0"/>
          <w:marRight w:val="240"/>
          <w:marTop w:val="0"/>
          <w:marBottom w:val="0"/>
          <w:divBdr>
            <w:top w:val="none" w:sz="0" w:space="0" w:color="auto"/>
            <w:left w:val="none" w:sz="0" w:space="0" w:color="auto"/>
            <w:bottom w:val="none" w:sz="0" w:space="0" w:color="auto"/>
            <w:right w:val="none" w:sz="0" w:space="0" w:color="auto"/>
          </w:divBdr>
          <w:divsChild>
            <w:div w:id="1425999787">
              <w:marLeft w:val="0"/>
              <w:marRight w:val="0"/>
              <w:marTop w:val="0"/>
              <w:marBottom w:val="0"/>
              <w:divBdr>
                <w:top w:val="none" w:sz="0" w:space="0" w:color="auto"/>
                <w:left w:val="none" w:sz="0" w:space="0" w:color="auto"/>
                <w:bottom w:val="none" w:sz="0" w:space="0" w:color="auto"/>
                <w:right w:val="none" w:sz="0" w:space="0" w:color="auto"/>
              </w:divBdr>
              <w:divsChild>
                <w:div w:id="92237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92029">
          <w:marLeft w:val="0"/>
          <w:marRight w:val="0"/>
          <w:marTop w:val="750"/>
          <w:marBottom w:val="0"/>
          <w:divBdr>
            <w:top w:val="none" w:sz="0" w:space="0" w:color="auto"/>
            <w:left w:val="none" w:sz="0" w:space="0" w:color="auto"/>
            <w:bottom w:val="none" w:sz="0" w:space="0" w:color="auto"/>
            <w:right w:val="none" w:sz="0" w:space="0" w:color="auto"/>
          </w:divBdr>
          <w:divsChild>
            <w:div w:id="540938887">
              <w:marLeft w:val="0"/>
              <w:marRight w:val="0"/>
              <w:marTop w:val="0"/>
              <w:marBottom w:val="0"/>
              <w:divBdr>
                <w:top w:val="none" w:sz="0" w:space="0" w:color="auto"/>
                <w:left w:val="none" w:sz="0" w:space="0" w:color="auto"/>
                <w:bottom w:val="none" w:sz="0" w:space="0" w:color="auto"/>
                <w:right w:val="none" w:sz="0" w:space="0" w:color="auto"/>
              </w:divBdr>
              <w:divsChild>
                <w:div w:id="10162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48527">
      <w:bodyDiv w:val="1"/>
      <w:marLeft w:val="0"/>
      <w:marRight w:val="0"/>
      <w:marTop w:val="0"/>
      <w:marBottom w:val="0"/>
      <w:divBdr>
        <w:top w:val="none" w:sz="0" w:space="0" w:color="auto"/>
        <w:left w:val="none" w:sz="0" w:space="0" w:color="auto"/>
        <w:bottom w:val="none" w:sz="0" w:space="0" w:color="auto"/>
        <w:right w:val="none" w:sz="0" w:space="0" w:color="auto"/>
      </w:divBdr>
    </w:div>
    <w:div w:id="832643504">
      <w:bodyDiv w:val="1"/>
      <w:marLeft w:val="0"/>
      <w:marRight w:val="0"/>
      <w:marTop w:val="0"/>
      <w:marBottom w:val="0"/>
      <w:divBdr>
        <w:top w:val="none" w:sz="0" w:space="0" w:color="auto"/>
        <w:left w:val="none" w:sz="0" w:space="0" w:color="auto"/>
        <w:bottom w:val="none" w:sz="0" w:space="0" w:color="auto"/>
        <w:right w:val="none" w:sz="0" w:space="0" w:color="auto"/>
      </w:divBdr>
    </w:div>
    <w:div w:id="834154090">
      <w:bodyDiv w:val="1"/>
      <w:marLeft w:val="0"/>
      <w:marRight w:val="0"/>
      <w:marTop w:val="0"/>
      <w:marBottom w:val="0"/>
      <w:divBdr>
        <w:top w:val="none" w:sz="0" w:space="0" w:color="auto"/>
        <w:left w:val="none" w:sz="0" w:space="0" w:color="auto"/>
        <w:bottom w:val="none" w:sz="0" w:space="0" w:color="auto"/>
        <w:right w:val="none" w:sz="0" w:space="0" w:color="auto"/>
      </w:divBdr>
    </w:div>
    <w:div w:id="837965621">
      <w:bodyDiv w:val="1"/>
      <w:marLeft w:val="0"/>
      <w:marRight w:val="0"/>
      <w:marTop w:val="0"/>
      <w:marBottom w:val="0"/>
      <w:divBdr>
        <w:top w:val="none" w:sz="0" w:space="0" w:color="auto"/>
        <w:left w:val="none" w:sz="0" w:space="0" w:color="auto"/>
        <w:bottom w:val="none" w:sz="0" w:space="0" w:color="auto"/>
        <w:right w:val="none" w:sz="0" w:space="0" w:color="auto"/>
      </w:divBdr>
      <w:divsChild>
        <w:div w:id="1421675778">
          <w:marLeft w:val="0"/>
          <w:marRight w:val="240"/>
          <w:marTop w:val="0"/>
          <w:marBottom w:val="0"/>
          <w:divBdr>
            <w:top w:val="none" w:sz="0" w:space="0" w:color="auto"/>
            <w:left w:val="none" w:sz="0" w:space="0" w:color="auto"/>
            <w:bottom w:val="none" w:sz="0" w:space="0" w:color="auto"/>
            <w:right w:val="none" w:sz="0" w:space="0" w:color="auto"/>
          </w:divBdr>
          <w:divsChild>
            <w:div w:id="1797789893">
              <w:marLeft w:val="0"/>
              <w:marRight w:val="0"/>
              <w:marTop w:val="0"/>
              <w:marBottom w:val="0"/>
              <w:divBdr>
                <w:top w:val="none" w:sz="0" w:space="0" w:color="auto"/>
                <w:left w:val="none" w:sz="0" w:space="0" w:color="auto"/>
                <w:bottom w:val="none" w:sz="0" w:space="0" w:color="auto"/>
                <w:right w:val="none" w:sz="0" w:space="0" w:color="auto"/>
              </w:divBdr>
              <w:divsChild>
                <w:div w:id="12632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46721">
          <w:marLeft w:val="0"/>
          <w:marRight w:val="240"/>
          <w:marTop w:val="0"/>
          <w:marBottom w:val="0"/>
          <w:divBdr>
            <w:top w:val="none" w:sz="0" w:space="0" w:color="auto"/>
            <w:left w:val="none" w:sz="0" w:space="0" w:color="auto"/>
            <w:bottom w:val="none" w:sz="0" w:space="0" w:color="auto"/>
            <w:right w:val="none" w:sz="0" w:space="0" w:color="auto"/>
          </w:divBdr>
          <w:divsChild>
            <w:div w:id="1754934490">
              <w:marLeft w:val="0"/>
              <w:marRight w:val="0"/>
              <w:marTop w:val="0"/>
              <w:marBottom w:val="0"/>
              <w:divBdr>
                <w:top w:val="none" w:sz="0" w:space="0" w:color="auto"/>
                <w:left w:val="none" w:sz="0" w:space="0" w:color="auto"/>
                <w:bottom w:val="none" w:sz="0" w:space="0" w:color="auto"/>
                <w:right w:val="none" w:sz="0" w:space="0" w:color="auto"/>
              </w:divBdr>
              <w:divsChild>
                <w:div w:id="982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0336">
          <w:marLeft w:val="0"/>
          <w:marRight w:val="0"/>
          <w:marTop w:val="750"/>
          <w:marBottom w:val="0"/>
          <w:divBdr>
            <w:top w:val="none" w:sz="0" w:space="0" w:color="auto"/>
            <w:left w:val="none" w:sz="0" w:space="0" w:color="auto"/>
            <w:bottom w:val="none" w:sz="0" w:space="0" w:color="auto"/>
            <w:right w:val="none" w:sz="0" w:space="0" w:color="auto"/>
          </w:divBdr>
          <w:divsChild>
            <w:div w:id="164128736">
              <w:marLeft w:val="0"/>
              <w:marRight w:val="0"/>
              <w:marTop w:val="0"/>
              <w:marBottom w:val="0"/>
              <w:divBdr>
                <w:top w:val="none" w:sz="0" w:space="0" w:color="auto"/>
                <w:left w:val="none" w:sz="0" w:space="0" w:color="auto"/>
                <w:bottom w:val="none" w:sz="0" w:space="0" w:color="auto"/>
                <w:right w:val="none" w:sz="0" w:space="0" w:color="auto"/>
              </w:divBdr>
              <w:divsChild>
                <w:div w:id="1994719552">
                  <w:marLeft w:val="0"/>
                  <w:marRight w:val="0"/>
                  <w:marTop w:val="0"/>
                  <w:marBottom w:val="0"/>
                  <w:divBdr>
                    <w:top w:val="none" w:sz="0" w:space="0" w:color="auto"/>
                    <w:left w:val="none" w:sz="0" w:space="0" w:color="auto"/>
                    <w:bottom w:val="none" w:sz="0" w:space="0" w:color="auto"/>
                    <w:right w:val="none" w:sz="0" w:space="0" w:color="auto"/>
                  </w:divBdr>
                  <w:divsChild>
                    <w:div w:id="1670139546">
                      <w:marLeft w:val="0"/>
                      <w:marRight w:val="0"/>
                      <w:marTop w:val="0"/>
                      <w:marBottom w:val="0"/>
                      <w:divBdr>
                        <w:top w:val="none" w:sz="0" w:space="0" w:color="auto"/>
                        <w:left w:val="none" w:sz="0" w:space="0" w:color="auto"/>
                        <w:bottom w:val="none" w:sz="0" w:space="0" w:color="auto"/>
                        <w:right w:val="none" w:sz="0" w:space="0" w:color="auto"/>
                      </w:divBdr>
                      <w:divsChild>
                        <w:div w:id="5819916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38932829">
      <w:bodyDiv w:val="1"/>
      <w:marLeft w:val="0"/>
      <w:marRight w:val="0"/>
      <w:marTop w:val="0"/>
      <w:marBottom w:val="0"/>
      <w:divBdr>
        <w:top w:val="none" w:sz="0" w:space="0" w:color="auto"/>
        <w:left w:val="none" w:sz="0" w:space="0" w:color="auto"/>
        <w:bottom w:val="none" w:sz="0" w:space="0" w:color="auto"/>
        <w:right w:val="none" w:sz="0" w:space="0" w:color="auto"/>
      </w:divBdr>
      <w:divsChild>
        <w:div w:id="1848981950">
          <w:marLeft w:val="0"/>
          <w:marRight w:val="240"/>
          <w:marTop w:val="0"/>
          <w:marBottom w:val="0"/>
          <w:divBdr>
            <w:top w:val="none" w:sz="0" w:space="0" w:color="auto"/>
            <w:left w:val="none" w:sz="0" w:space="0" w:color="auto"/>
            <w:bottom w:val="none" w:sz="0" w:space="0" w:color="auto"/>
            <w:right w:val="none" w:sz="0" w:space="0" w:color="auto"/>
          </w:divBdr>
          <w:divsChild>
            <w:div w:id="190075189">
              <w:marLeft w:val="0"/>
              <w:marRight w:val="0"/>
              <w:marTop w:val="0"/>
              <w:marBottom w:val="0"/>
              <w:divBdr>
                <w:top w:val="none" w:sz="0" w:space="0" w:color="auto"/>
                <w:left w:val="none" w:sz="0" w:space="0" w:color="auto"/>
                <w:bottom w:val="none" w:sz="0" w:space="0" w:color="auto"/>
                <w:right w:val="none" w:sz="0" w:space="0" w:color="auto"/>
              </w:divBdr>
              <w:divsChild>
                <w:div w:id="174850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3848">
          <w:marLeft w:val="0"/>
          <w:marRight w:val="240"/>
          <w:marTop w:val="0"/>
          <w:marBottom w:val="0"/>
          <w:divBdr>
            <w:top w:val="none" w:sz="0" w:space="0" w:color="auto"/>
            <w:left w:val="none" w:sz="0" w:space="0" w:color="auto"/>
            <w:bottom w:val="none" w:sz="0" w:space="0" w:color="auto"/>
            <w:right w:val="none" w:sz="0" w:space="0" w:color="auto"/>
          </w:divBdr>
          <w:divsChild>
            <w:div w:id="1892839642">
              <w:marLeft w:val="0"/>
              <w:marRight w:val="0"/>
              <w:marTop w:val="0"/>
              <w:marBottom w:val="0"/>
              <w:divBdr>
                <w:top w:val="none" w:sz="0" w:space="0" w:color="auto"/>
                <w:left w:val="none" w:sz="0" w:space="0" w:color="auto"/>
                <w:bottom w:val="none" w:sz="0" w:space="0" w:color="auto"/>
                <w:right w:val="none" w:sz="0" w:space="0" w:color="auto"/>
              </w:divBdr>
              <w:divsChild>
                <w:div w:id="125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9929">
          <w:marLeft w:val="0"/>
          <w:marRight w:val="0"/>
          <w:marTop w:val="750"/>
          <w:marBottom w:val="0"/>
          <w:divBdr>
            <w:top w:val="none" w:sz="0" w:space="0" w:color="auto"/>
            <w:left w:val="none" w:sz="0" w:space="0" w:color="auto"/>
            <w:bottom w:val="none" w:sz="0" w:space="0" w:color="auto"/>
            <w:right w:val="none" w:sz="0" w:space="0" w:color="auto"/>
          </w:divBdr>
          <w:divsChild>
            <w:div w:id="955528656">
              <w:marLeft w:val="0"/>
              <w:marRight w:val="0"/>
              <w:marTop w:val="0"/>
              <w:marBottom w:val="0"/>
              <w:divBdr>
                <w:top w:val="none" w:sz="0" w:space="0" w:color="auto"/>
                <w:left w:val="none" w:sz="0" w:space="0" w:color="auto"/>
                <w:bottom w:val="none" w:sz="0" w:space="0" w:color="auto"/>
                <w:right w:val="none" w:sz="0" w:space="0" w:color="auto"/>
              </w:divBdr>
              <w:divsChild>
                <w:div w:id="766271773">
                  <w:marLeft w:val="0"/>
                  <w:marRight w:val="0"/>
                  <w:marTop w:val="0"/>
                  <w:marBottom w:val="0"/>
                  <w:divBdr>
                    <w:top w:val="none" w:sz="0" w:space="0" w:color="auto"/>
                    <w:left w:val="none" w:sz="0" w:space="0" w:color="auto"/>
                    <w:bottom w:val="none" w:sz="0" w:space="0" w:color="auto"/>
                    <w:right w:val="none" w:sz="0" w:space="0" w:color="auto"/>
                  </w:divBdr>
                  <w:divsChild>
                    <w:div w:id="257063849">
                      <w:marLeft w:val="0"/>
                      <w:marRight w:val="0"/>
                      <w:marTop w:val="0"/>
                      <w:marBottom w:val="0"/>
                      <w:divBdr>
                        <w:top w:val="none" w:sz="0" w:space="0" w:color="auto"/>
                        <w:left w:val="none" w:sz="0" w:space="0" w:color="auto"/>
                        <w:bottom w:val="none" w:sz="0" w:space="0" w:color="auto"/>
                        <w:right w:val="none" w:sz="0" w:space="0" w:color="auto"/>
                      </w:divBdr>
                      <w:divsChild>
                        <w:div w:id="1025012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0658495">
      <w:bodyDiv w:val="1"/>
      <w:marLeft w:val="0"/>
      <w:marRight w:val="0"/>
      <w:marTop w:val="0"/>
      <w:marBottom w:val="0"/>
      <w:divBdr>
        <w:top w:val="none" w:sz="0" w:space="0" w:color="auto"/>
        <w:left w:val="none" w:sz="0" w:space="0" w:color="auto"/>
        <w:bottom w:val="none" w:sz="0" w:space="0" w:color="auto"/>
        <w:right w:val="none" w:sz="0" w:space="0" w:color="auto"/>
      </w:divBdr>
    </w:div>
    <w:div w:id="843671598">
      <w:bodyDiv w:val="1"/>
      <w:marLeft w:val="0"/>
      <w:marRight w:val="0"/>
      <w:marTop w:val="0"/>
      <w:marBottom w:val="0"/>
      <w:divBdr>
        <w:top w:val="none" w:sz="0" w:space="0" w:color="auto"/>
        <w:left w:val="none" w:sz="0" w:space="0" w:color="auto"/>
        <w:bottom w:val="none" w:sz="0" w:space="0" w:color="auto"/>
        <w:right w:val="none" w:sz="0" w:space="0" w:color="auto"/>
      </w:divBdr>
    </w:div>
    <w:div w:id="844515443">
      <w:bodyDiv w:val="1"/>
      <w:marLeft w:val="0"/>
      <w:marRight w:val="0"/>
      <w:marTop w:val="0"/>
      <w:marBottom w:val="0"/>
      <w:divBdr>
        <w:top w:val="none" w:sz="0" w:space="0" w:color="auto"/>
        <w:left w:val="none" w:sz="0" w:space="0" w:color="auto"/>
        <w:bottom w:val="none" w:sz="0" w:space="0" w:color="auto"/>
        <w:right w:val="none" w:sz="0" w:space="0" w:color="auto"/>
      </w:divBdr>
      <w:divsChild>
        <w:div w:id="684746373">
          <w:marLeft w:val="0"/>
          <w:marRight w:val="240"/>
          <w:marTop w:val="0"/>
          <w:marBottom w:val="0"/>
          <w:divBdr>
            <w:top w:val="none" w:sz="0" w:space="0" w:color="auto"/>
            <w:left w:val="none" w:sz="0" w:space="0" w:color="auto"/>
            <w:bottom w:val="none" w:sz="0" w:space="0" w:color="auto"/>
            <w:right w:val="none" w:sz="0" w:space="0" w:color="auto"/>
          </w:divBdr>
          <w:divsChild>
            <w:div w:id="38212961">
              <w:marLeft w:val="0"/>
              <w:marRight w:val="0"/>
              <w:marTop w:val="0"/>
              <w:marBottom w:val="0"/>
              <w:divBdr>
                <w:top w:val="none" w:sz="0" w:space="0" w:color="auto"/>
                <w:left w:val="none" w:sz="0" w:space="0" w:color="auto"/>
                <w:bottom w:val="none" w:sz="0" w:space="0" w:color="auto"/>
                <w:right w:val="none" w:sz="0" w:space="0" w:color="auto"/>
              </w:divBdr>
              <w:divsChild>
                <w:div w:id="3398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50325">
          <w:marLeft w:val="0"/>
          <w:marRight w:val="240"/>
          <w:marTop w:val="0"/>
          <w:marBottom w:val="0"/>
          <w:divBdr>
            <w:top w:val="none" w:sz="0" w:space="0" w:color="auto"/>
            <w:left w:val="none" w:sz="0" w:space="0" w:color="auto"/>
            <w:bottom w:val="none" w:sz="0" w:space="0" w:color="auto"/>
            <w:right w:val="none" w:sz="0" w:space="0" w:color="auto"/>
          </w:divBdr>
          <w:divsChild>
            <w:div w:id="1751392628">
              <w:marLeft w:val="0"/>
              <w:marRight w:val="0"/>
              <w:marTop w:val="0"/>
              <w:marBottom w:val="0"/>
              <w:divBdr>
                <w:top w:val="none" w:sz="0" w:space="0" w:color="auto"/>
                <w:left w:val="none" w:sz="0" w:space="0" w:color="auto"/>
                <w:bottom w:val="none" w:sz="0" w:space="0" w:color="auto"/>
                <w:right w:val="none" w:sz="0" w:space="0" w:color="auto"/>
              </w:divBdr>
              <w:divsChild>
                <w:div w:id="6385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48666">
          <w:marLeft w:val="0"/>
          <w:marRight w:val="0"/>
          <w:marTop w:val="750"/>
          <w:marBottom w:val="0"/>
          <w:divBdr>
            <w:top w:val="none" w:sz="0" w:space="0" w:color="auto"/>
            <w:left w:val="none" w:sz="0" w:space="0" w:color="auto"/>
            <w:bottom w:val="none" w:sz="0" w:space="0" w:color="auto"/>
            <w:right w:val="none" w:sz="0" w:space="0" w:color="auto"/>
          </w:divBdr>
          <w:divsChild>
            <w:div w:id="2084600444">
              <w:marLeft w:val="0"/>
              <w:marRight w:val="0"/>
              <w:marTop w:val="0"/>
              <w:marBottom w:val="0"/>
              <w:divBdr>
                <w:top w:val="none" w:sz="0" w:space="0" w:color="auto"/>
                <w:left w:val="none" w:sz="0" w:space="0" w:color="auto"/>
                <w:bottom w:val="none" w:sz="0" w:space="0" w:color="auto"/>
                <w:right w:val="none" w:sz="0" w:space="0" w:color="auto"/>
              </w:divBdr>
              <w:divsChild>
                <w:div w:id="1491406252">
                  <w:marLeft w:val="0"/>
                  <w:marRight w:val="0"/>
                  <w:marTop w:val="0"/>
                  <w:marBottom w:val="0"/>
                  <w:divBdr>
                    <w:top w:val="none" w:sz="0" w:space="0" w:color="auto"/>
                    <w:left w:val="none" w:sz="0" w:space="0" w:color="auto"/>
                    <w:bottom w:val="none" w:sz="0" w:space="0" w:color="auto"/>
                    <w:right w:val="none" w:sz="0" w:space="0" w:color="auto"/>
                  </w:divBdr>
                  <w:divsChild>
                    <w:div w:id="29139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704497">
      <w:bodyDiv w:val="1"/>
      <w:marLeft w:val="0"/>
      <w:marRight w:val="0"/>
      <w:marTop w:val="0"/>
      <w:marBottom w:val="0"/>
      <w:divBdr>
        <w:top w:val="none" w:sz="0" w:space="0" w:color="auto"/>
        <w:left w:val="none" w:sz="0" w:space="0" w:color="auto"/>
        <w:bottom w:val="none" w:sz="0" w:space="0" w:color="auto"/>
        <w:right w:val="none" w:sz="0" w:space="0" w:color="auto"/>
      </w:divBdr>
      <w:divsChild>
        <w:div w:id="208495223">
          <w:marLeft w:val="0"/>
          <w:marRight w:val="240"/>
          <w:marTop w:val="0"/>
          <w:marBottom w:val="0"/>
          <w:divBdr>
            <w:top w:val="none" w:sz="0" w:space="0" w:color="auto"/>
            <w:left w:val="none" w:sz="0" w:space="0" w:color="auto"/>
            <w:bottom w:val="none" w:sz="0" w:space="0" w:color="auto"/>
            <w:right w:val="none" w:sz="0" w:space="0" w:color="auto"/>
          </w:divBdr>
          <w:divsChild>
            <w:div w:id="946738481">
              <w:marLeft w:val="0"/>
              <w:marRight w:val="0"/>
              <w:marTop w:val="0"/>
              <w:marBottom w:val="0"/>
              <w:divBdr>
                <w:top w:val="none" w:sz="0" w:space="0" w:color="auto"/>
                <w:left w:val="none" w:sz="0" w:space="0" w:color="auto"/>
                <w:bottom w:val="none" w:sz="0" w:space="0" w:color="auto"/>
                <w:right w:val="none" w:sz="0" w:space="0" w:color="auto"/>
              </w:divBdr>
              <w:divsChild>
                <w:div w:id="1616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87767">
          <w:marLeft w:val="0"/>
          <w:marRight w:val="240"/>
          <w:marTop w:val="0"/>
          <w:marBottom w:val="0"/>
          <w:divBdr>
            <w:top w:val="none" w:sz="0" w:space="0" w:color="auto"/>
            <w:left w:val="none" w:sz="0" w:space="0" w:color="auto"/>
            <w:bottom w:val="none" w:sz="0" w:space="0" w:color="auto"/>
            <w:right w:val="none" w:sz="0" w:space="0" w:color="auto"/>
          </w:divBdr>
          <w:divsChild>
            <w:div w:id="74713963">
              <w:marLeft w:val="0"/>
              <w:marRight w:val="0"/>
              <w:marTop w:val="0"/>
              <w:marBottom w:val="0"/>
              <w:divBdr>
                <w:top w:val="none" w:sz="0" w:space="0" w:color="auto"/>
                <w:left w:val="none" w:sz="0" w:space="0" w:color="auto"/>
                <w:bottom w:val="none" w:sz="0" w:space="0" w:color="auto"/>
                <w:right w:val="none" w:sz="0" w:space="0" w:color="auto"/>
              </w:divBdr>
              <w:divsChild>
                <w:div w:id="910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19567">
          <w:marLeft w:val="0"/>
          <w:marRight w:val="0"/>
          <w:marTop w:val="750"/>
          <w:marBottom w:val="0"/>
          <w:divBdr>
            <w:top w:val="none" w:sz="0" w:space="0" w:color="auto"/>
            <w:left w:val="none" w:sz="0" w:space="0" w:color="auto"/>
            <w:bottom w:val="none" w:sz="0" w:space="0" w:color="auto"/>
            <w:right w:val="none" w:sz="0" w:space="0" w:color="auto"/>
          </w:divBdr>
          <w:divsChild>
            <w:div w:id="1349790828">
              <w:marLeft w:val="0"/>
              <w:marRight w:val="0"/>
              <w:marTop w:val="0"/>
              <w:marBottom w:val="0"/>
              <w:divBdr>
                <w:top w:val="none" w:sz="0" w:space="0" w:color="auto"/>
                <w:left w:val="none" w:sz="0" w:space="0" w:color="auto"/>
                <w:bottom w:val="none" w:sz="0" w:space="0" w:color="auto"/>
                <w:right w:val="none" w:sz="0" w:space="0" w:color="auto"/>
              </w:divBdr>
              <w:divsChild>
                <w:div w:id="462968613">
                  <w:marLeft w:val="0"/>
                  <w:marRight w:val="0"/>
                  <w:marTop w:val="0"/>
                  <w:marBottom w:val="0"/>
                  <w:divBdr>
                    <w:top w:val="none" w:sz="0" w:space="0" w:color="auto"/>
                    <w:left w:val="none" w:sz="0" w:space="0" w:color="auto"/>
                    <w:bottom w:val="none" w:sz="0" w:space="0" w:color="auto"/>
                    <w:right w:val="none" w:sz="0" w:space="0" w:color="auto"/>
                  </w:divBdr>
                  <w:divsChild>
                    <w:div w:id="1577933551">
                      <w:marLeft w:val="0"/>
                      <w:marRight w:val="0"/>
                      <w:marTop w:val="0"/>
                      <w:marBottom w:val="0"/>
                      <w:divBdr>
                        <w:top w:val="none" w:sz="0" w:space="0" w:color="auto"/>
                        <w:left w:val="none" w:sz="0" w:space="0" w:color="auto"/>
                        <w:bottom w:val="none" w:sz="0" w:space="0" w:color="auto"/>
                        <w:right w:val="none" w:sz="0" w:space="0" w:color="auto"/>
                      </w:divBdr>
                      <w:divsChild>
                        <w:div w:id="20980168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6939120">
      <w:bodyDiv w:val="1"/>
      <w:marLeft w:val="0"/>
      <w:marRight w:val="0"/>
      <w:marTop w:val="0"/>
      <w:marBottom w:val="0"/>
      <w:divBdr>
        <w:top w:val="none" w:sz="0" w:space="0" w:color="auto"/>
        <w:left w:val="none" w:sz="0" w:space="0" w:color="auto"/>
        <w:bottom w:val="none" w:sz="0" w:space="0" w:color="auto"/>
        <w:right w:val="none" w:sz="0" w:space="0" w:color="auto"/>
      </w:divBdr>
      <w:divsChild>
        <w:div w:id="1278293977">
          <w:marLeft w:val="0"/>
          <w:marRight w:val="0"/>
          <w:marTop w:val="0"/>
          <w:marBottom w:val="0"/>
          <w:divBdr>
            <w:top w:val="none" w:sz="0" w:space="0" w:color="auto"/>
            <w:left w:val="none" w:sz="0" w:space="0" w:color="auto"/>
            <w:bottom w:val="none" w:sz="0" w:space="0" w:color="auto"/>
            <w:right w:val="none" w:sz="0" w:space="0" w:color="auto"/>
          </w:divBdr>
        </w:div>
        <w:div w:id="286130712">
          <w:marLeft w:val="480"/>
          <w:marRight w:val="0"/>
          <w:marTop w:val="240"/>
          <w:marBottom w:val="240"/>
          <w:divBdr>
            <w:top w:val="none" w:sz="0" w:space="0" w:color="auto"/>
            <w:left w:val="none" w:sz="0" w:space="0" w:color="auto"/>
            <w:bottom w:val="none" w:sz="0" w:space="0" w:color="auto"/>
            <w:right w:val="none" w:sz="0" w:space="0" w:color="auto"/>
          </w:divBdr>
        </w:div>
        <w:div w:id="1831481572">
          <w:marLeft w:val="0"/>
          <w:marRight w:val="0"/>
          <w:marTop w:val="0"/>
          <w:marBottom w:val="0"/>
          <w:divBdr>
            <w:top w:val="none" w:sz="0" w:space="0" w:color="auto"/>
            <w:left w:val="none" w:sz="0" w:space="0" w:color="auto"/>
            <w:bottom w:val="none" w:sz="0" w:space="0" w:color="auto"/>
            <w:right w:val="none" w:sz="0" w:space="0" w:color="auto"/>
          </w:divBdr>
        </w:div>
      </w:divsChild>
    </w:div>
    <w:div w:id="849878108">
      <w:bodyDiv w:val="1"/>
      <w:marLeft w:val="0"/>
      <w:marRight w:val="0"/>
      <w:marTop w:val="0"/>
      <w:marBottom w:val="0"/>
      <w:divBdr>
        <w:top w:val="none" w:sz="0" w:space="0" w:color="auto"/>
        <w:left w:val="none" w:sz="0" w:space="0" w:color="auto"/>
        <w:bottom w:val="none" w:sz="0" w:space="0" w:color="auto"/>
        <w:right w:val="none" w:sz="0" w:space="0" w:color="auto"/>
      </w:divBdr>
      <w:divsChild>
        <w:div w:id="376131078">
          <w:marLeft w:val="0"/>
          <w:marRight w:val="240"/>
          <w:marTop w:val="0"/>
          <w:marBottom w:val="0"/>
          <w:divBdr>
            <w:top w:val="none" w:sz="0" w:space="0" w:color="auto"/>
            <w:left w:val="none" w:sz="0" w:space="0" w:color="auto"/>
            <w:bottom w:val="none" w:sz="0" w:space="0" w:color="auto"/>
            <w:right w:val="none" w:sz="0" w:space="0" w:color="auto"/>
          </w:divBdr>
          <w:divsChild>
            <w:div w:id="354044030">
              <w:marLeft w:val="0"/>
              <w:marRight w:val="0"/>
              <w:marTop w:val="0"/>
              <w:marBottom w:val="0"/>
              <w:divBdr>
                <w:top w:val="none" w:sz="0" w:space="0" w:color="auto"/>
                <w:left w:val="none" w:sz="0" w:space="0" w:color="auto"/>
                <w:bottom w:val="none" w:sz="0" w:space="0" w:color="auto"/>
                <w:right w:val="none" w:sz="0" w:space="0" w:color="auto"/>
              </w:divBdr>
              <w:divsChild>
                <w:div w:id="97094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01979">
          <w:marLeft w:val="0"/>
          <w:marRight w:val="240"/>
          <w:marTop w:val="0"/>
          <w:marBottom w:val="0"/>
          <w:divBdr>
            <w:top w:val="none" w:sz="0" w:space="0" w:color="auto"/>
            <w:left w:val="none" w:sz="0" w:space="0" w:color="auto"/>
            <w:bottom w:val="none" w:sz="0" w:space="0" w:color="auto"/>
            <w:right w:val="none" w:sz="0" w:space="0" w:color="auto"/>
          </w:divBdr>
          <w:divsChild>
            <w:div w:id="1376655236">
              <w:marLeft w:val="0"/>
              <w:marRight w:val="0"/>
              <w:marTop w:val="0"/>
              <w:marBottom w:val="0"/>
              <w:divBdr>
                <w:top w:val="none" w:sz="0" w:space="0" w:color="auto"/>
                <w:left w:val="none" w:sz="0" w:space="0" w:color="auto"/>
                <w:bottom w:val="none" w:sz="0" w:space="0" w:color="auto"/>
                <w:right w:val="none" w:sz="0" w:space="0" w:color="auto"/>
              </w:divBdr>
              <w:divsChild>
                <w:div w:id="16078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4921">
          <w:marLeft w:val="0"/>
          <w:marRight w:val="0"/>
          <w:marTop w:val="750"/>
          <w:marBottom w:val="0"/>
          <w:divBdr>
            <w:top w:val="none" w:sz="0" w:space="0" w:color="auto"/>
            <w:left w:val="none" w:sz="0" w:space="0" w:color="auto"/>
            <w:bottom w:val="none" w:sz="0" w:space="0" w:color="auto"/>
            <w:right w:val="none" w:sz="0" w:space="0" w:color="auto"/>
          </w:divBdr>
          <w:divsChild>
            <w:div w:id="1652178955">
              <w:marLeft w:val="0"/>
              <w:marRight w:val="0"/>
              <w:marTop w:val="0"/>
              <w:marBottom w:val="0"/>
              <w:divBdr>
                <w:top w:val="none" w:sz="0" w:space="0" w:color="auto"/>
                <w:left w:val="none" w:sz="0" w:space="0" w:color="auto"/>
                <w:bottom w:val="none" w:sz="0" w:space="0" w:color="auto"/>
                <w:right w:val="none" w:sz="0" w:space="0" w:color="auto"/>
              </w:divBdr>
              <w:divsChild>
                <w:div w:id="239172856">
                  <w:marLeft w:val="0"/>
                  <w:marRight w:val="0"/>
                  <w:marTop w:val="0"/>
                  <w:marBottom w:val="0"/>
                  <w:divBdr>
                    <w:top w:val="none" w:sz="0" w:space="0" w:color="auto"/>
                    <w:left w:val="none" w:sz="0" w:space="0" w:color="auto"/>
                    <w:bottom w:val="none" w:sz="0" w:space="0" w:color="auto"/>
                    <w:right w:val="none" w:sz="0" w:space="0" w:color="auto"/>
                  </w:divBdr>
                  <w:divsChild>
                    <w:div w:id="124252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954011">
      <w:bodyDiv w:val="1"/>
      <w:marLeft w:val="0"/>
      <w:marRight w:val="0"/>
      <w:marTop w:val="0"/>
      <w:marBottom w:val="0"/>
      <w:divBdr>
        <w:top w:val="none" w:sz="0" w:space="0" w:color="auto"/>
        <w:left w:val="none" w:sz="0" w:space="0" w:color="auto"/>
        <w:bottom w:val="none" w:sz="0" w:space="0" w:color="auto"/>
        <w:right w:val="none" w:sz="0" w:space="0" w:color="auto"/>
      </w:divBdr>
      <w:divsChild>
        <w:div w:id="1229876689">
          <w:marLeft w:val="0"/>
          <w:marRight w:val="240"/>
          <w:marTop w:val="0"/>
          <w:marBottom w:val="0"/>
          <w:divBdr>
            <w:top w:val="none" w:sz="0" w:space="0" w:color="auto"/>
            <w:left w:val="none" w:sz="0" w:space="0" w:color="auto"/>
            <w:bottom w:val="none" w:sz="0" w:space="0" w:color="auto"/>
            <w:right w:val="none" w:sz="0" w:space="0" w:color="auto"/>
          </w:divBdr>
          <w:divsChild>
            <w:div w:id="271060594">
              <w:marLeft w:val="0"/>
              <w:marRight w:val="0"/>
              <w:marTop w:val="0"/>
              <w:marBottom w:val="0"/>
              <w:divBdr>
                <w:top w:val="none" w:sz="0" w:space="0" w:color="auto"/>
                <w:left w:val="none" w:sz="0" w:space="0" w:color="auto"/>
                <w:bottom w:val="none" w:sz="0" w:space="0" w:color="auto"/>
                <w:right w:val="none" w:sz="0" w:space="0" w:color="auto"/>
              </w:divBdr>
              <w:divsChild>
                <w:div w:id="142614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3443">
          <w:marLeft w:val="0"/>
          <w:marRight w:val="240"/>
          <w:marTop w:val="0"/>
          <w:marBottom w:val="0"/>
          <w:divBdr>
            <w:top w:val="none" w:sz="0" w:space="0" w:color="auto"/>
            <w:left w:val="none" w:sz="0" w:space="0" w:color="auto"/>
            <w:bottom w:val="none" w:sz="0" w:space="0" w:color="auto"/>
            <w:right w:val="none" w:sz="0" w:space="0" w:color="auto"/>
          </w:divBdr>
          <w:divsChild>
            <w:div w:id="78916907">
              <w:marLeft w:val="0"/>
              <w:marRight w:val="0"/>
              <w:marTop w:val="0"/>
              <w:marBottom w:val="0"/>
              <w:divBdr>
                <w:top w:val="none" w:sz="0" w:space="0" w:color="auto"/>
                <w:left w:val="none" w:sz="0" w:space="0" w:color="auto"/>
                <w:bottom w:val="none" w:sz="0" w:space="0" w:color="auto"/>
                <w:right w:val="none" w:sz="0" w:space="0" w:color="auto"/>
              </w:divBdr>
              <w:divsChild>
                <w:div w:id="49612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61369">
          <w:marLeft w:val="0"/>
          <w:marRight w:val="0"/>
          <w:marTop w:val="750"/>
          <w:marBottom w:val="0"/>
          <w:divBdr>
            <w:top w:val="none" w:sz="0" w:space="0" w:color="auto"/>
            <w:left w:val="none" w:sz="0" w:space="0" w:color="auto"/>
            <w:bottom w:val="none" w:sz="0" w:space="0" w:color="auto"/>
            <w:right w:val="none" w:sz="0" w:space="0" w:color="auto"/>
          </w:divBdr>
          <w:divsChild>
            <w:div w:id="1907841203">
              <w:marLeft w:val="0"/>
              <w:marRight w:val="0"/>
              <w:marTop w:val="0"/>
              <w:marBottom w:val="0"/>
              <w:divBdr>
                <w:top w:val="none" w:sz="0" w:space="0" w:color="auto"/>
                <w:left w:val="none" w:sz="0" w:space="0" w:color="auto"/>
                <w:bottom w:val="none" w:sz="0" w:space="0" w:color="auto"/>
                <w:right w:val="none" w:sz="0" w:space="0" w:color="auto"/>
              </w:divBdr>
              <w:divsChild>
                <w:div w:id="1884170839">
                  <w:marLeft w:val="0"/>
                  <w:marRight w:val="0"/>
                  <w:marTop w:val="0"/>
                  <w:marBottom w:val="0"/>
                  <w:divBdr>
                    <w:top w:val="none" w:sz="0" w:space="0" w:color="auto"/>
                    <w:left w:val="none" w:sz="0" w:space="0" w:color="auto"/>
                    <w:bottom w:val="none" w:sz="0" w:space="0" w:color="auto"/>
                    <w:right w:val="none" w:sz="0" w:space="0" w:color="auto"/>
                  </w:divBdr>
                  <w:divsChild>
                    <w:div w:id="12264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17867">
      <w:bodyDiv w:val="1"/>
      <w:marLeft w:val="0"/>
      <w:marRight w:val="0"/>
      <w:marTop w:val="0"/>
      <w:marBottom w:val="0"/>
      <w:divBdr>
        <w:top w:val="none" w:sz="0" w:space="0" w:color="auto"/>
        <w:left w:val="none" w:sz="0" w:space="0" w:color="auto"/>
        <w:bottom w:val="none" w:sz="0" w:space="0" w:color="auto"/>
        <w:right w:val="none" w:sz="0" w:space="0" w:color="auto"/>
      </w:divBdr>
      <w:divsChild>
        <w:div w:id="341053174">
          <w:marLeft w:val="0"/>
          <w:marRight w:val="240"/>
          <w:marTop w:val="0"/>
          <w:marBottom w:val="0"/>
          <w:divBdr>
            <w:top w:val="none" w:sz="0" w:space="0" w:color="auto"/>
            <w:left w:val="none" w:sz="0" w:space="0" w:color="auto"/>
            <w:bottom w:val="none" w:sz="0" w:space="0" w:color="auto"/>
            <w:right w:val="none" w:sz="0" w:space="0" w:color="auto"/>
          </w:divBdr>
          <w:divsChild>
            <w:div w:id="1138374510">
              <w:marLeft w:val="0"/>
              <w:marRight w:val="0"/>
              <w:marTop w:val="0"/>
              <w:marBottom w:val="0"/>
              <w:divBdr>
                <w:top w:val="none" w:sz="0" w:space="0" w:color="auto"/>
                <w:left w:val="none" w:sz="0" w:space="0" w:color="auto"/>
                <w:bottom w:val="none" w:sz="0" w:space="0" w:color="auto"/>
                <w:right w:val="none" w:sz="0" w:space="0" w:color="auto"/>
              </w:divBdr>
              <w:divsChild>
                <w:div w:id="41872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99392">
          <w:marLeft w:val="0"/>
          <w:marRight w:val="240"/>
          <w:marTop w:val="0"/>
          <w:marBottom w:val="0"/>
          <w:divBdr>
            <w:top w:val="none" w:sz="0" w:space="0" w:color="auto"/>
            <w:left w:val="none" w:sz="0" w:space="0" w:color="auto"/>
            <w:bottom w:val="none" w:sz="0" w:space="0" w:color="auto"/>
            <w:right w:val="none" w:sz="0" w:space="0" w:color="auto"/>
          </w:divBdr>
          <w:divsChild>
            <w:div w:id="1464351827">
              <w:marLeft w:val="0"/>
              <w:marRight w:val="0"/>
              <w:marTop w:val="0"/>
              <w:marBottom w:val="0"/>
              <w:divBdr>
                <w:top w:val="none" w:sz="0" w:space="0" w:color="auto"/>
                <w:left w:val="none" w:sz="0" w:space="0" w:color="auto"/>
                <w:bottom w:val="none" w:sz="0" w:space="0" w:color="auto"/>
                <w:right w:val="none" w:sz="0" w:space="0" w:color="auto"/>
              </w:divBdr>
              <w:divsChild>
                <w:div w:id="29341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0848">
          <w:marLeft w:val="0"/>
          <w:marRight w:val="0"/>
          <w:marTop w:val="750"/>
          <w:marBottom w:val="0"/>
          <w:divBdr>
            <w:top w:val="none" w:sz="0" w:space="0" w:color="auto"/>
            <w:left w:val="none" w:sz="0" w:space="0" w:color="auto"/>
            <w:bottom w:val="none" w:sz="0" w:space="0" w:color="auto"/>
            <w:right w:val="none" w:sz="0" w:space="0" w:color="auto"/>
          </w:divBdr>
          <w:divsChild>
            <w:div w:id="1492912673">
              <w:marLeft w:val="0"/>
              <w:marRight w:val="0"/>
              <w:marTop w:val="0"/>
              <w:marBottom w:val="0"/>
              <w:divBdr>
                <w:top w:val="none" w:sz="0" w:space="0" w:color="auto"/>
                <w:left w:val="none" w:sz="0" w:space="0" w:color="auto"/>
                <w:bottom w:val="none" w:sz="0" w:space="0" w:color="auto"/>
                <w:right w:val="none" w:sz="0" w:space="0" w:color="auto"/>
              </w:divBdr>
              <w:divsChild>
                <w:div w:id="1536968835">
                  <w:marLeft w:val="0"/>
                  <w:marRight w:val="0"/>
                  <w:marTop w:val="0"/>
                  <w:marBottom w:val="0"/>
                  <w:divBdr>
                    <w:top w:val="none" w:sz="0" w:space="0" w:color="auto"/>
                    <w:left w:val="none" w:sz="0" w:space="0" w:color="auto"/>
                    <w:bottom w:val="none" w:sz="0" w:space="0" w:color="auto"/>
                    <w:right w:val="none" w:sz="0" w:space="0" w:color="auto"/>
                  </w:divBdr>
                  <w:divsChild>
                    <w:div w:id="8335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95772">
      <w:bodyDiv w:val="1"/>
      <w:marLeft w:val="0"/>
      <w:marRight w:val="0"/>
      <w:marTop w:val="0"/>
      <w:marBottom w:val="0"/>
      <w:divBdr>
        <w:top w:val="none" w:sz="0" w:space="0" w:color="auto"/>
        <w:left w:val="none" w:sz="0" w:space="0" w:color="auto"/>
        <w:bottom w:val="none" w:sz="0" w:space="0" w:color="auto"/>
        <w:right w:val="none" w:sz="0" w:space="0" w:color="auto"/>
      </w:divBdr>
      <w:divsChild>
        <w:div w:id="704332961">
          <w:marLeft w:val="0"/>
          <w:marRight w:val="240"/>
          <w:marTop w:val="0"/>
          <w:marBottom w:val="0"/>
          <w:divBdr>
            <w:top w:val="none" w:sz="0" w:space="0" w:color="auto"/>
            <w:left w:val="none" w:sz="0" w:space="0" w:color="auto"/>
            <w:bottom w:val="none" w:sz="0" w:space="0" w:color="auto"/>
            <w:right w:val="none" w:sz="0" w:space="0" w:color="auto"/>
          </w:divBdr>
          <w:divsChild>
            <w:div w:id="1259826888">
              <w:marLeft w:val="0"/>
              <w:marRight w:val="0"/>
              <w:marTop w:val="0"/>
              <w:marBottom w:val="0"/>
              <w:divBdr>
                <w:top w:val="none" w:sz="0" w:space="0" w:color="auto"/>
                <w:left w:val="none" w:sz="0" w:space="0" w:color="auto"/>
                <w:bottom w:val="none" w:sz="0" w:space="0" w:color="auto"/>
                <w:right w:val="none" w:sz="0" w:space="0" w:color="auto"/>
              </w:divBdr>
              <w:divsChild>
                <w:div w:id="210777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2560">
          <w:marLeft w:val="0"/>
          <w:marRight w:val="240"/>
          <w:marTop w:val="0"/>
          <w:marBottom w:val="0"/>
          <w:divBdr>
            <w:top w:val="none" w:sz="0" w:space="0" w:color="auto"/>
            <w:left w:val="none" w:sz="0" w:space="0" w:color="auto"/>
            <w:bottom w:val="none" w:sz="0" w:space="0" w:color="auto"/>
            <w:right w:val="none" w:sz="0" w:space="0" w:color="auto"/>
          </w:divBdr>
          <w:divsChild>
            <w:div w:id="225190252">
              <w:marLeft w:val="0"/>
              <w:marRight w:val="0"/>
              <w:marTop w:val="0"/>
              <w:marBottom w:val="0"/>
              <w:divBdr>
                <w:top w:val="none" w:sz="0" w:space="0" w:color="auto"/>
                <w:left w:val="none" w:sz="0" w:space="0" w:color="auto"/>
                <w:bottom w:val="none" w:sz="0" w:space="0" w:color="auto"/>
                <w:right w:val="none" w:sz="0" w:space="0" w:color="auto"/>
              </w:divBdr>
              <w:divsChild>
                <w:div w:id="21399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0855">
          <w:marLeft w:val="0"/>
          <w:marRight w:val="0"/>
          <w:marTop w:val="750"/>
          <w:marBottom w:val="0"/>
          <w:divBdr>
            <w:top w:val="none" w:sz="0" w:space="0" w:color="auto"/>
            <w:left w:val="none" w:sz="0" w:space="0" w:color="auto"/>
            <w:bottom w:val="none" w:sz="0" w:space="0" w:color="auto"/>
            <w:right w:val="none" w:sz="0" w:space="0" w:color="auto"/>
          </w:divBdr>
          <w:divsChild>
            <w:div w:id="533807522">
              <w:marLeft w:val="0"/>
              <w:marRight w:val="0"/>
              <w:marTop w:val="0"/>
              <w:marBottom w:val="0"/>
              <w:divBdr>
                <w:top w:val="none" w:sz="0" w:space="0" w:color="auto"/>
                <w:left w:val="none" w:sz="0" w:space="0" w:color="auto"/>
                <w:bottom w:val="none" w:sz="0" w:space="0" w:color="auto"/>
                <w:right w:val="none" w:sz="0" w:space="0" w:color="auto"/>
              </w:divBdr>
              <w:divsChild>
                <w:div w:id="2028828404">
                  <w:marLeft w:val="0"/>
                  <w:marRight w:val="0"/>
                  <w:marTop w:val="0"/>
                  <w:marBottom w:val="0"/>
                  <w:divBdr>
                    <w:top w:val="none" w:sz="0" w:space="0" w:color="auto"/>
                    <w:left w:val="none" w:sz="0" w:space="0" w:color="auto"/>
                    <w:bottom w:val="none" w:sz="0" w:space="0" w:color="auto"/>
                    <w:right w:val="none" w:sz="0" w:space="0" w:color="auto"/>
                  </w:divBdr>
                  <w:divsChild>
                    <w:div w:id="168015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62764">
      <w:bodyDiv w:val="1"/>
      <w:marLeft w:val="0"/>
      <w:marRight w:val="0"/>
      <w:marTop w:val="0"/>
      <w:marBottom w:val="0"/>
      <w:divBdr>
        <w:top w:val="none" w:sz="0" w:space="0" w:color="auto"/>
        <w:left w:val="none" w:sz="0" w:space="0" w:color="auto"/>
        <w:bottom w:val="none" w:sz="0" w:space="0" w:color="auto"/>
        <w:right w:val="none" w:sz="0" w:space="0" w:color="auto"/>
      </w:divBdr>
      <w:divsChild>
        <w:div w:id="1419592016">
          <w:marLeft w:val="0"/>
          <w:marRight w:val="240"/>
          <w:marTop w:val="0"/>
          <w:marBottom w:val="0"/>
          <w:divBdr>
            <w:top w:val="none" w:sz="0" w:space="0" w:color="auto"/>
            <w:left w:val="none" w:sz="0" w:space="0" w:color="auto"/>
            <w:bottom w:val="none" w:sz="0" w:space="0" w:color="auto"/>
            <w:right w:val="none" w:sz="0" w:space="0" w:color="auto"/>
          </w:divBdr>
          <w:divsChild>
            <w:div w:id="1259752572">
              <w:marLeft w:val="0"/>
              <w:marRight w:val="0"/>
              <w:marTop w:val="0"/>
              <w:marBottom w:val="0"/>
              <w:divBdr>
                <w:top w:val="none" w:sz="0" w:space="0" w:color="auto"/>
                <w:left w:val="none" w:sz="0" w:space="0" w:color="auto"/>
                <w:bottom w:val="none" w:sz="0" w:space="0" w:color="auto"/>
                <w:right w:val="none" w:sz="0" w:space="0" w:color="auto"/>
              </w:divBdr>
              <w:divsChild>
                <w:div w:id="2205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1396">
          <w:marLeft w:val="0"/>
          <w:marRight w:val="240"/>
          <w:marTop w:val="0"/>
          <w:marBottom w:val="0"/>
          <w:divBdr>
            <w:top w:val="none" w:sz="0" w:space="0" w:color="auto"/>
            <w:left w:val="none" w:sz="0" w:space="0" w:color="auto"/>
            <w:bottom w:val="none" w:sz="0" w:space="0" w:color="auto"/>
            <w:right w:val="none" w:sz="0" w:space="0" w:color="auto"/>
          </w:divBdr>
          <w:divsChild>
            <w:div w:id="518663483">
              <w:marLeft w:val="0"/>
              <w:marRight w:val="0"/>
              <w:marTop w:val="0"/>
              <w:marBottom w:val="0"/>
              <w:divBdr>
                <w:top w:val="none" w:sz="0" w:space="0" w:color="auto"/>
                <w:left w:val="none" w:sz="0" w:space="0" w:color="auto"/>
                <w:bottom w:val="none" w:sz="0" w:space="0" w:color="auto"/>
                <w:right w:val="none" w:sz="0" w:space="0" w:color="auto"/>
              </w:divBdr>
              <w:divsChild>
                <w:div w:id="11118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3360">
          <w:marLeft w:val="0"/>
          <w:marRight w:val="0"/>
          <w:marTop w:val="750"/>
          <w:marBottom w:val="0"/>
          <w:divBdr>
            <w:top w:val="none" w:sz="0" w:space="0" w:color="auto"/>
            <w:left w:val="none" w:sz="0" w:space="0" w:color="auto"/>
            <w:bottom w:val="none" w:sz="0" w:space="0" w:color="auto"/>
            <w:right w:val="none" w:sz="0" w:space="0" w:color="auto"/>
          </w:divBdr>
          <w:divsChild>
            <w:div w:id="323702619">
              <w:marLeft w:val="0"/>
              <w:marRight w:val="0"/>
              <w:marTop w:val="0"/>
              <w:marBottom w:val="0"/>
              <w:divBdr>
                <w:top w:val="none" w:sz="0" w:space="0" w:color="auto"/>
                <w:left w:val="none" w:sz="0" w:space="0" w:color="auto"/>
                <w:bottom w:val="none" w:sz="0" w:space="0" w:color="auto"/>
                <w:right w:val="none" w:sz="0" w:space="0" w:color="auto"/>
              </w:divBdr>
              <w:divsChild>
                <w:div w:id="842819522">
                  <w:marLeft w:val="0"/>
                  <w:marRight w:val="0"/>
                  <w:marTop w:val="0"/>
                  <w:marBottom w:val="0"/>
                  <w:divBdr>
                    <w:top w:val="none" w:sz="0" w:space="0" w:color="auto"/>
                    <w:left w:val="none" w:sz="0" w:space="0" w:color="auto"/>
                    <w:bottom w:val="none" w:sz="0" w:space="0" w:color="auto"/>
                    <w:right w:val="none" w:sz="0" w:space="0" w:color="auto"/>
                  </w:divBdr>
                  <w:divsChild>
                    <w:div w:id="134948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846069">
      <w:bodyDiv w:val="1"/>
      <w:marLeft w:val="0"/>
      <w:marRight w:val="0"/>
      <w:marTop w:val="0"/>
      <w:marBottom w:val="0"/>
      <w:divBdr>
        <w:top w:val="none" w:sz="0" w:space="0" w:color="auto"/>
        <w:left w:val="none" w:sz="0" w:space="0" w:color="auto"/>
        <w:bottom w:val="none" w:sz="0" w:space="0" w:color="auto"/>
        <w:right w:val="none" w:sz="0" w:space="0" w:color="auto"/>
      </w:divBdr>
    </w:div>
    <w:div w:id="856961843">
      <w:bodyDiv w:val="1"/>
      <w:marLeft w:val="0"/>
      <w:marRight w:val="0"/>
      <w:marTop w:val="0"/>
      <w:marBottom w:val="0"/>
      <w:divBdr>
        <w:top w:val="none" w:sz="0" w:space="0" w:color="auto"/>
        <w:left w:val="none" w:sz="0" w:space="0" w:color="auto"/>
        <w:bottom w:val="none" w:sz="0" w:space="0" w:color="auto"/>
        <w:right w:val="none" w:sz="0" w:space="0" w:color="auto"/>
      </w:divBdr>
    </w:div>
    <w:div w:id="862937380">
      <w:bodyDiv w:val="1"/>
      <w:marLeft w:val="0"/>
      <w:marRight w:val="0"/>
      <w:marTop w:val="0"/>
      <w:marBottom w:val="0"/>
      <w:divBdr>
        <w:top w:val="none" w:sz="0" w:space="0" w:color="auto"/>
        <w:left w:val="none" w:sz="0" w:space="0" w:color="auto"/>
        <w:bottom w:val="none" w:sz="0" w:space="0" w:color="auto"/>
        <w:right w:val="none" w:sz="0" w:space="0" w:color="auto"/>
      </w:divBdr>
      <w:divsChild>
        <w:div w:id="2127776231">
          <w:marLeft w:val="0"/>
          <w:marRight w:val="240"/>
          <w:marTop w:val="0"/>
          <w:marBottom w:val="0"/>
          <w:divBdr>
            <w:top w:val="none" w:sz="0" w:space="0" w:color="auto"/>
            <w:left w:val="none" w:sz="0" w:space="0" w:color="auto"/>
            <w:bottom w:val="none" w:sz="0" w:space="0" w:color="auto"/>
            <w:right w:val="none" w:sz="0" w:space="0" w:color="auto"/>
          </w:divBdr>
          <w:divsChild>
            <w:div w:id="782190016">
              <w:marLeft w:val="0"/>
              <w:marRight w:val="0"/>
              <w:marTop w:val="0"/>
              <w:marBottom w:val="0"/>
              <w:divBdr>
                <w:top w:val="none" w:sz="0" w:space="0" w:color="auto"/>
                <w:left w:val="none" w:sz="0" w:space="0" w:color="auto"/>
                <w:bottom w:val="none" w:sz="0" w:space="0" w:color="auto"/>
                <w:right w:val="none" w:sz="0" w:space="0" w:color="auto"/>
              </w:divBdr>
              <w:divsChild>
                <w:div w:id="5139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8708">
          <w:marLeft w:val="0"/>
          <w:marRight w:val="240"/>
          <w:marTop w:val="0"/>
          <w:marBottom w:val="0"/>
          <w:divBdr>
            <w:top w:val="none" w:sz="0" w:space="0" w:color="auto"/>
            <w:left w:val="none" w:sz="0" w:space="0" w:color="auto"/>
            <w:bottom w:val="none" w:sz="0" w:space="0" w:color="auto"/>
            <w:right w:val="none" w:sz="0" w:space="0" w:color="auto"/>
          </w:divBdr>
          <w:divsChild>
            <w:div w:id="1767532173">
              <w:marLeft w:val="0"/>
              <w:marRight w:val="0"/>
              <w:marTop w:val="0"/>
              <w:marBottom w:val="0"/>
              <w:divBdr>
                <w:top w:val="none" w:sz="0" w:space="0" w:color="auto"/>
                <w:left w:val="none" w:sz="0" w:space="0" w:color="auto"/>
                <w:bottom w:val="none" w:sz="0" w:space="0" w:color="auto"/>
                <w:right w:val="none" w:sz="0" w:space="0" w:color="auto"/>
              </w:divBdr>
              <w:divsChild>
                <w:div w:id="9953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1055">
          <w:marLeft w:val="0"/>
          <w:marRight w:val="0"/>
          <w:marTop w:val="750"/>
          <w:marBottom w:val="0"/>
          <w:divBdr>
            <w:top w:val="none" w:sz="0" w:space="0" w:color="auto"/>
            <w:left w:val="none" w:sz="0" w:space="0" w:color="auto"/>
            <w:bottom w:val="none" w:sz="0" w:space="0" w:color="auto"/>
            <w:right w:val="none" w:sz="0" w:space="0" w:color="auto"/>
          </w:divBdr>
          <w:divsChild>
            <w:div w:id="795871261">
              <w:marLeft w:val="0"/>
              <w:marRight w:val="0"/>
              <w:marTop w:val="0"/>
              <w:marBottom w:val="0"/>
              <w:divBdr>
                <w:top w:val="none" w:sz="0" w:space="0" w:color="auto"/>
                <w:left w:val="none" w:sz="0" w:space="0" w:color="auto"/>
                <w:bottom w:val="none" w:sz="0" w:space="0" w:color="auto"/>
                <w:right w:val="none" w:sz="0" w:space="0" w:color="auto"/>
              </w:divBdr>
              <w:divsChild>
                <w:div w:id="844247485">
                  <w:marLeft w:val="0"/>
                  <w:marRight w:val="0"/>
                  <w:marTop w:val="0"/>
                  <w:marBottom w:val="0"/>
                  <w:divBdr>
                    <w:top w:val="none" w:sz="0" w:space="0" w:color="auto"/>
                    <w:left w:val="none" w:sz="0" w:space="0" w:color="auto"/>
                    <w:bottom w:val="none" w:sz="0" w:space="0" w:color="auto"/>
                    <w:right w:val="none" w:sz="0" w:space="0" w:color="auto"/>
                  </w:divBdr>
                  <w:divsChild>
                    <w:div w:id="13585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834358">
      <w:bodyDiv w:val="1"/>
      <w:marLeft w:val="0"/>
      <w:marRight w:val="0"/>
      <w:marTop w:val="0"/>
      <w:marBottom w:val="0"/>
      <w:divBdr>
        <w:top w:val="none" w:sz="0" w:space="0" w:color="auto"/>
        <w:left w:val="none" w:sz="0" w:space="0" w:color="auto"/>
        <w:bottom w:val="none" w:sz="0" w:space="0" w:color="auto"/>
        <w:right w:val="none" w:sz="0" w:space="0" w:color="auto"/>
      </w:divBdr>
      <w:divsChild>
        <w:div w:id="2007324073">
          <w:marLeft w:val="0"/>
          <w:marRight w:val="240"/>
          <w:marTop w:val="0"/>
          <w:marBottom w:val="0"/>
          <w:divBdr>
            <w:top w:val="none" w:sz="0" w:space="0" w:color="auto"/>
            <w:left w:val="none" w:sz="0" w:space="0" w:color="auto"/>
            <w:bottom w:val="none" w:sz="0" w:space="0" w:color="auto"/>
            <w:right w:val="none" w:sz="0" w:space="0" w:color="auto"/>
          </w:divBdr>
          <w:divsChild>
            <w:div w:id="76831647">
              <w:marLeft w:val="0"/>
              <w:marRight w:val="0"/>
              <w:marTop w:val="0"/>
              <w:marBottom w:val="0"/>
              <w:divBdr>
                <w:top w:val="none" w:sz="0" w:space="0" w:color="auto"/>
                <w:left w:val="none" w:sz="0" w:space="0" w:color="auto"/>
                <w:bottom w:val="none" w:sz="0" w:space="0" w:color="auto"/>
                <w:right w:val="none" w:sz="0" w:space="0" w:color="auto"/>
              </w:divBdr>
              <w:divsChild>
                <w:div w:id="13130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4948">
          <w:marLeft w:val="0"/>
          <w:marRight w:val="240"/>
          <w:marTop w:val="0"/>
          <w:marBottom w:val="0"/>
          <w:divBdr>
            <w:top w:val="none" w:sz="0" w:space="0" w:color="auto"/>
            <w:left w:val="none" w:sz="0" w:space="0" w:color="auto"/>
            <w:bottom w:val="none" w:sz="0" w:space="0" w:color="auto"/>
            <w:right w:val="none" w:sz="0" w:space="0" w:color="auto"/>
          </w:divBdr>
          <w:divsChild>
            <w:div w:id="101388500">
              <w:marLeft w:val="0"/>
              <w:marRight w:val="0"/>
              <w:marTop w:val="0"/>
              <w:marBottom w:val="0"/>
              <w:divBdr>
                <w:top w:val="none" w:sz="0" w:space="0" w:color="auto"/>
                <w:left w:val="none" w:sz="0" w:space="0" w:color="auto"/>
                <w:bottom w:val="none" w:sz="0" w:space="0" w:color="auto"/>
                <w:right w:val="none" w:sz="0" w:space="0" w:color="auto"/>
              </w:divBdr>
              <w:divsChild>
                <w:div w:id="1381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3685">
          <w:marLeft w:val="0"/>
          <w:marRight w:val="0"/>
          <w:marTop w:val="750"/>
          <w:marBottom w:val="0"/>
          <w:divBdr>
            <w:top w:val="none" w:sz="0" w:space="0" w:color="auto"/>
            <w:left w:val="none" w:sz="0" w:space="0" w:color="auto"/>
            <w:bottom w:val="none" w:sz="0" w:space="0" w:color="auto"/>
            <w:right w:val="none" w:sz="0" w:space="0" w:color="auto"/>
          </w:divBdr>
          <w:divsChild>
            <w:div w:id="223302605">
              <w:marLeft w:val="0"/>
              <w:marRight w:val="0"/>
              <w:marTop w:val="0"/>
              <w:marBottom w:val="0"/>
              <w:divBdr>
                <w:top w:val="none" w:sz="0" w:space="0" w:color="auto"/>
                <w:left w:val="none" w:sz="0" w:space="0" w:color="auto"/>
                <w:bottom w:val="none" w:sz="0" w:space="0" w:color="auto"/>
                <w:right w:val="none" w:sz="0" w:space="0" w:color="auto"/>
              </w:divBdr>
              <w:divsChild>
                <w:div w:id="628434997">
                  <w:marLeft w:val="0"/>
                  <w:marRight w:val="0"/>
                  <w:marTop w:val="0"/>
                  <w:marBottom w:val="0"/>
                  <w:divBdr>
                    <w:top w:val="none" w:sz="0" w:space="0" w:color="auto"/>
                    <w:left w:val="none" w:sz="0" w:space="0" w:color="auto"/>
                    <w:bottom w:val="none" w:sz="0" w:space="0" w:color="auto"/>
                    <w:right w:val="none" w:sz="0" w:space="0" w:color="auto"/>
                  </w:divBdr>
                  <w:divsChild>
                    <w:div w:id="15026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151115">
      <w:bodyDiv w:val="1"/>
      <w:marLeft w:val="0"/>
      <w:marRight w:val="0"/>
      <w:marTop w:val="0"/>
      <w:marBottom w:val="0"/>
      <w:divBdr>
        <w:top w:val="none" w:sz="0" w:space="0" w:color="auto"/>
        <w:left w:val="none" w:sz="0" w:space="0" w:color="auto"/>
        <w:bottom w:val="none" w:sz="0" w:space="0" w:color="auto"/>
        <w:right w:val="none" w:sz="0" w:space="0" w:color="auto"/>
      </w:divBdr>
      <w:divsChild>
        <w:div w:id="610430746">
          <w:marLeft w:val="0"/>
          <w:marRight w:val="240"/>
          <w:marTop w:val="0"/>
          <w:marBottom w:val="0"/>
          <w:divBdr>
            <w:top w:val="none" w:sz="0" w:space="0" w:color="auto"/>
            <w:left w:val="none" w:sz="0" w:space="0" w:color="auto"/>
            <w:bottom w:val="none" w:sz="0" w:space="0" w:color="auto"/>
            <w:right w:val="none" w:sz="0" w:space="0" w:color="auto"/>
          </w:divBdr>
          <w:divsChild>
            <w:div w:id="639771468">
              <w:marLeft w:val="0"/>
              <w:marRight w:val="0"/>
              <w:marTop w:val="0"/>
              <w:marBottom w:val="0"/>
              <w:divBdr>
                <w:top w:val="none" w:sz="0" w:space="0" w:color="auto"/>
                <w:left w:val="none" w:sz="0" w:space="0" w:color="auto"/>
                <w:bottom w:val="none" w:sz="0" w:space="0" w:color="auto"/>
                <w:right w:val="none" w:sz="0" w:space="0" w:color="auto"/>
              </w:divBdr>
              <w:divsChild>
                <w:div w:id="138104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1630">
          <w:marLeft w:val="0"/>
          <w:marRight w:val="240"/>
          <w:marTop w:val="0"/>
          <w:marBottom w:val="0"/>
          <w:divBdr>
            <w:top w:val="none" w:sz="0" w:space="0" w:color="auto"/>
            <w:left w:val="none" w:sz="0" w:space="0" w:color="auto"/>
            <w:bottom w:val="none" w:sz="0" w:space="0" w:color="auto"/>
            <w:right w:val="none" w:sz="0" w:space="0" w:color="auto"/>
          </w:divBdr>
          <w:divsChild>
            <w:div w:id="103812456">
              <w:marLeft w:val="0"/>
              <w:marRight w:val="0"/>
              <w:marTop w:val="0"/>
              <w:marBottom w:val="0"/>
              <w:divBdr>
                <w:top w:val="none" w:sz="0" w:space="0" w:color="auto"/>
                <w:left w:val="none" w:sz="0" w:space="0" w:color="auto"/>
                <w:bottom w:val="none" w:sz="0" w:space="0" w:color="auto"/>
                <w:right w:val="none" w:sz="0" w:space="0" w:color="auto"/>
              </w:divBdr>
              <w:divsChild>
                <w:div w:id="14490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09836">
          <w:marLeft w:val="0"/>
          <w:marRight w:val="0"/>
          <w:marTop w:val="750"/>
          <w:marBottom w:val="0"/>
          <w:divBdr>
            <w:top w:val="none" w:sz="0" w:space="0" w:color="auto"/>
            <w:left w:val="none" w:sz="0" w:space="0" w:color="auto"/>
            <w:bottom w:val="none" w:sz="0" w:space="0" w:color="auto"/>
            <w:right w:val="none" w:sz="0" w:space="0" w:color="auto"/>
          </w:divBdr>
          <w:divsChild>
            <w:div w:id="1649241004">
              <w:marLeft w:val="0"/>
              <w:marRight w:val="0"/>
              <w:marTop w:val="0"/>
              <w:marBottom w:val="0"/>
              <w:divBdr>
                <w:top w:val="none" w:sz="0" w:space="0" w:color="auto"/>
                <w:left w:val="none" w:sz="0" w:space="0" w:color="auto"/>
                <w:bottom w:val="none" w:sz="0" w:space="0" w:color="auto"/>
                <w:right w:val="none" w:sz="0" w:space="0" w:color="auto"/>
              </w:divBdr>
              <w:divsChild>
                <w:div w:id="555891875">
                  <w:marLeft w:val="0"/>
                  <w:marRight w:val="0"/>
                  <w:marTop w:val="0"/>
                  <w:marBottom w:val="0"/>
                  <w:divBdr>
                    <w:top w:val="none" w:sz="0" w:space="0" w:color="auto"/>
                    <w:left w:val="none" w:sz="0" w:space="0" w:color="auto"/>
                    <w:bottom w:val="none" w:sz="0" w:space="0" w:color="auto"/>
                    <w:right w:val="none" w:sz="0" w:space="0" w:color="auto"/>
                  </w:divBdr>
                  <w:divsChild>
                    <w:div w:id="131938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658233">
      <w:bodyDiv w:val="1"/>
      <w:marLeft w:val="0"/>
      <w:marRight w:val="0"/>
      <w:marTop w:val="0"/>
      <w:marBottom w:val="0"/>
      <w:divBdr>
        <w:top w:val="none" w:sz="0" w:space="0" w:color="auto"/>
        <w:left w:val="none" w:sz="0" w:space="0" w:color="auto"/>
        <w:bottom w:val="none" w:sz="0" w:space="0" w:color="auto"/>
        <w:right w:val="none" w:sz="0" w:space="0" w:color="auto"/>
      </w:divBdr>
      <w:divsChild>
        <w:div w:id="651329048">
          <w:marLeft w:val="0"/>
          <w:marRight w:val="240"/>
          <w:marTop w:val="0"/>
          <w:marBottom w:val="0"/>
          <w:divBdr>
            <w:top w:val="none" w:sz="0" w:space="0" w:color="auto"/>
            <w:left w:val="none" w:sz="0" w:space="0" w:color="auto"/>
            <w:bottom w:val="none" w:sz="0" w:space="0" w:color="auto"/>
            <w:right w:val="none" w:sz="0" w:space="0" w:color="auto"/>
          </w:divBdr>
          <w:divsChild>
            <w:div w:id="539979424">
              <w:marLeft w:val="0"/>
              <w:marRight w:val="0"/>
              <w:marTop w:val="0"/>
              <w:marBottom w:val="0"/>
              <w:divBdr>
                <w:top w:val="none" w:sz="0" w:space="0" w:color="auto"/>
                <w:left w:val="none" w:sz="0" w:space="0" w:color="auto"/>
                <w:bottom w:val="none" w:sz="0" w:space="0" w:color="auto"/>
                <w:right w:val="none" w:sz="0" w:space="0" w:color="auto"/>
              </w:divBdr>
              <w:divsChild>
                <w:div w:id="3076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9327">
          <w:marLeft w:val="0"/>
          <w:marRight w:val="240"/>
          <w:marTop w:val="0"/>
          <w:marBottom w:val="0"/>
          <w:divBdr>
            <w:top w:val="none" w:sz="0" w:space="0" w:color="auto"/>
            <w:left w:val="none" w:sz="0" w:space="0" w:color="auto"/>
            <w:bottom w:val="none" w:sz="0" w:space="0" w:color="auto"/>
            <w:right w:val="none" w:sz="0" w:space="0" w:color="auto"/>
          </w:divBdr>
          <w:divsChild>
            <w:div w:id="1504784975">
              <w:marLeft w:val="0"/>
              <w:marRight w:val="0"/>
              <w:marTop w:val="0"/>
              <w:marBottom w:val="0"/>
              <w:divBdr>
                <w:top w:val="none" w:sz="0" w:space="0" w:color="auto"/>
                <w:left w:val="none" w:sz="0" w:space="0" w:color="auto"/>
                <w:bottom w:val="none" w:sz="0" w:space="0" w:color="auto"/>
                <w:right w:val="none" w:sz="0" w:space="0" w:color="auto"/>
              </w:divBdr>
              <w:divsChild>
                <w:div w:id="2660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69996">
          <w:marLeft w:val="0"/>
          <w:marRight w:val="0"/>
          <w:marTop w:val="750"/>
          <w:marBottom w:val="0"/>
          <w:divBdr>
            <w:top w:val="none" w:sz="0" w:space="0" w:color="auto"/>
            <w:left w:val="none" w:sz="0" w:space="0" w:color="auto"/>
            <w:bottom w:val="none" w:sz="0" w:space="0" w:color="auto"/>
            <w:right w:val="none" w:sz="0" w:space="0" w:color="auto"/>
          </w:divBdr>
          <w:divsChild>
            <w:div w:id="502359184">
              <w:marLeft w:val="0"/>
              <w:marRight w:val="0"/>
              <w:marTop w:val="0"/>
              <w:marBottom w:val="0"/>
              <w:divBdr>
                <w:top w:val="none" w:sz="0" w:space="0" w:color="auto"/>
                <w:left w:val="none" w:sz="0" w:space="0" w:color="auto"/>
                <w:bottom w:val="none" w:sz="0" w:space="0" w:color="auto"/>
                <w:right w:val="none" w:sz="0" w:space="0" w:color="auto"/>
              </w:divBdr>
              <w:divsChild>
                <w:div w:id="1514758318">
                  <w:marLeft w:val="0"/>
                  <w:marRight w:val="0"/>
                  <w:marTop w:val="0"/>
                  <w:marBottom w:val="0"/>
                  <w:divBdr>
                    <w:top w:val="none" w:sz="0" w:space="0" w:color="auto"/>
                    <w:left w:val="none" w:sz="0" w:space="0" w:color="auto"/>
                    <w:bottom w:val="none" w:sz="0" w:space="0" w:color="auto"/>
                    <w:right w:val="none" w:sz="0" w:space="0" w:color="auto"/>
                  </w:divBdr>
                  <w:divsChild>
                    <w:div w:id="1756899186">
                      <w:marLeft w:val="0"/>
                      <w:marRight w:val="0"/>
                      <w:marTop w:val="0"/>
                      <w:marBottom w:val="0"/>
                      <w:divBdr>
                        <w:top w:val="none" w:sz="0" w:space="0" w:color="auto"/>
                        <w:left w:val="none" w:sz="0" w:space="0" w:color="auto"/>
                        <w:bottom w:val="none" w:sz="0" w:space="0" w:color="auto"/>
                        <w:right w:val="none" w:sz="0" w:space="0" w:color="auto"/>
                      </w:divBdr>
                      <w:divsChild>
                        <w:div w:id="10567097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78279614">
      <w:bodyDiv w:val="1"/>
      <w:marLeft w:val="0"/>
      <w:marRight w:val="0"/>
      <w:marTop w:val="0"/>
      <w:marBottom w:val="0"/>
      <w:divBdr>
        <w:top w:val="none" w:sz="0" w:space="0" w:color="auto"/>
        <w:left w:val="none" w:sz="0" w:space="0" w:color="auto"/>
        <w:bottom w:val="none" w:sz="0" w:space="0" w:color="auto"/>
        <w:right w:val="none" w:sz="0" w:space="0" w:color="auto"/>
      </w:divBdr>
    </w:div>
    <w:div w:id="879710536">
      <w:bodyDiv w:val="1"/>
      <w:marLeft w:val="0"/>
      <w:marRight w:val="0"/>
      <w:marTop w:val="0"/>
      <w:marBottom w:val="0"/>
      <w:divBdr>
        <w:top w:val="none" w:sz="0" w:space="0" w:color="auto"/>
        <w:left w:val="none" w:sz="0" w:space="0" w:color="auto"/>
        <w:bottom w:val="none" w:sz="0" w:space="0" w:color="auto"/>
        <w:right w:val="none" w:sz="0" w:space="0" w:color="auto"/>
      </w:divBdr>
      <w:divsChild>
        <w:div w:id="67266313">
          <w:marLeft w:val="0"/>
          <w:marRight w:val="240"/>
          <w:marTop w:val="0"/>
          <w:marBottom w:val="0"/>
          <w:divBdr>
            <w:top w:val="none" w:sz="0" w:space="0" w:color="auto"/>
            <w:left w:val="none" w:sz="0" w:space="0" w:color="auto"/>
            <w:bottom w:val="none" w:sz="0" w:space="0" w:color="auto"/>
            <w:right w:val="none" w:sz="0" w:space="0" w:color="auto"/>
          </w:divBdr>
          <w:divsChild>
            <w:div w:id="430512103">
              <w:marLeft w:val="0"/>
              <w:marRight w:val="0"/>
              <w:marTop w:val="0"/>
              <w:marBottom w:val="0"/>
              <w:divBdr>
                <w:top w:val="none" w:sz="0" w:space="0" w:color="auto"/>
                <w:left w:val="none" w:sz="0" w:space="0" w:color="auto"/>
                <w:bottom w:val="none" w:sz="0" w:space="0" w:color="auto"/>
                <w:right w:val="none" w:sz="0" w:space="0" w:color="auto"/>
              </w:divBdr>
              <w:divsChild>
                <w:div w:id="152740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8016">
          <w:marLeft w:val="0"/>
          <w:marRight w:val="240"/>
          <w:marTop w:val="0"/>
          <w:marBottom w:val="0"/>
          <w:divBdr>
            <w:top w:val="none" w:sz="0" w:space="0" w:color="auto"/>
            <w:left w:val="none" w:sz="0" w:space="0" w:color="auto"/>
            <w:bottom w:val="none" w:sz="0" w:space="0" w:color="auto"/>
            <w:right w:val="none" w:sz="0" w:space="0" w:color="auto"/>
          </w:divBdr>
          <w:divsChild>
            <w:div w:id="1886676482">
              <w:marLeft w:val="0"/>
              <w:marRight w:val="0"/>
              <w:marTop w:val="0"/>
              <w:marBottom w:val="0"/>
              <w:divBdr>
                <w:top w:val="none" w:sz="0" w:space="0" w:color="auto"/>
                <w:left w:val="none" w:sz="0" w:space="0" w:color="auto"/>
                <w:bottom w:val="none" w:sz="0" w:space="0" w:color="auto"/>
                <w:right w:val="none" w:sz="0" w:space="0" w:color="auto"/>
              </w:divBdr>
              <w:divsChild>
                <w:div w:id="16945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82201">
          <w:marLeft w:val="0"/>
          <w:marRight w:val="0"/>
          <w:marTop w:val="750"/>
          <w:marBottom w:val="0"/>
          <w:divBdr>
            <w:top w:val="none" w:sz="0" w:space="0" w:color="auto"/>
            <w:left w:val="none" w:sz="0" w:space="0" w:color="auto"/>
            <w:bottom w:val="none" w:sz="0" w:space="0" w:color="auto"/>
            <w:right w:val="none" w:sz="0" w:space="0" w:color="auto"/>
          </w:divBdr>
          <w:divsChild>
            <w:div w:id="1253394307">
              <w:marLeft w:val="0"/>
              <w:marRight w:val="0"/>
              <w:marTop w:val="0"/>
              <w:marBottom w:val="0"/>
              <w:divBdr>
                <w:top w:val="none" w:sz="0" w:space="0" w:color="auto"/>
                <w:left w:val="none" w:sz="0" w:space="0" w:color="auto"/>
                <w:bottom w:val="none" w:sz="0" w:space="0" w:color="auto"/>
                <w:right w:val="none" w:sz="0" w:space="0" w:color="auto"/>
              </w:divBdr>
              <w:divsChild>
                <w:div w:id="1635870082">
                  <w:marLeft w:val="0"/>
                  <w:marRight w:val="0"/>
                  <w:marTop w:val="0"/>
                  <w:marBottom w:val="0"/>
                  <w:divBdr>
                    <w:top w:val="none" w:sz="0" w:space="0" w:color="auto"/>
                    <w:left w:val="none" w:sz="0" w:space="0" w:color="auto"/>
                    <w:bottom w:val="none" w:sz="0" w:space="0" w:color="auto"/>
                    <w:right w:val="none" w:sz="0" w:space="0" w:color="auto"/>
                  </w:divBdr>
                  <w:divsChild>
                    <w:div w:id="1419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327">
      <w:bodyDiv w:val="1"/>
      <w:marLeft w:val="0"/>
      <w:marRight w:val="0"/>
      <w:marTop w:val="0"/>
      <w:marBottom w:val="0"/>
      <w:divBdr>
        <w:top w:val="none" w:sz="0" w:space="0" w:color="auto"/>
        <w:left w:val="none" w:sz="0" w:space="0" w:color="auto"/>
        <w:bottom w:val="none" w:sz="0" w:space="0" w:color="auto"/>
        <w:right w:val="none" w:sz="0" w:space="0" w:color="auto"/>
      </w:divBdr>
      <w:divsChild>
        <w:div w:id="2121028837">
          <w:marLeft w:val="0"/>
          <w:marRight w:val="240"/>
          <w:marTop w:val="0"/>
          <w:marBottom w:val="0"/>
          <w:divBdr>
            <w:top w:val="none" w:sz="0" w:space="0" w:color="auto"/>
            <w:left w:val="none" w:sz="0" w:space="0" w:color="auto"/>
            <w:bottom w:val="none" w:sz="0" w:space="0" w:color="auto"/>
            <w:right w:val="none" w:sz="0" w:space="0" w:color="auto"/>
          </w:divBdr>
          <w:divsChild>
            <w:div w:id="444620530">
              <w:marLeft w:val="0"/>
              <w:marRight w:val="0"/>
              <w:marTop w:val="0"/>
              <w:marBottom w:val="0"/>
              <w:divBdr>
                <w:top w:val="none" w:sz="0" w:space="0" w:color="auto"/>
                <w:left w:val="none" w:sz="0" w:space="0" w:color="auto"/>
                <w:bottom w:val="none" w:sz="0" w:space="0" w:color="auto"/>
                <w:right w:val="none" w:sz="0" w:space="0" w:color="auto"/>
              </w:divBdr>
              <w:divsChild>
                <w:div w:id="7346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62189">
          <w:marLeft w:val="0"/>
          <w:marRight w:val="240"/>
          <w:marTop w:val="0"/>
          <w:marBottom w:val="0"/>
          <w:divBdr>
            <w:top w:val="none" w:sz="0" w:space="0" w:color="auto"/>
            <w:left w:val="none" w:sz="0" w:space="0" w:color="auto"/>
            <w:bottom w:val="none" w:sz="0" w:space="0" w:color="auto"/>
            <w:right w:val="none" w:sz="0" w:space="0" w:color="auto"/>
          </w:divBdr>
          <w:divsChild>
            <w:div w:id="1219633772">
              <w:marLeft w:val="0"/>
              <w:marRight w:val="0"/>
              <w:marTop w:val="0"/>
              <w:marBottom w:val="0"/>
              <w:divBdr>
                <w:top w:val="none" w:sz="0" w:space="0" w:color="auto"/>
                <w:left w:val="none" w:sz="0" w:space="0" w:color="auto"/>
                <w:bottom w:val="none" w:sz="0" w:space="0" w:color="auto"/>
                <w:right w:val="none" w:sz="0" w:space="0" w:color="auto"/>
              </w:divBdr>
              <w:divsChild>
                <w:div w:id="17660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2754">
          <w:marLeft w:val="0"/>
          <w:marRight w:val="0"/>
          <w:marTop w:val="750"/>
          <w:marBottom w:val="0"/>
          <w:divBdr>
            <w:top w:val="none" w:sz="0" w:space="0" w:color="auto"/>
            <w:left w:val="none" w:sz="0" w:space="0" w:color="auto"/>
            <w:bottom w:val="none" w:sz="0" w:space="0" w:color="auto"/>
            <w:right w:val="none" w:sz="0" w:space="0" w:color="auto"/>
          </w:divBdr>
          <w:divsChild>
            <w:div w:id="231624817">
              <w:marLeft w:val="0"/>
              <w:marRight w:val="0"/>
              <w:marTop w:val="0"/>
              <w:marBottom w:val="0"/>
              <w:divBdr>
                <w:top w:val="none" w:sz="0" w:space="0" w:color="auto"/>
                <w:left w:val="none" w:sz="0" w:space="0" w:color="auto"/>
                <w:bottom w:val="none" w:sz="0" w:space="0" w:color="auto"/>
                <w:right w:val="none" w:sz="0" w:space="0" w:color="auto"/>
              </w:divBdr>
              <w:divsChild>
                <w:div w:id="1654017570">
                  <w:marLeft w:val="0"/>
                  <w:marRight w:val="0"/>
                  <w:marTop w:val="0"/>
                  <w:marBottom w:val="0"/>
                  <w:divBdr>
                    <w:top w:val="none" w:sz="0" w:space="0" w:color="auto"/>
                    <w:left w:val="none" w:sz="0" w:space="0" w:color="auto"/>
                    <w:bottom w:val="none" w:sz="0" w:space="0" w:color="auto"/>
                    <w:right w:val="none" w:sz="0" w:space="0" w:color="auto"/>
                  </w:divBdr>
                  <w:divsChild>
                    <w:div w:id="18797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920482">
      <w:bodyDiv w:val="1"/>
      <w:marLeft w:val="0"/>
      <w:marRight w:val="0"/>
      <w:marTop w:val="0"/>
      <w:marBottom w:val="0"/>
      <w:divBdr>
        <w:top w:val="none" w:sz="0" w:space="0" w:color="auto"/>
        <w:left w:val="none" w:sz="0" w:space="0" w:color="auto"/>
        <w:bottom w:val="none" w:sz="0" w:space="0" w:color="auto"/>
        <w:right w:val="none" w:sz="0" w:space="0" w:color="auto"/>
      </w:divBdr>
      <w:divsChild>
        <w:div w:id="1927109506">
          <w:marLeft w:val="0"/>
          <w:marRight w:val="240"/>
          <w:marTop w:val="0"/>
          <w:marBottom w:val="0"/>
          <w:divBdr>
            <w:top w:val="none" w:sz="0" w:space="0" w:color="auto"/>
            <w:left w:val="none" w:sz="0" w:space="0" w:color="auto"/>
            <w:bottom w:val="none" w:sz="0" w:space="0" w:color="auto"/>
            <w:right w:val="none" w:sz="0" w:space="0" w:color="auto"/>
          </w:divBdr>
          <w:divsChild>
            <w:div w:id="1241258879">
              <w:marLeft w:val="0"/>
              <w:marRight w:val="0"/>
              <w:marTop w:val="0"/>
              <w:marBottom w:val="0"/>
              <w:divBdr>
                <w:top w:val="none" w:sz="0" w:space="0" w:color="auto"/>
                <w:left w:val="none" w:sz="0" w:space="0" w:color="auto"/>
                <w:bottom w:val="none" w:sz="0" w:space="0" w:color="auto"/>
                <w:right w:val="none" w:sz="0" w:space="0" w:color="auto"/>
              </w:divBdr>
              <w:divsChild>
                <w:div w:id="14237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53030">
          <w:marLeft w:val="0"/>
          <w:marRight w:val="240"/>
          <w:marTop w:val="0"/>
          <w:marBottom w:val="0"/>
          <w:divBdr>
            <w:top w:val="none" w:sz="0" w:space="0" w:color="auto"/>
            <w:left w:val="none" w:sz="0" w:space="0" w:color="auto"/>
            <w:bottom w:val="none" w:sz="0" w:space="0" w:color="auto"/>
            <w:right w:val="none" w:sz="0" w:space="0" w:color="auto"/>
          </w:divBdr>
          <w:divsChild>
            <w:div w:id="1585384413">
              <w:marLeft w:val="0"/>
              <w:marRight w:val="0"/>
              <w:marTop w:val="0"/>
              <w:marBottom w:val="0"/>
              <w:divBdr>
                <w:top w:val="none" w:sz="0" w:space="0" w:color="auto"/>
                <w:left w:val="none" w:sz="0" w:space="0" w:color="auto"/>
                <w:bottom w:val="none" w:sz="0" w:space="0" w:color="auto"/>
                <w:right w:val="none" w:sz="0" w:space="0" w:color="auto"/>
              </w:divBdr>
              <w:divsChild>
                <w:div w:id="93975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6804">
          <w:marLeft w:val="0"/>
          <w:marRight w:val="0"/>
          <w:marTop w:val="750"/>
          <w:marBottom w:val="0"/>
          <w:divBdr>
            <w:top w:val="none" w:sz="0" w:space="0" w:color="auto"/>
            <w:left w:val="none" w:sz="0" w:space="0" w:color="auto"/>
            <w:bottom w:val="none" w:sz="0" w:space="0" w:color="auto"/>
            <w:right w:val="none" w:sz="0" w:space="0" w:color="auto"/>
          </w:divBdr>
          <w:divsChild>
            <w:div w:id="857742411">
              <w:marLeft w:val="0"/>
              <w:marRight w:val="0"/>
              <w:marTop w:val="0"/>
              <w:marBottom w:val="0"/>
              <w:divBdr>
                <w:top w:val="none" w:sz="0" w:space="0" w:color="auto"/>
                <w:left w:val="none" w:sz="0" w:space="0" w:color="auto"/>
                <w:bottom w:val="none" w:sz="0" w:space="0" w:color="auto"/>
                <w:right w:val="none" w:sz="0" w:space="0" w:color="auto"/>
              </w:divBdr>
              <w:divsChild>
                <w:div w:id="1691101034">
                  <w:marLeft w:val="0"/>
                  <w:marRight w:val="0"/>
                  <w:marTop w:val="0"/>
                  <w:marBottom w:val="0"/>
                  <w:divBdr>
                    <w:top w:val="none" w:sz="0" w:space="0" w:color="auto"/>
                    <w:left w:val="none" w:sz="0" w:space="0" w:color="auto"/>
                    <w:bottom w:val="none" w:sz="0" w:space="0" w:color="auto"/>
                    <w:right w:val="none" w:sz="0" w:space="0" w:color="auto"/>
                  </w:divBdr>
                  <w:divsChild>
                    <w:div w:id="11643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884753">
      <w:bodyDiv w:val="1"/>
      <w:marLeft w:val="0"/>
      <w:marRight w:val="0"/>
      <w:marTop w:val="0"/>
      <w:marBottom w:val="0"/>
      <w:divBdr>
        <w:top w:val="none" w:sz="0" w:space="0" w:color="auto"/>
        <w:left w:val="none" w:sz="0" w:space="0" w:color="auto"/>
        <w:bottom w:val="none" w:sz="0" w:space="0" w:color="auto"/>
        <w:right w:val="none" w:sz="0" w:space="0" w:color="auto"/>
      </w:divBdr>
    </w:div>
    <w:div w:id="889682186">
      <w:bodyDiv w:val="1"/>
      <w:marLeft w:val="0"/>
      <w:marRight w:val="0"/>
      <w:marTop w:val="0"/>
      <w:marBottom w:val="0"/>
      <w:divBdr>
        <w:top w:val="none" w:sz="0" w:space="0" w:color="auto"/>
        <w:left w:val="none" w:sz="0" w:space="0" w:color="auto"/>
        <w:bottom w:val="none" w:sz="0" w:space="0" w:color="auto"/>
        <w:right w:val="none" w:sz="0" w:space="0" w:color="auto"/>
      </w:divBdr>
    </w:div>
    <w:div w:id="890193476">
      <w:bodyDiv w:val="1"/>
      <w:marLeft w:val="0"/>
      <w:marRight w:val="0"/>
      <w:marTop w:val="0"/>
      <w:marBottom w:val="0"/>
      <w:divBdr>
        <w:top w:val="none" w:sz="0" w:space="0" w:color="auto"/>
        <w:left w:val="none" w:sz="0" w:space="0" w:color="auto"/>
        <w:bottom w:val="none" w:sz="0" w:space="0" w:color="auto"/>
        <w:right w:val="none" w:sz="0" w:space="0" w:color="auto"/>
      </w:divBdr>
      <w:divsChild>
        <w:div w:id="255746390">
          <w:marLeft w:val="0"/>
          <w:marRight w:val="240"/>
          <w:marTop w:val="0"/>
          <w:marBottom w:val="0"/>
          <w:divBdr>
            <w:top w:val="none" w:sz="0" w:space="0" w:color="auto"/>
            <w:left w:val="none" w:sz="0" w:space="0" w:color="auto"/>
            <w:bottom w:val="none" w:sz="0" w:space="0" w:color="auto"/>
            <w:right w:val="none" w:sz="0" w:space="0" w:color="auto"/>
          </w:divBdr>
          <w:divsChild>
            <w:div w:id="1278608238">
              <w:marLeft w:val="0"/>
              <w:marRight w:val="0"/>
              <w:marTop w:val="0"/>
              <w:marBottom w:val="0"/>
              <w:divBdr>
                <w:top w:val="none" w:sz="0" w:space="0" w:color="auto"/>
                <w:left w:val="none" w:sz="0" w:space="0" w:color="auto"/>
                <w:bottom w:val="none" w:sz="0" w:space="0" w:color="auto"/>
                <w:right w:val="none" w:sz="0" w:space="0" w:color="auto"/>
              </w:divBdr>
              <w:divsChild>
                <w:div w:id="82099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5199">
          <w:marLeft w:val="0"/>
          <w:marRight w:val="240"/>
          <w:marTop w:val="0"/>
          <w:marBottom w:val="0"/>
          <w:divBdr>
            <w:top w:val="none" w:sz="0" w:space="0" w:color="auto"/>
            <w:left w:val="none" w:sz="0" w:space="0" w:color="auto"/>
            <w:bottom w:val="none" w:sz="0" w:space="0" w:color="auto"/>
            <w:right w:val="none" w:sz="0" w:space="0" w:color="auto"/>
          </w:divBdr>
          <w:divsChild>
            <w:div w:id="1821921164">
              <w:marLeft w:val="0"/>
              <w:marRight w:val="0"/>
              <w:marTop w:val="0"/>
              <w:marBottom w:val="0"/>
              <w:divBdr>
                <w:top w:val="none" w:sz="0" w:space="0" w:color="auto"/>
                <w:left w:val="none" w:sz="0" w:space="0" w:color="auto"/>
                <w:bottom w:val="none" w:sz="0" w:space="0" w:color="auto"/>
                <w:right w:val="none" w:sz="0" w:space="0" w:color="auto"/>
              </w:divBdr>
              <w:divsChild>
                <w:div w:id="148303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57146">
          <w:marLeft w:val="0"/>
          <w:marRight w:val="0"/>
          <w:marTop w:val="750"/>
          <w:marBottom w:val="0"/>
          <w:divBdr>
            <w:top w:val="none" w:sz="0" w:space="0" w:color="auto"/>
            <w:left w:val="none" w:sz="0" w:space="0" w:color="auto"/>
            <w:bottom w:val="none" w:sz="0" w:space="0" w:color="auto"/>
            <w:right w:val="none" w:sz="0" w:space="0" w:color="auto"/>
          </w:divBdr>
          <w:divsChild>
            <w:div w:id="1914779971">
              <w:marLeft w:val="0"/>
              <w:marRight w:val="0"/>
              <w:marTop w:val="0"/>
              <w:marBottom w:val="0"/>
              <w:divBdr>
                <w:top w:val="none" w:sz="0" w:space="0" w:color="auto"/>
                <w:left w:val="none" w:sz="0" w:space="0" w:color="auto"/>
                <w:bottom w:val="none" w:sz="0" w:space="0" w:color="auto"/>
                <w:right w:val="none" w:sz="0" w:space="0" w:color="auto"/>
              </w:divBdr>
              <w:divsChild>
                <w:div w:id="2083717260">
                  <w:marLeft w:val="0"/>
                  <w:marRight w:val="0"/>
                  <w:marTop w:val="0"/>
                  <w:marBottom w:val="0"/>
                  <w:divBdr>
                    <w:top w:val="none" w:sz="0" w:space="0" w:color="auto"/>
                    <w:left w:val="none" w:sz="0" w:space="0" w:color="auto"/>
                    <w:bottom w:val="none" w:sz="0" w:space="0" w:color="auto"/>
                    <w:right w:val="none" w:sz="0" w:space="0" w:color="auto"/>
                  </w:divBdr>
                  <w:divsChild>
                    <w:div w:id="187861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307011">
      <w:bodyDiv w:val="1"/>
      <w:marLeft w:val="0"/>
      <w:marRight w:val="0"/>
      <w:marTop w:val="0"/>
      <w:marBottom w:val="0"/>
      <w:divBdr>
        <w:top w:val="none" w:sz="0" w:space="0" w:color="auto"/>
        <w:left w:val="none" w:sz="0" w:space="0" w:color="auto"/>
        <w:bottom w:val="none" w:sz="0" w:space="0" w:color="auto"/>
        <w:right w:val="none" w:sz="0" w:space="0" w:color="auto"/>
      </w:divBdr>
      <w:divsChild>
        <w:div w:id="1975713996">
          <w:marLeft w:val="0"/>
          <w:marRight w:val="240"/>
          <w:marTop w:val="0"/>
          <w:marBottom w:val="0"/>
          <w:divBdr>
            <w:top w:val="none" w:sz="0" w:space="0" w:color="auto"/>
            <w:left w:val="none" w:sz="0" w:space="0" w:color="auto"/>
            <w:bottom w:val="none" w:sz="0" w:space="0" w:color="auto"/>
            <w:right w:val="none" w:sz="0" w:space="0" w:color="auto"/>
          </w:divBdr>
          <w:divsChild>
            <w:div w:id="565456882">
              <w:marLeft w:val="0"/>
              <w:marRight w:val="0"/>
              <w:marTop w:val="0"/>
              <w:marBottom w:val="0"/>
              <w:divBdr>
                <w:top w:val="none" w:sz="0" w:space="0" w:color="auto"/>
                <w:left w:val="none" w:sz="0" w:space="0" w:color="auto"/>
                <w:bottom w:val="none" w:sz="0" w:space="0" w:color="auto"/>
                <w:right w:val="none" w:sz="0" w:space="0" w:color="auto"/>
              </w:divBdr>
              <w:divsChild>
                <w:div w:id="164859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5285">
          <w:marLeft w:val="0"/>
          <w:marRight w:val="240"/>
          <w:marTop w:val="0"/>
          <w:marBottom w:val="0"/>
          <w:divBdr>
            <w:top w:val="none" w:sz="0" w:space="0" w:color="auto"/>
            <w:left w:val="none" w:sz="0" w:space="0" w:color="auto"/>
            <w:bottom w:val="none" w:sz="0" w:space="0" w:color="auto"/>
            <w:right w:val="none" w:sz="0" w:space="0" w:color="auto"/>
          </w:divBdr>
          <w:divsChild>
            <w:div w:id="1980383244">
              <w:marLeft w:val="0"/>
              <w:marRight w:val="0"/>
              <w:marTop w:val="0"/>
              <w:marBottom w:val="0"/>
              <w:divBdr>
                <w:top w:val="none" w:sz="0" w:space="0" w:color="auto"/>
                <w:left w:val="none" w:sz="0" w:space="0" w:color="auto"/>
                <w:bottom w:val="none" w:sz="0" w:space="0" w:color="auto"/>
                <w:right w:val="none" w:sz="0" w:space="0" w:color="auto"/>
              </w:divBdr>
              <w:divsChild>
                <w:div w:id="4970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15987">
          <w:marLeft w:val="0"/>
          <w:marRight w:val="0"/>
          <w:marTop w:val="750"/>
          <w:marBottom w:val="0"/>
          <w:divBdr>
            <w:top w:val="none" w:sz="0" w:space="0" w:color="auto"/>
            <w:left w:val="none" w:sz="0" w:space="0" w:color="auto"/>
            <w:bottom w:val="none" w:sz="0" w:space="0" w:color="auto"/>
            <w:right w:val="none" w:sz="0" w:space="0" w:color="auto"/>
          </w:divBdr>
          <w:divsChild>
            <w:div w:id="804010770">
              <w:marLeft w:val="0"/>
              <w:marRight w:val="0"/>
              <w:marTop w:val="0"/>
              <w:marBottom w:val="0"/>
              <w:divBdr>
                <w:top w:val="none" w:sz="0" w:space="0" w:color="auto"/>
                <w:left w:val="none" w:sz="0" w:space="0" w:color="auto"/>
                <w:bottom w:val="none" w:sz="0" w:space="0" w:color="auto"/>
                <w:right w:val="none" w:sz="0" w:space="0" w:color="auto"/>
              </w:divBdr>
              <w:divsChild>
                <w:div w:id="90709692">
                  <w:marLeft w:val="0"/>
                  <w:marRight w:val="0"/>
                  <w:marTop w:val="0"/>
                  <w:marBottom w:val="0"/>
                  <w:divBdr>
                    <w:top w:val="none" w:sz="0" w:space="0" w:color="auto"/>
                    <w:left w:val="none" w:sz="0" w:space="0" w:color="auto"/>
                    <w:bottom w:val="none" w:sz="0" w:space="0" w:color="auto"/>
                    <w:right w:val="none" w:sz="0" w:space="0" w:color="auto"/>
                  </w:divBdr>
                  <w:divsChild>
                    <w:div w:id="19990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237278">
      <w:bodyDiv w:val="1"/>
      <w:marLeft w:val="0"/>
      <w:marRight w:val="0"/>
      <w:marTop w:val="0"/>
      <w:marBottom w:val="0"/>
      <w:divBdr>
        <w:top w:val="none" w:sz="0" w:space="0" w:color="auto"/>
        <w:left w:val="none" w:sz="0" w:space="0" w:color="auto"/>
        <w:bottom w:val="none" w:sz="0" w:space="0" w:color="auto"/>
        <w:right w:val="none" w:sz="0" w:space="0" w:color="auto"/>
      </w:divBdr>
    </w:div>
    <w:div w:id="894508325">
      <w:bodyDiv w:val="1"/>
      <w:marLeft w:val="0"/>
      <w:marRight w:val="0"/>
      <w:marTop w:val="0"/>
      <w:marBottom w:val="0"/>
      <w:divBdr>
        <w:top w:val="none" w:sz="0" w:space="0" w:color="auto"/>
        <w:left w:val="none" w:sz="0" w:space="0" w:color="auto"/>
        <w:bottom w:val="none" w:sz="0" w:space="0" w:color="auto"/>
        <w:right w:val="none" w:sz="0" w:space="0" w:color="auto"/>
      </w:divBdr>
    </w:div>
    <w:div w:id="897712277">
      <w:bodyDiv w:val="1"/>
      <w:marLeft w:val="0"/>
      <w:marRight w:val="0"/>
      <w:marTop w:val="0"/>
      <w:marBottom w:val="0"/>
      <w:divBdr>
        <w:top w:val="none" w:sz="0" w:space="0" w:color="auto"/>
        <w:left w:val="none" w:sz="0" w:space="0" w:color="auto"/>
        <w:bottom w:val="none" w:sz="0" w:space="0" w:color="auto"/>
        <w:right w:val="none" w:sz="0" w:space="0" w:color="auto"/>
      </w:divBdr>
      <w:divsChild>
        <w:div w:id="2136216369">
          <w:marLeft w:val="0"/>
          <w:marRight w:val="240"/>
          <w:marTop w:val="0"/>
          <w:marBottom w:val="0"/>
          <w:divBdr>
            <w:top w:val="none" w:sz="0" w:space="0" w:color="auto"/>
            <w:left w:val="none" w:sz="0" w:space="0" w:color="auto"/>
            <w:bottom w:val="none" w:sz="0" w:space="0" w:color="auto"/>
            <w:right w:val="none" w:sz="0" w:space="0" w:color="auto"/>
          </w:divBdr>
          <w:divsChild>
            <w:div w:id="64575064">
              <w:marLeft w:val="0"/>
              <w:marRight w:val="0"/>
              <w:marTop w:val="0"/>
              <w:marBottom w:val="0"/>
              <w:divBdr>
                <w:top w:val="none" w:sz="0" w:space="0" w:color="auto"/>
                <w:left w:val="none" w:sz="0" w:space="0" w:color="auto"/>
                <w:bottom w:val="none" w:sz="0" w:space="0" w:color="auto"/>
                <w:right w:val="none" w:sz="0" w:space="0" w:color="auto"/>
              </w:divBdr>
              <w:divsChild>
                <w:div w:id="18548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56621">
          <w:marLeft w:val="0"/>
          <w:marRight w:val="240"/>
          <w:marTop w:val="0"/>
          <w:marBottom w:val="0"/>
          <w:divBdr>
            <w:top w:val="none" w:sz="0" w:space="0" w:color="auto"/>
            <w:left w:val="none" w:sz="0" w:space="0" w:color="auto"/>
            <w:bottom w:val="none" w:sz="0" w:space="0" w:color="auto"/>
            <w:right w:val="none" w:sz="0" w:space="0" w:color="auto"/>
          </w:divBdr>
          <w:divsChild>
            <w:div w:id="828136751">
              <w:marLeft w:val="0"/>
              <w:marRight w:val="0"/>
              <w:marTop w:val="0"/>
              <w:marBottom w:val="0"/>
              <w:divBdr>
                <w:top w:val="none" w:sz="0" w:space="0" w:color="auto"/>
                <w:left w:val="none" w:sz="0" w:space="0" w:color="auto"/>
                <w:bottom w:val="none" w:sz="0" w:space="0" w:color="auto"/>
                <w:right w:val="none" w:sz="0" w:space="0" w:color="auto"/>
              </w:divBdr>
              <w:divsChild>
                <w:div w:id="10986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72855">
          <w:marLeft w:val="0"/>
          <w:marRight w:val="0"/>
          <w:marTop w:val="750"/>
          <w:marBottom w:val="0"/>
          <w:divBdr>
            <w:top w:val="none" w:sz="0" w:space="0" w:color="auto"/>
            <w:left w:val="none" w:sz="0" w:space="0" w:color="auto"/>
            <w:bottom w:val="none" w:sz="0" w:space="0" w:color="auto"/>
            <w:right w:val="none" w:sz="0" w:space="0" w:color="auto"/>
          </w:divBdr>
          <w:divsChild>
            <w:div w:id="698353783">
              <w:marLeft w:val="0"/>
              <w:marRight w:val="0"/>
              <w:marTop w:val="0"/>
              <w:marBottom w:val="0"/>
              <w:divBdr>
                <w:top w:val="none" w:sz="0" w:space="0" w:color="auto"/>
                <w:left w:val="none" w:sz="0" w:space="0" w:color="auto"/>
                <w:bottom w:val="none" w:sz="0" w:space="0" w:color="auto"/>
                <w:right w:val="none" w:sz="0" w:space="0" w:color="auto"/>
              </w:divBdr>
              <w:divsChild>
                <w:div w:id="1132015667">
                  <w:marLeft w:val="0"/>
                  <w:marRight w:val="0"/>
                  <w:marTop w:val="0"/>
                  <w:marBottom w:val="0"/>
                  <w:divBdr>
                    <w:top w:val="none" w:sz="0" w:space="0" w:color="auto"/>
                    <w:left w:val="none" w:sz="0" w:space="0" w:color="auto"/>
                    <w:bottom w:val="none" w:sz="0" w:space="0" w:color="auto"/>
                    <w:right w:val="none" w:sz="0" w:space="0" w:color="auto"/>
                  </w:divBdr>
                  <w:divsChild>
                    <w:div w:id="1757286022">
                      <w:marLeft w:val="0"/>
                      <w:marRight w:val="0"/>
                      <w:marTop w:val="0"/>
                      <w:marBottom w:val="0"/>
                      <w:divBdr>
                        <w:top w:val="none" w:sz="0" w:space="0" w:color="auto"/>
                        <w:left w:val="none" w:sz="0" w:space="0" w:color="auto"/>
                        <w:bottom w:val="none" w:sz="0" w:space="0" w:color="auto"/>
                        <w:right w:val="none" w:sz="0" w:space="0" w:color="auto"/>
                      </w:divBdr>
                      <w:divsChild>
                        <w:div w:id="7864611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99287178">
      <w:bodyDiv w:val="1"/>
      <w:marLeft w:val="0"/>
      <w:marRight w:val="0"/>
      <w:marTop w:val="0"/>
      <w:marBottom w:val="0"/>
      <w:divBdr>
        <w:top w:val="none" w:sz="0" w:space="0" w:color="auto"/>
        <w:left w:val="none" w:sz="0" w:space="0" w:color="auto"/>
        <w:bottom w:val="none" w:sz="0" w:space="0" w:color="auto"/>
        <w:right w:val="none" w:sz="0" w:space="0" w:color="auto"/>
      </w:divBdr>
      <w:divsChild>
        <w:div w:id="969896688">
          <w:marLeft w:val="0"/>
          <w:marRight w:val="240"/>
          <w:marTop w:val="0"/>
          <w:marBottom w:val="0"/>
          <w:divBdr>
            <w:top w:val="none" w:sz="0" w:space="0" w:color="auto"/>
            <w:left w:val="none" w:sz="0" w:space="0" w:color="auto"/>
            <w:bottom w:val="none" w:sz="0" w:space="0" w:color="auto"/>
            <w:right w:val="none" w:sz="0" w:space="0" w:color="auto"/>
          </w:divBdr>
          <w:divsChild>
            <w:div w:id="1186943844">
              <w:marLeft w:val="0"/>
              <w:marRight w:val="0"/>
              <w:marTop w:val="0"/>
              <w:marBottom w:val="0"/>
              <w:divBdr>
                <w:top w:val="none" w:sz="0" w:space="0" w:color="auto"/>
                <w:left w:val="none" w:sz="0" w:space="0" w:color="auto"/>
                <w:bottom w:val="none" w:sz="0" w:space="0" w:color="auto"/>
                <w:right w:val="none" w:sz="0" w:space="0" w:color="auto"/>
              </w:divBdr>
              <w:divsChild>
                <w:div w:id="68460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3812">
          <w:marLeft w:val="0"/>
          <w:marRight w:val="240"/>
          <w:marTop w:val="0"/>
          <w:marBottom w:val="0"/>
          <w:divBdr>
            <w:top w:val="none" w:sz="0" w:space="0" w:color="auto"/>
            <w:left w:val="none" w:sz="0" w:space="0" w:color="auto"/>
            <w:bottom w:val="none" w:sz="0" w:space="0" w:color="auto"/>
            <w:right w:val="none" w:sz="0" w:space="0" w:color="auto"/>
          </w:divBdr>
          <w:divsChild>
            <w:div w:id="1024205768">
              <w:marLeft w:val="0"/>
              <w:marRight w:val="0"/>
              <w:marTop w:val="0"/>
              <w:marBottom w:val="0"/>
              <w:divBdr>
                <w:top w:val="none" w:sz="0" w:space="0" w:color="auto"/>
                <w:left w:val="none" w:sz="0" w:space="0" w:color="auto"/>
                <w:bottom w:val="none" w:sz="0" w:space="0" w:color="auto"/>
                <w:right w:val="none" w:sz="0" w:space="0" w:color="auto"/>
              </w:divBdr>
              <w:divsChild>
                <w:div w:id="1407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5516">
          <w:marLeft w:val="0"/>
          <w:marRight w:val="0"/>
          <w:marTop w:val="750"/>
          <w:marBottom w:val="0"/>
          <w:divBdr>
            <w:top w:val="none" w:sz="0" w:space="0" w:color="auto"/>
            <w:left w:val="none" w:sz="0" w:space="0" w:color="auto"/>
            <w:bottom w:val="none" w:sz="0" w:space="0" w:color="auto"/>
            <w:right w:val="none" w:sz="0" w:space="0" w:color="auto"/>
          </w:divBdr>
          <w:divsChild>
            <w:div w:id="2044865414">
              <w:marLeft w:val="0"/>
              <w:marRight w:val="0"/>
              <w:marTop w:val="0"/>
              <w:marBottom w:val="0"/>
              <w:divBdr>
                <w:top w:val="none" w:sz="0" w:space="0" w:color="auto"/>
                <w:left w:val="none" w:sz="0" w:space="0" w:color="auto"/>
                <w:bottom w:val="none" w:sz="0" w:space="0" w:color="auto"/>
                <w:right w:val="none" w:sz="0" w:space="0" w:color="auto"/>
              </w:divBdr>
              <w:divsChild>
                <w:div w:id="2026590524">
                  <w:marLeft w:val="0"/>
                  <w:marRight w:val="0"/>
                  <w:marTop w:val="0"/>
                  <w:marBottom w:val="0"/>
                  <w:divBdr>
                    <w:top w:val="none" w:sz="0" w:space="0" w:color="auto"/>
                    <w:left w:val="none" w:sz="0" w:space="0" w:color="auto"/>
                    <w:bottom w:val="none" w:sz="0" w:space="0" w:color="auto"/>
                    <w:right w:val="none" w:sz="0" w:space="0" w:color="auto"/>
                  </w:divBdr>
                  <w:divsChild>
                    <w:div w:id="1245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092314">
      <w:bodyDiv w:val="1"/>
      <w:marLeft w:val="0"/>
      <w:marRight w:val="0"/>
      <w:marTop w:val="0"/>
      <w:marBottom w:val="0"/>
      <w:divBdr>
        <w:top w:val="none" w:sz="0" w:space="0" w:color="auto"/>
        <w:left w:val="none" w:sz="0" w:space="0" w:color="auto"/>
        <w:bottom w:val="none" w:sz="0" w:space="0" w:color="auto"/>
        <w:right w:val="none" w:sz="0" w:space="0" w:color="auto"/>
      </w:divBdr>
    </w:div>
    <w:div w:id="903874722">
      <w:bodyDiv w:val="1"/>
      <w:marLeft w:val="0"/>
      <w:marRight w:val="0"/>
      <w:marTop w:val="0"/>
      <w:marBottom w:val="0"/>
      <w:divBdr>
        <w:top w:val="none" w:sz="0" w:space="0" w:color="auto"/>
        <w:left w:val="none" w:sz="0" w:space="0" w:color="auto"/>
        <w:bottom w:val="none" w:sz="0" w:space="0" w:color="auto"/>
        <w:right w:val="none" w:sz="0" w:space="0" w:color="auto"/>
      </w:divBdr>
      <w:divsChild>
        <w:div w:id="1998344027">
          <w:marLeft w:val="0"/>
          <w:marRight w:val="240"/>
          <w:marTop w:val="0"/>
          <w:marBottom w:val="0"/>
          <w:divBdr>
            <w:top w:val="none" w:sz="0" w:space="0" w:color="auto"/>
            <w:left w:val="none" w:sz="0" w:space="0" w:color="auto"/>
            <w:bottom w:val="none" w:sz="0" w:space="0" w:color="auto"/>
            <w:right w:val="none" w:sz="0" w:space="0" w:color="auto"/>
          </w:divBdr>
          <w:divsChild>
            <w:div w:id="690912384">
              <w:marLeft w:val="0"/>
              <w:marRight w:val="0"/>
              <w:marTop w:val="0"/>
              <w:marBottom w:val="0"/>
              <w:divBdr>
                <w:top w:val="none" w:sz="0" w:space="0" w:color="auto"/>
                <w:left w:val="none" w:sz="0" w:space="0" w:color="auto"/>
                <w:bottom w:val="none" w:sz="0" w:space="0" w:color="auto"/>
                <w:right w:val="none" w:sz="0" w:space="0" w:color="auto"/>
              </w:divBdr>
              <w:divsChild>
                <w:div w:id="16152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3084">
          <w:marLeft w:val="0"/>
          <w:marRight w:val="240"/>
          <w:marTop w:val="0"/>
          <w:marBottom w:val="0"/>
          <w:divBdr>
            <w:top w:val="none" w:sz="0" w:space="0" w:color="auto"/>
            <w:left w:val="none" w:sz="0" w:space="0" w:color="auto"/>
            <w:bottom w:val="none" w:sz="0" w:space="0" w:color="auto"/>
            <w:right w:val="none" w:sz="0" w:space="0" w:color="auto"/>
          </w:divBdr>
          <w:divsChild>
            <w:div w:id="1733041297">
              <w:marLeft w:val="0"/>
              <w:marRight w:val="0"/>
              <w:marTop w:val="0"/>
              <w:marBottom w:val="0"/>
              <w:divBdr>
                <w:top w:val="none" w:sz="0" w:space="0" w:color="auto"/>
                <w:left w:val="none" w:sz="0" w:space="0" w:color="auto"/>
                <w:bottom w:val="none" w:sz="0" w:space="0" w:color="auto"/>
                <w:right w:val="none" w:sz="0" w:space="0" w:color="auto"/>
              </w:divBdr>
              <w:divsChild>
                <w:div w:id="19858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95261">
          <w:marLeft w:val="0"/>
          <w:marRight w:val="0"/>
          <w:marTop w:val="750"/>
          <w:marBottom w:val="0"/>
          <w:divBdr>
            <w:top w:val="none" w:sz="0" w:space="0" w:color="auto"/>
            <w:left w:val="none" w:sz="0" w:space="0" w:color="auto"/>
            <w:bottom w:val="none" w:sz="0" w:space="0" w:color="auto"/>
            <w:right w:val="none" w:sz="0" w:space="0" w:color="auto"/>
          </w:divBdr>
          <w:divsChild>
            <w:div w:id="1222016248">
              <w:marLeft w:val="0"/>
              <w:marRight w:val="0"/>
              <w:marTop w:val="0"/>
              <w:marBottom w:val="0"/>
              <w:divBdr>
                <w:top w:val="none" w:sz="0" w:space="0" w:color="auto"/>
                <w:left w:val="none" w:sz="0" w:space="0" w:color="auto"/>
                <w:bottom w:val="none" w:sz="0" w:space="0" w:color="auto"/>
                <w:right w:val="none" w:sz="0" w:space="0" w:color="auto"/>
              </w:divBdr>
              <w:divsChild>
                <w:div w:id="201135578">
                  <w:marLeft w:val="0"/>
                  <w:marRight w:val="0"/>
                  <w:marTop w:val="0"/>
                  <w:marBottom w:val="0"/>
                  <w:divBdr>
                    <w:top w:val="none" w:sz="0" w:space="0" w:color="auto"/>
                    <w:left w:val="none" w:sz="0" w:space="0" w:color="auto"/>
                    <w:bottom w:val="none" w:sz="0" w:space="0" w:color="auto"/>
                    <w:right w:val="none" w:sz="0" w:space="0" w:color="auto"/>
                  </w:divBdr>
                  <w:divsChild>
                    <w:div w:id="890505957">
                      <w:marLeft w:val="0"/>
                      <w:marRight w:val="0"/>
                      <w:marTop w:val="0"/>
                      <w:marBottom w:val="0"/>
                      <w:divBdr>
                        <w:top w:val="none" w:sz="0" w:space="0" w:color="auto"/>
                        <w:left w:val="none" w:sz="0" w:space="0" w:color="auto"/>
                        <w:bottom w:val="none" w:sz="0" w:space="0" w:color="auto"/>
                        <w:right w:val="none" w:sz="0" w:space="0" w:color="auto"/>
                      </w:divBdr>
                      <w:divsChild>
                        <w:div w:id="17260230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12474351">
      <w:bodyDiv w:val="1"/>
      <w:marLeft w:val="0"/>
      <w:marRight w:val="0"/>
      <w:marTop w:val="0"/>
      <w:marBottom w:val="0"/>
      <w:divBdr>
        <w:top w:val="none" w:sz="0" w:space="0" w:color="auto"/>
        <w:left w:val="none" w:sz="0" w:space="0" w:color="auto"/>
        <w:bottom w:val="none" w:sz="0" w:space="0" w:color="auto"/>
        <w:right w:val="none" w:sz="0" w:space="0" w:color="auto"/>
      </w:divBdr>
      <w:divsChild>
        <w:div w:id="1372923386">
          <w:marLeft w:val="0"/>
          <w:marRight w:val="240"/>
          <w:marTop w:val="0"/>
          <w:marBottom w:val="0"/>
          <w:divBdr>
            <w:top w:val="none" w:sz="0" w:space="0" w:color="auto"/>
            <w:left w:val="none" w:sz="0" w:space="0" w:color="auto"/>
            <w:bottom w:val="none" w:sz="0" w:space="0" w:color="auto"/>
            <w:right w:val="none" w:sz="0" w:space="0" w:color="auto"/>
          </w:divBdr>
          <w:divsChild>
            <w:div w:id="335159524">
              <w:marLeft w:val="0"/>
              <w:marRight w:val="0"/>
              <w:marTop w:val="0"/>
              <w:marBottom w:val="0"/>
              <w:divBdr>
                <w:top w:val="none" w:sz="0" w:space="0" w:color="auto"/>
                <w:left w:val="none" w:sz="0" w:space="0" w:color="auto"/>
                <w:bottom w:val="none" w:sz="0" w:space="0" w:color="auto"/>
                <w:right w:val="none" w:sz="0" w:space="0" w:color="auto"/>
              </w:divBdr>
              <w:divsChild>
                <w:div w:id="17994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1886">
          <w:marLeft w:val="0"/>
          <w:marRight w:val="240"/>
          <w:marTop w:val="0"/>
          <w:marBottom w:val="0"/>
          <w:divBdr>
            <w:top w:val="none" w:sz="0" w:space="0" w:color="auto"/>
            <w:left w:val="none" w:sz="0" w:space="0" w:color="auto"/>
            <w:bottom w:val="none" w:sz="0" w:space="0" w:color="auto"/>
            <w:right w:val="none" w:sz="0" w:space="0" w:color="auto"/>
          </w:divBdr>
          <w:divsChild>
            <w:div w:id="741560922">
              <w:marLeft w:val="0"/>
              <w:marRight w:val="0"/>
              <w:marTop w:val="0"/>
              <w:marBottom w:val="0"/>
              <w:divBdr>
                <w:top w:val="none" w:sz="0" w:space="0" w:color="auto"/>
                <w:left w:val="none" w:sz="0" w:space="0" w:color="auto"/>
                <w:bottom w:val="none" w:sz="0" w:space="0" w:color="auto"/>
                <w:right w:val="none" w:sz="0" w:space="0" w:color="auto"/>
              </w:divBdr>
              <w:divsChild>
                <w:div w:id="21290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81703">
          <w:marLeft w:val="0"/>
          <w:marRight w:val="0"/>
          <w:marTop w:val="750"/>
          <w:marBottom w:val="0"/>
          <w:divBdr>
            <w:top w:val="none" w:sz="0" w:space="0" w:color="auto"/>
            <w:left w:val="none" w:sz="0" w:space="0" w:color="auto"/>
            <w:bottom w:val="none" w:sz="0" w:space="0" w:color="auto"/>
            <w:right w:val="none" w:sz="0" w:space="0" w:color="auto"/>
          </w:divBdr>
          <w:divsChild>
            <w:div w:id="656417777">
              <w:marLeft w:val="0"/>
              <w:marRight w:val="0"/>
              <w:marTop w:val="0"/>
              <w:marBottom w:val="0"/>
              <w:divBdr>
                <w:top w:val="none" w:sz="0" w:space="0" w:color="auto"/>
                <w:left w:val="none" w:sz="0" w:space="0" w:color="auto"/>
                <w:bottom w:val="none" w:sz="0" w:space="0" w:color="auto"/>
                <w:right w:val="none" w:sz="0" w:space="0" w:color="auto"/>
              </w:divBdr>
              <w:divsChild>
                <w:div w:id="889339262">
                  <w:marLeft w:val="0"/>
                  <w:marRight w:val="0"/>
                  <w:marTop w:val="0"/>
                  <w:marBottom w:val="0"/>
                  <w:divBdr>
                    <w:top w:val="none" w:sz="0" w:space="0" w:color="auto"/>
                    <w:left w:val="none" w:sz="0" w:space="0" w:color="auto"/>
                    <w:bottom w:val="none" w:sz="0" w:space="0" w:color="auto"/>
                    <w:right w:val="none" w:sz="0" w:space="0" w:color="auto"/>
                  </w:divBdr>
                  <w:divsChild>
                    <w:div w:id="2027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054296">
      <w:bodyDiv w:val="1"/>
      <w:marLeft w:val="0"/>
      <w:marRight w:val="0"/>
      <w:marTop w:val="0"/>
      <w:marBottom w:val="0"/>
      <w:divBdr>
        <w:top w:val="none" w:sz="0" w:space="0" w:color="auto"/>
        <w:left w:val="none" w:sz="0" w:space="0" w:color="auto"/>
        <w:bottom w:val="none" w:sz="0" w:space="0" w:color="auto"/>
        <w:right w:val="none" w:sz="0" w:space="0" w:color="auto"/>
      </w:divBdr>
    </w:div>
    <w:div w:id="913472927">
      <w:bodyDiv w:val="1"/>
      <w:marLeft w:val="0"/>
      <w:marRight w:val="0"/>
      <w:marTop w:val="0"/>
      <w:marBottom w:val="0"/>
      <w:divBdr>
        <w:top w:val="none" w:sz="0" w:space="0" w:color="auto"/>
        <w:left w:val="none" w:sz="0" w:space="0" w:color="auto"/>
        <w:bottom w:val="none" w:sz="0" w:space="0" w:color="auto"/>
        <w:right w:val="none" w:sz="0" w:space="0" w:color="auto"/>
      </w:divBdr>
      <w:divsChild>
        <w:div w:id="1550875625">
          <w:marLeft w:val="0"/>
          <w:marRight w:val="240"/>
          <w:marTop w:val="0"/>
          <w:marBottom w:val="0"/>
          <w:divBdr>
            <w:top w:val="none" w:sz="0" w:space="0" w:color="auto"/>
            <w:left w:val="none" w:sz="0" w:space="0" w:color="auto"/>
            <w:bottom w:val="none" w:sz="0" w:space="0" w:color="auto"/>
            <w:right w:val="none" w:sz="0" w:space="0" w:color="auto"/>
          </w:divBdr>
          <w:divsChild>
            <w:div w:id="2119907604">
              <w:marLeft w:val="0"/>
              <w:marRight w:val="0"/>
              <w:marTop w:val="0"/>
              <w:marBottom w:val="0"/>
              <w:divBdr>
                <w:top w:val="none" w:sz="0" w:space="0" w:color="auto"/>
                <w:left w:val="none" w:sz="0" w:space="0" w:color="auto"/>
                <w:bottom w:val="none" w:sz="0" w:space="0" w:color="auto"/>
                <w:right w:val="none" w:sz="0" w:space="0" w:color="auto"/>
              </w:divBdr>
              <w:divsChild>
                <w:div w:id="13896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30528">
          <w:marLeft w:val="0"/>
          <w:marRight w:val="240"/>
          <w:marTop w:val="0"/>
          <w:marBottom w:val="0"/>
          <w:divBdr>
            <w:top w:val="none" w:sz="0" w:space="0" w:color="auto"/>
            <w:left w:val="none" w:sz="0" w:space="0" w:color="auto"/>
            <w:bottom w:val="none" w:sz="0" w:space="0" w:color="auto"/>
            <w:right w:val="none" w:sz="0" w:space="0" w:color="auto"/>
          </w:divBdr>
          <w:divsChild>
            <w:div w:id="1055086674">
              <w:marLeft w:val="0"/>
              <w:marRight w:val="0"/>
              <w:marTop w:val="0"/>
              <w:marBottom w:val="0"/>
              <w:divBdr>
                <w:top w:val="none" w:sz="0" w:space="0" w:color="auto"/>
                <w:left w:val="none" w:sz="0" w:space="0" w:color="auto"/>
                <w:bottom w:val="none" w:sz="0" w:space="0" w:color="auto"/>
                <w:right w:val="none" w:sz="0" w:space="0" w:color="auto"/>
              </w:divBdr>
              <w:divsChild>
                <w:div w:id="12104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2262">
          <w:marLeft w:val="0"/>
          <w:marRight w:val="0"/>
          <w:marTop w:val="750"/>
          <w:marBottom w:val="0"/>
          <w:divBdr>
            <w:top w:val="none" w:sz="0" w:space="0" w:color="auto"/>
            <w:left w:val="none" w:sz="0" w:space="0" w:color="auto"/>
            <w:bottom w:val="none" w:sz="0" w:space="0" w:color="auto"/>
            <w:right w:val="none" w:sz="0" w:space="0" w:color="auto"/>
          </w:divBdr>
          <w:divsChild>
            <w:div w:id="491533182">
              <w:marLeft w:val="0"/>
              <w:marRight w:val="0"/>
              <w:marTop w:val="0"/>
              <w:marBottom w:val="0"/>
              <w:divBdr>
                <w:top w:val="none" w:sz="0" w:space="0" w:color="auto"/>
                <w:left w:val="none" w:sz="0" w:space="0" w:color="auto"/>
                <w:bottom w:val="none" w:sz="0" w:space="0" w:color="auto"/>
                <w:right w:val="none" w:sz="0" w:space="0" w:color="auto"/>
              </w:divBdr>
              <w:divsChild>
                <w:div w:id="1930919562">
                  <w:marLeft w:val="0"/>
                  <w:marRight w:val="0"/>
                  <w:marTop w:val="0"/>
                  <w:marBottom w:val="0"/>
                  <w:divBdr>
                    <w:top w:val="none" w:sz="0" w:space="0" w:color="auto"/>
                    <w:left w:val="none" w:sz="0" w:space="0" w:color="auto"/>
                    <w:bottom w:val="none" w:sz="0" w:space="0" w:color="auto"/>
                    <w:right w:val="none" w:sz="0" w:space="0" w:color="auto"/>
                  </w:divBdr>
                  <w:divsChild>
                    <w:div w:id="259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89028">
      <w:bodyDiv w:val="1"/>
      <w:marLeft w:val="0"/>
      <w:marRight w:val="0"/>
      <w:marTop w:val="0"/>
      <w:marBottom w:val="0"/>
      <w:divBdr>
        <w:top w:val="none" w:sz="0" w:space="0" w:color="auto"/>
        <w:left w:val="none" w:sz="0" w:space="0" w:color="auto"/>
        <w:bottom w:val="none" w:sz="0" w:space="0" w:color="auto"/>
        <w:right w:val="none" w:sz="0" w:space="0" w:color="auto"/>
      </w:divBdr>
    </w:div>
    <w:div w:id="923342061">
      <w:bodyDiv w:val="1"/>
      <w:marLeft w:val="0"/>
      <w:marRight w:val="0"/>
      <w:marTop w:val="0"/>
      <w:marBottom w:val="0"/>
      <w:divBdr>
        <w:top w:val="none" w:sz="0" w:space="0" w:color="auto"/>
        <w:left w:val="none" w:sz="0" w:space="0" w:color="auto"/>
        <w:bottom w:val="none" w:sz="0" w:space="0" w:color="auto"/>
        <w:right w:val="none" w:sz="0" w:space="0" w:color="auto"/>
      </w:divBdr>
      <w:divsChild>
        <w:div w:id="203567848">
          <w:marLeft w:val="0"/>
          <w:marRight w:val="240"/>
          <w:marTop w:val="0"/>
          <w:marBottom w:val="0"/>
          <w:divBdr>
            <w:top w:val="none" w:sz="0" w:space="0" w:color="auto"/>
            <w:left w:val="none" w:sz="0" w:space="0" w:color="auto"/>
            <w:bottom w:val="none" w:sz="0" w:space="0" w:color="auto"/>
            <w:right w:val="none" w:sz="0" w:space="0" w:color="auto"/>
          </w:divBdr>
          <w:divsChild>
            <w:div w:id="394745415">
              <w:marLeft w:val="0"/>
              <w:marRight w:val="0"/>
              <w:marTop w:val="0"/>
              <w:marBottom w:val="0"/>
              <w:divBdr>
                <w:top w:val="none" w:sz="0" w:space="0" w:color="auto"/>
                <w:left w:val="none" w:sz="0" w:space="0" w:color="auto"/>
                <w:bottom w:val="none" w:sz="0" w:space="0" w:color="auto"/>
                <w:right w:val="none" w:sz="0" w:space="0" w:color="auto"/>
              </w:divBdr>
              <w:divsChild>
                <w:div w:id="9466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4575">
          <w:marLeft w:val="0"/>
          <w:marRight w:val="240"/>
          <w:marTop w:val="0"/>
          <w:marBottom w:val="0"/>
          <w:divBdr>
            <w:top w:val="none" w:sz="0" w:space="0" w:color="auto"/>
            <w:left w:val="none" w:sz="0" w:space="0" w:color="auto"/>
            <w:bottom w:val="none" w:sz="0" w:space="0" w:color="auto"/>
            <w:right w:val="none" w:sz="0" w:space="0" w:color="auto"/>
          </w:divBdr>
          <w:divsChild>
            <w:div w:id="10885600">
              <w:marLeft w:val="0"/>
              <w:marRight w:val="0"/>
              <w:marTop w:val="0"/>
              <w:marBottom w:val="0"/>
              <w:divBdr>
                <w:top w:val="none" w:sz="0" w:space="0" w:color="auto"/>
                <w:left w:val="none" w:sz="0" w:space="0" w:color="auto"/>
                <w:bottom w:val="none" w:sz="0" w:space="0" w:color="auto"/>
                <w:right w:val="none" w:sz="0" w:space="0" w:color="auto"/>
              </w:divBdr>
              <w:divsChild>
                <w:div w:id="567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70507">
          <w:marLeft w:val="0"/>
          <w:marRight w:val="0"/>
          <w:marTop w:val="750"/>
          <w:marBottom w:val="0"/>
          <w:divBdr>
            <w:top w:val="none" w:sz="0" w:space="0" w:color="auto"/>
            <w:left w:val="none" w:sz="0" w:space="0" w:color="auto"/>
            <w:bottom w:val="none" w:sz="0" w:space="0" w:color="auto"/>
            <w:right w:val="none" w:sz="0" w:space="0" w:color="auto"/>
          </w:divBdr>
          <w:divsChild>
            <w:div w:id="133186326">
              <w:marLeft w:val="0"/>
              <w:marRight w:val="0"/>
              <w:marTop w:val="0"/>
              <w:marBottom w:val="0"/>
              <w:divBdr>
                <w:top w:val="none" w:sz="0" w:space="0" w:color="auto"/>
                <w:left w:val="none" w:sz="0" w:space="0" w:color="auto"/>
                <w:bottom w:val="none" w:sz="0" w:space="0" w:color="auto"/>
                <w:right w:val="none" w:sz="0" w:space="0" w:color="auto"/>
              </w:divBdr>
              <w:divsChild>
                <w:div w:id="1655143346">
                  <w:marLeft w:val="0"/>
                  <w:marRight w:val="0"/>
                  <w:marTop w:val="0"/>
                  <w:marBottom w:val="0"/>
                  <w:divBdr>
                    <w:top w:val="none" w:sz="0" w:space="0" w:color="auto"/>
                    <w:left w:val="none" w:sz="0" w:space="0" w:color="auto"/>
                    <w:bottom w:val="none" w:sz="0" w:space="0" w:color="auto"/>
                    <w:right w:val="none" w:sz="0" w:space="0" w:color="auto"/>
                  </w:divBdr>
                  <w:divsChild>
                    <w:div w:id="393092184">
                      <w:marLeft w:val="0"/>
                      <w:marRight w:val="0"/>
                      <w:marTop w:val="0"/>
                      <w:marBottom w:val="0"/>
                      <w:divBdr>
                        <w:top w:val="none" w:sz="0" w:space="0" w:color="auto"/>
                        <w:left w:val="none" w:sz="0" w:space="0" w:color="auto"/>
                        <w:bottom w:val="none" w:sz="0" w:space="0" w:color="auto"/>
                        <w:right w:val="none" w:sz="0" w:space="0" w:color="auto"/>
                      </w:divBdr>
                      <w:divsChild>
                        <w:div w:id="9238030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23538947">
      <w:bodyDiv w:val="1"/>
      <w:marLeft w:val="0"/>
      <w:marRight w:val="0"/>
      <w:marTop w:val="0"/>
      <w:marBottom w:val="0"/>
      <w:divBdr>
        <w:top w:val="none" w:sz="0" w:space="0" w:color="auto"/>
        <w:left w:val="none" w:sz="0" w:space="0" w:color="auto"/>
        <w:bottom w:val="none" w:sz="0" w:space="0" w:color="auto"/>
        <w:right w:val="none" w:sz="0" w:space="0" w:color="auto"/>
      </w:divBdr>
      <w:divsChild>
        <w:div w:id="486894855">
          <w:marLeft w:val="0"/>
          <w:marRight w:val="240"/>
          <w:marTop w:val="0"/>
          <w:marBottom w:val="0"/>
          <w:divBdr>
            <w:top w:val="none" w:sz="0" w:space="0" w:color="auto"/>
            <w:left w:val="none" w:sz="0" w:space="0" w:color="auto"/>
            <w:bottom w:val="none" w:sz="0" w:space="0" w:color="auto"/>
            <w:right w:val="none" w:sz="0" w:space="0" w:color="auto"/>
          </w:divBdr>
          <w:divsChild>
            <w:div w:id="253130120">
              <w:marLeft w:val="0"/>
              <w:marRight w:val="0"/>
              <w:marTop w:val="0"/>
              <w:marBottom w:val="0"/>
              <w:divBdr>
                <w:top w:val="none" w:sz="0" w:space="0" w:color="auto"/>
                <w:left w:val="none" w:sz="0" w:space="0" w:color="auto"/>
                <w:bottom w:val="none" w:sz="0" w:space="0" w:color="auto"/>
                <w:right w:val="none" w:sz="0" w:space="0" w:color="auto"/>
              </w:divBdr>
              <w:divsChild>
                <w:div w:id="151541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671">
          <w:marLeft w:val="0"/>
          <w:marRight w:val="240"/>
          <w:marTop w:val="0"/>
          <w:marBottom w:val="0"/>
          <w:divBdr>
            <w:top w:val="none" w:sz="0" w:space="0" w:color="auto"/>
            <w:left w:val="none" w:sz="0" w:space="0" w:color="auto"/>
            <w:bottom w:val="none" w:sz="0" w:space="0" w:color="auto"/>
            <w:right w:val="none" w:sz="0" w:space="0" w:color="auto"/>
          </w:divBdr>
          <w:divsChild>
            <w:div w:id="195042135">
              <w:marLeft w:val="0"/>
              <w:marRight w:val="0"/>
              <w:marTop w:val="0"/>
              <w:marBottom w:val="0"/>
              <w:divBdr>
                <w:top w:val="none" w:sz="0" w:space="0" w:color="auto"/>
                <w:left w:val="none" w:sz="0" w:space="0" w:color="auto"/>
                <w:bottom w:val="none" w:sz="0" w:space="0" w:color="auto"/>
                <w:right w:val="none" w:sz="0" w:space="0" w:color="auto"/>
              </w:divBdr>
              <w:divsChild>
                <w:div w:id="11859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4164">
          <w:marLeft w:val="0"/>
          <w:marRight w:val="0"/>
          <w:marTop w:val="750"/>
          <w:marBottom w:val="0"/>
          <w:divBdr>
            <w:top w:val="none" w:sz="0" w:space="0" w:color="auto"/>
            <w:left w:val="none" w:sz="0" w:space="0" w:color="auto"/>
            <w:bottom w:val="none" w:sz="0" w:space="0" w:color="auto"/>
            <w:right w:val="none" w:sz="0" w:space="0" w:color="auto"/>
          </w:divBdr>
          <w:divsChild>
            <w:div w:id="1854224173">
              <w:marLeft w:val="0"/>
              <w:marRight w:val="0"/>
              <w:marTop w:val="0"/>
              <w:marBottom w:val="0"/>
              <w:divBdr>
                <w:top w:val="none" w:sz="0" w:space="0" w:color="auto"/>
                <w:left w:val="none" w:sz="0" w:space="0" w:color="auto"/>
                <w:bottom w:val="none" w:sz="0" w:space="0" w:color="auto"/>
                <w:right w:val="none" w:sz="0" w:space="0" w:color="auto"/>
              </w:divBdr>
              <w:divsChild>
                <w:div w:id="2030909043">
                  <w:marLeft w:val="0"/>
                  <w:marRight w:val="0"/>
                  <w:marTop w:val="0"/>
                  <w:marBottom w:val="0"/>
                  <w:divBdr>
                    <w:top w:val="none" w:sz="0" w:space="0" w:color="auto"/>
                    <w:left w:val="none" w:sz="0" w:space="0" w:color="auto"/>
                    <w:bottom w:val="none" w:sz="0" w:space="0" w:color="auto"/>
                    <w:right w:val="none" w:sz="0" w:space="0" w:color="auto"/>
                  </w:divBdr>
                  <w:divsChild>
                    <w:div w:id="128889810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925528981">
      <w:bodyDiv w:val="1"/>
      <w:marLeft w:val="0"/>
      <w:marRight w:val="0"/>
      <w:marTop w:val="0"/>
      <w:marBottom w:val="0"/>
      <w:divBdr>
        <w:top w:val="none" w:sz="0" w:space="0" w:color="auto"/>
        <w:left w:val="none" w:sz="0" w:space="0" w:color="auto"/>
        <w:bottom w:val="none" w:sz="0" w:space="0" w:color="auto"/>
        <w:right w:val="none" w:sz="0" w:space="0" w:color="auto"/>
      </w:divBdr>
      <w:divsChild>
        <w:div w:id="1517688931">
          <w:marLeft w:val="0"/>
          <w:marRight w:val="240"/>
          <w:marTop w:val="0"/>
          <w:marBottom w:val="0"/>
          <w:divBdr>
            <w:top w:val="none" w:sz="0" w:space="0" w:color="auto"/>
            <w:left w:val="none" w:sz="0" w:space="0" w:color="auto"/>
            <w:bottom w:val="none" w:sz="0" w:space="0" w:color="auto"/>
            <w:right w:val="none" w:sz="0" w:space="0" w:color="auto"/>
          </w:divBdr>
          <w:divsChild>
            <w:div w:id="269439991">
              <w:marLeft w:val="0"/>
              <w:marRight w:val="0"/>
              <w:marTop w:val="0"/>
              <w:marBottom w:val="0"/>
              <w:divBdr>
                <w:top w:val="none" w:sz="0" w:space="0" w:color="auto"/>
                <w:left w:val="none" w:sz="0" w:space="0" w:color="auto"/>
                <w:bottom w:val="none" w:sz="0" w:space="0" w:color="auto"/>
                <w:right w:val="none" w:sz="0" w:space="0" w:color="auto"/>
              </w:divBdr>
              <w:divsChild>
                <w:div w:id="9213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3356">
          <w:marLeft w:val="0"/>
          <w:marRight w:val="240"/>
          <w:marTop w:val="0"/>
          <w:marBottom w:val="0"/>
          <w:divBdr>
            <w:top w:val="none" w:sz="0" w:space="0" w:color="auto"/>
            <w:left w:val="none" w:sz="0" w:space="0" w:color="auto"/>
            <w:bottom w:val="none" w:sz="0" w:space="0" w:color="auto"/>
            <w:right w:val="none" w:sz="0" w:space="0" w:color="auto"/>
          </w:divBdr>
          <w:divsChild>
            <w:div w:id="389957545">
              <w:marLeft w:val="0"/>
              <w:marRight w:val="0"/>
              <w:marTop w:val="0"/>
              <w:marBottom w:val="0"/>
              <w:divBdr>
                <w:top w:val="none" w:sz="0" w:space="0" w:color="auto"/>
                <w:left w:val="none" w:sz="0" w:space="0" w:color="auto"/>
                <w:bottom w:val="none" w:sz="0" w:space="0" w:color="auto"/>
                <w:right w:val="none" w:sz="0" w:space="0" w:color="auto"/>
              </w:divBdr>
              <w:divsChild>
                <w:div w:id="7124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4113">
          <w:marLeft w:val="0"/>
          <w:marRight w:val="0"/>
          <w:marTop w:val="750"/>
          <w:marBottom w:val="0"/>
          <w:divBdr>
            <w:top w:val="none" w:sz="0" w:space="0" w:color="auto"/>
            <w:left w:val="none" w:sz="0" w:space="0" w:color="auto"/>
            <w:bottom w:val="none" w:sz="0" w:space="0" w:color="auto"/>
            <w:right w:val="none" w:sz="0" w:space="0" w:color="auto"/>
          </w:divBdr>
          <w:divsChild>
            <w:div w:id="1030648940">
              <w:marLeft w:val="0"/>
              <w:marRight w:val="0"/>
              <w:marTop w:val="0"/>
              <w:marBottom w:val="0"/>
              <w:divBdr>
                <w:top w:val="none" w:sz="0" w:space="0" w:color="auto"/>
                <w:left w:val="none" w:sz="0" w:space="0" w:color="auto"/>
                <w:bottom w:val="none" w:sz="0" w:space="0" w:color="auto"/>
                <w:right w:val="none" w:sz="0" w:space="0" w:color="auto"/>
              </w:divBdr>
              <w:divsChild>
                <w:div w:id="1852645500">
                  <w:marLeft w:val="0"/>
                  <w:marRight w:val="0"/>
                  <w:marTop w:val="0"/>
                  <w:marBottom w:val="0"/>
                  <w:divBdr>
                    <w:top w:val="none" w:sz="0" w:space="0" w:color="auto"/>
                    <w:left w:val="none" w:sz="0" w:space="0" w:color="auto"/>
                    <w:bottom w:val="none" w:sz="0" w:space="0" w:color="auto"/>
                    <w:right w:val="none" w:sz="0" w:space="0" w:color="auto"/>
                  </w:divBdr>
                  <w:divsChild>
                    <w:div w:id="1628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656801">
      <w:bodyDiv w:val="1"/>
      <w:marLeft w:val="0"/>
      <w:marRight w:val="0"/>
      <w:marTop w:val="0"/>
      <w:marBottom w:val="0"/>
      <w:divBdr>
        <w:top w:val="none" w:sz="0" w:space="0" w:color="auto"/>
        <w:left w:val="none" w:sz="0" w:space="0" w:color="auto"/>
        <w:bottom w:val="none" w:sz="0" w:space="0" w:color="auto"/>
        <w:right w:val="none" w:sz="0" w:space="0" w:color="auto"/>
      </w:divBdr>
      <w:divsChild>
        <w:div w:id="1274091650">
          <w:marLeft w:val="0"/>
          <w:marRight w:val="240"/>
          <w:marTop w:val="0"/>
          <w:marBottom w:val="0"/>
          <w:divBdr>
            <w:top w:val="none" w:sz="0" w:space="0" w:color="auto"/>
            <w:left w:val="none" w:sz="0" w:space="0" w:color="auto"/>
            <w:bottom w:val="none" w:sz="0" w:space="0" w:color="auto"/>
            <w:right w:val="none" w:sz="0" w:space="0" w:color="auto"/>
          </w:divBdr>
          <w:divsChild>
            <w:div w:id="1731735440">
              <w:marLeft w:val="0"/>
              <w:marRight w:val="0"/>
              <w:marTop w:val="0"/>
              <w:marBottom w:val="0"/>
              <w:divBdr>
                <w:top w:val="none" w:sz="0" w:space="0" w:color="auto"/>
                <w:left w:val="none" w:sz="0" w:space="0" w:color="auto"/>
                <w:bottom w:val="none" w:sz="0" w:space="0" w:color="auto"/>
                <w:right w:val="none" w:sz="0" w:space="0" w:color="auto"/>
              </w:divBdr>
              <w:divsChild>
                <w:div w:id="20181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1383">
          <w:marLeft w:val="0"/>
          <w:marRight w:val="240"/>
          <w:marTop w:val="0"/>
          <w:marBottom w:val="0"/>
          <w:divBdr>
            <w:top w:val="none" w:sz="0" w:space="0" w:color="auto"/>
            <w:left w:val="none" w:sz="0" w:space="0" w:color="auto"/>
            <w:bottom w:val="none" w:sz="0" w:space="0" w:color="auto"/>
            <w:right w:val="none" w:sz="0" w:space="0" w:color="auto"/>
          </w:divBdr>
          <w:divsChild>
            <w:div w:id="942809857">
              <w:marLeft w:val="0"/>
              <w:marRight w:val="0"/>
              <w:marTop w:val="0"/>
              <w:marBottom w:val="0"/>
              <w:divBdr>
                <w:top w:val="none" w:sz="0" w:space="0" w:color="auto"/>
                <w:left w:val="none" w:sz="0" w:space="0" w:color="auto"/>
                <w:bottom w:val="none" w:sz="0" w:space="0" w:color="auto"/>
                <w:right w:val="none" w:sz="0" w:space="0" w:color="auto"/>
              </w:divBdr>
              <w:divsChild>
                <w:div w:id="130797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0240">
          <w:marLeft w:val="0"/>
          <w:marRight w:val="0"/>
          <w:marTop w:val="750"/>
          <w:marBottom w:val="0"/>
          <w:divBdr>
            <w:top w:val="none" w:sz="0" w:space="0" w:color="auto"/>
            <w:left w:val="none" w:sz="0" w:space="0" w:color="auto"/>
            <w:bottom w:val="none" w:sz="0" w:space="0" w:color="auto"/>
            <w:right w:val="none" w:sz="0" w:space="0" w:color="auto"/>
          </w:divBdr>
          <w:divsChild>
            <w:div w:id="1178888064">
              <w:marLeft w:val="0"/>
              <w:marRight w:val="0"/>
              <w:marTop w:val="0"/>
              <w:marBottom w:val="0"/>
              <w:divBdr>
                <w:top w:val="none" w:sz="0" w:space="0" w:color="auto"/>
                <w:left w:val="none" w:sz="0" w:space="0" w:color="auto"/>
                <w:bottom w:val="none" w:sz="0" w:space="0" w:color="auto"/>
                <w:right w:val="none" w:sz="0" w:space="0" w:color="auto"/>
              </w:divBdr>
              <w:divsChild>
                <w:div w:id="800542304">
                  <w:marLeft w:val="0"/>
                  <w:marRight w:val="0"/>
                  <w:marTop w:val="0"/>
                  <w:marBottom w:val="0"/>
                  <w:divBdr>
                    <w:top w:val="none" w:sz="0" w:space="0" w:color="auto"/>
                    <w:left w:val="none" w:sz="0" w:space="0" w:color="auto"/>
                    <w:bottom w:val="none" w:sz="0" w:space="0" w:color="auto"/>
                    <w:right w:val="none" w:sz="0" w:space="0" w:color="auto"/>
                  </w:divBdr>
                  <w:divsChild>
                    <w:div w:id="13418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82375">
      <w:bodyDiv w:val="1"/>
      <w:marLeft w:val="0"/>
      <w:marRight w:val="0"/>
      <w:marTop w:val="0"/>
      <w:marBottom w:val="0"/>
      <w:divBdr>
        <w:top w:val="none" w:sz="0" w:space="0" w:color="auto"/>
        <w:left w:val="none" w:sz="0" w:space="0" w:color="auto"/>
        <w:bottom w:val="none" w:sz="0" w:space="0" w:color="auto"/>
        <w:right w:val="none" w:sz="0" w:space="0" w:color="auto"/>
      </w:divBdr>
      <w:divsChild>
        <w:div w:id="1964379967">
          <w:marLeft w:val="0"/>
          <w:marRight w:val="240"/>
          <w:marTop w:val="0"/>
          <w:marBottom w:val="0"/>
          <w:divBdr>
            <w:top w:val="none" w:sz="0" w:space="0" w:color="auto"/>
            <w:left w:val="none" w:sz="0" w:space="0" w:color="auto"/>
            <w:bottom w:val="none" w:sz="0" w:space="0" w:color="auto"/>
            <w:right w:val="none" w:sz="0" w:space="0" w:color="auto"/>
          </w:divBdr>
          <w:divsChild>
            <w:div w:id="1039548857">
              <w:marLeft w:val="0"/>
              <w:marRight w:val="0"/>
              <w:marTop w:val="0"/>
              <w:marBottom w:val="0"/>
              <w:divBdr>
                <w:top w:val="none" w:sz="0" w:space="0" w:color="auto"/>
                <w:left w:val="none" w:sz="0" w:space="0" w:color="auto"/>
                <w:bottom w:val="none" w:sz="0" w:space="0" w:color="auto"/>
                <w:right w:val="none" w:sz="0" w:space="0" w:color="auto"/>
              </w:divBdr>
              <w:divsChild>
                <w:div w:id="180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6492">
          <w:marLeft w:val="0"/>
          <w:marRight w:val="240"/>
          <w:marTop w:val="0"/>
          <w:marBottom w:val="0"/>
          <w:divBdr>
            <w:top w:val="none" w:sz="0" w:space="0" w:color="auto"/>
            <w:left w:val="none" w:sz="0" w:space="0" w:color="auto"/>
            <w:bottom w:val="none" w:sz="0" w:space="0" w:color="auto"/>
            <w:right w:val="none" w:sz="0" w:space="0" w:color="auto"/>
          </w:divBdr>
          <w:divsChild>
            <w:div w:id="1761098189">
              <w:marLeft w:val="0"/>
              <w:marRight w:val="0"/>
              <w:marTop w:val="0"/>
              <w:marBottom w:val="0"/>
              <w:divBdr>
                <w:top w:val="none" w:sz="0" w:space="0" w:color="auto"/>
                <w:left w:val="none" w:sz="0" w:space="0" w:color="auto"/>
                <w:bottom w:val="none" w:sz="0" w:space="0" w:color="auto"/>
                <w:right w:val="none" w:sz="0" w:space="0" w:color="auto"/>
              </w:divBdr>
              <w:divsChild>
                <w:div w:id="19678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4466">
          <w:marLeft w:val="0"/>
          <w:marRight w:val="0"/>
          <w:marTop w:val="750"/>
          <w:marBottom w:val="0"/>
          <w:divBdr>
            <w:top w:val="none" w:sz="0" w:space="0" w:color="auto"/>
            <w:left w:val="none" w:sz="0" w:space="0" w:color="auto"/>
            <w:bottom w:val="none" w:sz="0" w:space="0" w:color="auto"/>
            <w:right w:val="none" w:sz="0" w:space="0" w:color="auto"/>
          </w:divBdr>
          <w:divsChild>
            <w:div w:id="675231398">
              <w:marLeft w:val="0"/>
              <w:marRight w:val="0"/>
              <w:marTop w:val="0"/>
              <w:marBottom w:val="0"/>
              <w:divBdr>
                <w:top w:val="none" w:sz="0" w:space="0" w:color="auto"/>
                <w:left w:val="none" w:sz="0" w:space="0" w:color="auto"/>
                <w:bottom w:val="none" w:sz="0" w:space="0" w:color="auto"/>
                <w:right w:val="none" w:sz="0" w:space="0" w:color="auto"/>
              </w:divBdr>
              <w:divsChild>
                <w:div w:id="4283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09723">
      <w:bodyDiv w:val="1"/>
      <w:marLeft w:val="0"/>
      <w:marRight w:val="0"/>
      <w:marTop w:val="0"/>
      <w:marBottom w:val="0"/>
      <w:divBdr>
        <w:top w:val="none" w:sz="0" w:space="0" w:color="auto"/>
        <w:left w:val="none" w:sz="0" w:space="0" w:color="auto"/>
        <w:bottom w:val="none" w:sz="0" w:space="0" w:color="auto"/>
        <w:right w:val="none" w:sz="0" w:space="0" w:color="auto"/>
      </w:divBdr>
      <w:divsChild>
        <w:div w:id="988241606">
          <w:marLeft w:val="0"/>
          <w:marRight w:val="240"/>
          <w:marTop w:val="0"/>
          <w:marBottom w:val="0"/>
          <w:divBdr>
            <w:top w:val="none" w:sz="0" w:space="0" w:color="auto"/>
            <w:left w:val="none" w:sz="0" w:space="0" w:color="auto"/>
            <w:bottom w:val="none" w:sz="0" w:space="0" w:color="auto"/>
            <w:right w:val="none" w:sz="0" w:space="0" w:color="auto"/>
          </w:divBdr>
          <w:divsChild>
            <w:div w:id="567231631">
              <w:marLeft w:val="0"/>
              <w:marRight w:val="0"/>
              <w:marTop w:val="0"/>
              <w:marBottom w:val="0"/>
              <w:divBdr>
                <w:top w:val="none" w:sz="0" w:space="0" w:color="auto"/>
                <w:left w:val="none" w:sz="0" w:space="0" w:color="auto"/>
                <w:bottom w:val="none" w:sz="0" w:space="0" w:color="auto"/>
                <w:right w:val="none" w:sz="0" w:space="0" w:color="auto"/>
              </w:divBdr>
              <w:divsChild>
                <w:div w:id="17022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1724">
          <w:marLeft w:val="0"/>
          <w:marRight w:val="240"/>
          <w:marTop w:val="0"/>
          <w:marBottom w:val="0"/>
          <w:divBdr>
            <w:top w:val="none" w:sz="0" w:space="0" w:color="auto"/>
            <w:left w:val="none" w:sz="0" w:space="0" w:color="auto"/>
            <w:bottom w:val="none" w:sz="0" w:space="0" w:color="auto"/>
            <w:right w:val="none" w:sz="0" w:space="0" w:color="auto"/>
          </w:divBdr>
          <w:divsChild>
            <w:div w:id="347408732">
              <w:marLeft w:val="0"/>
              <w:marRight w:val="0"/>
              <w:marTop w:val="0"/>
              <w:marBottom w:val="0"/>
              <w:divBdr>
                <w:top w:val="none" w:sz="0" w:space="0" w:color="auto"/>
                <w:left w:val="none" w:sz="0" w:space="0" w:color="auto"/>
                <w:bottom w:val="none" w:sz="0" w:space="0" w:color="auto"/>
                <w:right w:val="none" w:sz="0" w:space="0" w:color="auto"/>
              </w:divBdr>
              <w:divsChild>
                <w:div w:id="1354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79630">
          <w:marLeft w:val="0"/>
          <w:marRight w:val="0"/>
          <w:marTop w:val="750"/>
          <w:marBottom w:val="0"/>
          <w:divBdr>
            <w:top w:val="none" w:sz="0" w:space="0" w:color="auto"/>
            <w:left w:val="none" w:sz="0" w:space="0" w:color="auto"/>
            <w:bottom w:val="none" w:sz="0" w:space="0" w:color="auto"/>
            <w:right w:val="none" w:sz="0" w:space="0" w:color="auto"/>
          </w:divBdr>
          <w:divsChild>
            <w:div w:id="1011494995">
              <w:marLeft w:val="0"/>
              <w:marRight w:val="0"/>
              <w:marTop w:val="0"/>
              <w:marBottom w:val="0"/>
              <w:divBdr>
                <w:top w:val="none" w:sz="0" w:space="0" w:color="auto"/>
                <w:left w:val="none" w:sz="0" w:space="0" w:color="auto"/>
                <w:bottom w:val="none" w:sz="0" w:space="0" w:color="auto"/>
                <w:right w:val="none" w:sz="0" w:space="0" w:color="auto"/>
              </w:divBdr>
              <w:divsChild>
                <w:div w:id="498548315">
                  <w:marLeft w:val="0"/>
                  <w:marRight w:val="0"/>
                  <w:marTop w:val="0"/>
                  <w:marBottom w:val="0"/>
                  <w:divBdr>
                    <w:top w:val="none" w:sz="0" w:space="0" w:color="auto"/>
                    <w:left w:val="none" w:sz="0" w:space="0" w:color="auto"/>
                    <w:bottom w:val="none" w:sz="0" w:space="0" w:color="auto"/>
                    <w:right w:val="none" w:sz="0" w:space="0" w:color="auto"/>
                  </w:divBdr>
                  <w:divsChild>
                    <w:div w:id="41393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92499">
      <w:bodyDiv w:val="1"/>
      <w:marLeft w:val="0"/>
      <w:marRight w:val="0"/>
      <w:marTop w:val="0"/>
      <w:marBottom w:val="0"/>
      <w:divBdr>
        <w:top w:val="none" w:sz="0" w:space="0" w:color="auto"/>
        <w:left w:val="none" w:sz="0" w:space="0" w:color="auto"/>
        <w:bottom w:val="none" w:sz="0" w:space="0" w:color="auto"/>
        <w:right w:val="none" w:sz="0" w:space="0" w:color="auto"/>
      </w:divBdr>
      <w:divsChild>
        <w:div w:id="1851598426">
          <w:marLeft w:val="0"/>
          <w:marRight w:val="240"/>
          <w:marTop w:val="0"/>
          <w:marBottom w:val="0"/>
          <w:divBdr>
            <w:top w:val="none" w:sz="0" w:space="0" w:color="auto"/>
            <w:left w:val="none" w:sz="0" w:space="0" w:color="auto"/>
            <w:bottom w:val="none" w:sz="0" w:space="0" w:color="auto"/>
            <w:right w:val="none" w:sz="0" w:space="0" w:color="auto"/>
          </w:divBdr>
          <w:divsChild>
            <w:div w:id="2043285935">
              <w:marLeft w:val="0"/>
              <w:marRight w:val="0"/>
              <w:marTop w:val="0"/>
              <w:marBottom w:val="0"/>
              <w:divBdr>
                <w:top w:val="none" w:sz="0" w:space="0" w:color="auto"/>
                <w:left w:val="none" w:sz="0" w:space="0" w:color="auto"/>
                <w:bottom w:val="none" w:sz="0" w:space="0" w:color="auto"/>
                <w:right w:val="none" w:sz="0" w:space="0" w:color="auto"/>
              </w:divBdr>
              <w:divsChild>
                <w:div w:id="8406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0295">
          <w:marLeft w:val="0"/>
          <w:marRight w:val="240"/>
          <w:marTop w:val="0"/>
          <w:marBottom w:val="0"/>
          <w:divBdr>
            <w:top w:val="none" w:sz="0" w:space="0" w:color="auto"/>
            <w:left w:val="none" w:sz="0" w:space="0" w:color="auto"/>
            <w:bottom w:val="none" w:sz="0" w:space="0" w:color="auto"/>
            <w:right w:val="none" w:sz="0" w:space="0" w:color="auto"/>
          </w:divBdr>
          <w:divsChild>
            <w:div w:id="1847478593">
              <w:marLeft w:val="0"/>
              <w:marRight w:val="0"/>
              <w:marTop w:val="0"/>
              <w:marBottom w:val="0"/>
              <w:divBdr>
                <w:top w:val="none" w:sz="0" w:space="0" w:color="auto"/>
                <w:left w:val="none" w:sz="0" w:space="0" w:color="auto"/>
                <w:bottom w:val="none" w:sz="0" w:space="0" w:color="auto"/>
                <w:right w:val="none" w:sz="0" w:space="0" w:color="auto"/>
              </w:divBdr>
              <w:divsChild>
                <w:div w:id="14224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6336">
          <w:marLeft w:val="0"/>
          <w:marRight w:val="0"/>
          <w:marTop w:val="750"/>
          <w:marBottom w:val="0"/>
          <w:divBdr>
            <w:top w:val="none" w:sz="0" w:space="0" w:color="auto"/>
            <w:left w:val="none" w:sz="0" w:space="0" w:color="auto"/>
            <w:bottom w:val="none" w:sz="0" w:space="0" w:color="auto"/>
            <w:right w:val="none" w:sz="0" w:space="0" w:color="auto"/>
          </w:divBdr>
          <w:divsChild>
            <w:div w:id="557783846">
              <w:marLeft w:val="0"/>
              <w:marRight w:val="0"/>
              <w:marTop w:val="0"/>
              <w:marBottom w:val="0"/>
              <w:divBdr>
                <w:top w:val="none" w:sz="0" w:space="0" w:color="auto"/>
                <w:left w:val="none" w:sz="0" w:space="0" w:color="auto"/>
                <w:bottom w:val="none" w:sz="0" w:space="0" w:color="auto"/>
                <w:right w:val="none" w:sz="0" w:space="0" w:color="auto"/>
              </w:divBdr>
              <w:divsChild>
                <w:div w:id="451436425">
                  <w:marLeft w:val="0"/>
                  <w:marRight w:val="0"/>
                  <w:marTop w:val="0"/>
                  <w:marBottom w:val="0"/>
                  <w:divBdr>
                    <w:top w:val="none" w:sz="0" w:space="0" w:color="auto"/>
                    <w:left w:val="none" w:sz="0" w:space="0" w:color="auto"/>
                    <w:bottom w:val="none" w:sz="0" w:space="0" w:color="auto"/>
                    <w:right w:val="none" w:sz="0" w:space="0" w:color="auto"/>
                  </w:divBdr>
                  <w:divsChild>
                    <w:div w:id="44165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094295">
      <w:bodyDiv w:val="1"/>
      <w:marLeft w:val="0"/>
      <w:marRight w:val="0"/>
      <w:marTop w:val="0"/>
      <w:marBottom w:val="0"/>
      <w:divBdr>
        <w:top w:val="none" w:sz="0" w:space="0" w:color="auto"/>
        <w:left w:val="none" w:sz="0" w:space="0" w:color="auto"/>
        <w:bottom w:val="none" w:sz="0" w:space="0" w:color="auto"/>
        <w:right w:val="none" w:sz="0" w:space="0" w:color="auto"/>
      </w:divBdr>
      <w:divsChild>
        <w:div w:id="541089523">
          <w:marLeft w:val="0"/>
          <w:marRight w:val="240"/>
          <w:marTop w:val="0"/>
          <w:marBottom w:val="0"/>
          <w:divBdr>
            <w:top w:val="none" w:sz="0" w:space="0" w:color="auto"/>
            <w:left w:val="none" w:sz="0" w:space="0" w:color="auto"/>
            <w:bottom w:val="none" w:sz="0" w:space="0" w:color="auto"/>
            <w:right w:val="none" w:sz="0" w:space="0" w:color="auto"/>
          </w:divBdr>
          <w:divsChild>
            <w:div w:id="1678728289">
              <w:marLeft w:val="0"/>
              <w:marRight w:val="0"/>
              <w:marTop w:val="0"/>
              <w:marBottom w:val="0"/>
              <w:divBdr>
                <w:top w:val="none" w:sz="0" w:space="0" w:color="auto"/>
                <w:left w:val="none" w:sz="0" w:space="0" w:color="auto"/>
                <w:bottom w:val="none" w:sz="0" w:space="0" w:color="auto"/>
                <w:right w:val="none" w:sz="0" w:space="0" w:color="auto"/>
              </w:divBdr>
              <w:divsChild>
                <w:div w:id="6825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73215">
          <w:marLeft w:val="0"/>
          <w:marRight w:val="240"/>
          <w:marTop w:val="0"/>
          <w:marBottom w:val="0"/>
          <w:divBdr>
            <w:top w:val="none" w:sz="0" w:space="0" w:color="auto"/>
            <w:left w:val="none" w:sz="0" w:space="0" w:color="auto"/>
            <w:bottom w:val="none" w:sz="0" w:space="0" w:color="auto"/>
            <w:right w:val="none" w:sz="0" w:space="0" w:color="auto"/>
          </w:divBdr>
          <w:divsChild>
            <w:div w:id="2008628544">
              <w:marLeft w:val="0"/>
              <w:marRight w:val="0"/>
              <w:marTop w:val="0"/>
              <w:marBottom w:val="0"/>
              <w:divBdr>
                <w:top w:val="none" w:sz="0" w:space="0" w:color="auto"/>
                <w:left w:val="none" w:sz="0" w:space="0" w:color="auto"/>
                <w:bottom w:val="none" w:sz="0" w:space="0" w:color="auto"/>
                <w:right w:val="none" w:sz="0" w:space="0" w:color="auto"/>
              </w:divBdr>
              <w:divsChild>
                <w:div w:id="104991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44717">
          <w:marLeft w:val="0"/>
          <w:marRight w:val="0"/>
          <w:marTop w:val="750"/>
          <w:marBottom w:val="0"/>
          <w:divBdr>
            <w:top w:val="none" w:sz="0" w:space="0" w:color="auto"/>
            <w:left w:val="none" w:sz="0" w:space="0" w:color="auto"/>
            <w:bottom w:val="none" w:sz="0" w:space="0" w:color="auto"/>
            <w:right w:val="none" w:sz="0" w:space="0" w:color="auto"/>
          </w:divBdr>
          <w:divsChild>
            <w:div w:id="401104700">
              <w:marLeft w:val="0"/>
              <w:marRight w:val="0"/>
              <w:marTop w:val="0"/>
              <w:marBottom w:val="0"/>
              <w:divBdr>
                <w:top w:val="none" w:sz="0" w:space="0" w:color="auto"/>
                <w:left w:val="none" w:sz="0" w:space="0" w:color="auto"/>
                <w:bottom w:val="none" w:sz="0" w:space="0" w:color="auto"/>
                <w:right w:val="none" w:sz="0" w:space="0" w:color="auto"/>
              </w:divBdr>
              <w:divsChild>
                <w:div w:id="1233393429">
                  <w:marLeft w:val="0"/>
                  <w:marRight w:val="0"/>
                  <w:marTop w:val="0"/>
                  <w:marBottom w:val="0"/>
                  <w:divBdr>
                    <w:top w:val="none" w:sz="0" w:space="0" w:color="auto"/>
                    <w:left w:val="none" w:sz="0" w:space="0" w:color="auto"/>
                    <w:bottom w:val="none" w:sz="0" w:space="0" w:color="auto"/>
                    <w:right w:val="none" w:sz="0" w:space="0" w:color="auto"/>
                  </w:divBdr>
                  <w:divsChild>
                    <w:div w:id="1044599475">
                      <w:marLeft w:val="0"/>
                      <w:marRight w:val="0"/>
                      <w:marTop w:val="0"/>
                      <w:marBottom w:val="0"/>
                      <w:divBdr>
                        <w:top w:val="none" w:sz="0" w:space="0" w:color="auto"/>
                        <w:left w:val="none" w:sz="0" w:space="0" w:color="auto"/>
                        <w:bottom w:val="none" w:sz="0" w:space="0" w:color="auto"/>
                        <w:right w:val="none" w:sz="0" w:space="0" w:color="auto"/>
                      </w:divBdr>
                      <w:divsChild>
                        <w:div w:id="2170560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53755765">
      <w:bodyDiv w:val="1"/>
      <w:marLeft w:val="0"/>
      <w:marRight w:val="0"/>
      <w:marTop w:val="0"/>
      <w:marBottom w:val="0"/>
      <w:divBdr>
        <w:top w:val="none" w:sz="0" w:space="0" w:color="auto"/>
        <w:left w:val="none" w:sz="0" w:space="0" w:color="auto"/>
        <w:bottom w:val="none" w:sz="0" w:space="0" w:color="auto"/>
        <w:right w:val="none" w:sz="0" w:space="0" w:color="auto"/>
      </w:divBdr>
      <w:divsChild>
        <w:div w:id="416292724">
          <w:marLeft w:val="240"/>
          <w:marRight w:val="0"/>
          <w:marTop w:val="240"/>
          <w:marBottom w:val="240"/>
          <w:divBdr>
            <w:top w:val="none" w:sz="0" w:space="0" w:color="auto"/>
            <w:left w:val="none" w:sz="0" w:space="0" w:color="auto"/>
            <w:bottom w:val="none" w:sz="0" w:space="0" w:color="auto"/>
            <w:right w:val="none" w:sz="0" w:space="0" w:color="auto"/>
          </w:divBdr>
        </w:div>
      </w:divsChild>
    </w:div>
    <w:div w:id="960109003">
      <w:bodyDiv w:val="1"/>
      <w:marLeft w:val="0"/>
      <w:marRight w:val="0"/>
      <w:marTop w:val="0"/>
      <w:marBottom w:val="0"/>
      <w:divBdr>
        <w:top w:val="none" w:sz="0" w:space="0" w:color="auto"/>
        <w:left w:val="none" w:sz="0" w:space="0" w:color="auto"/>
        <w:bottom w:val="none" w:sz="0" w:space="0" w:color="auto"/>
        <w:right w:val="none" w:sz="0" w:space="0" w:color="auto"/>
      </w:divBdr>
      <w:divsChild>
        <w:div w:id="2019842425">
          <w:marLeft w:val="0"/>
          <w:marRight w:val="240"/>
          <w:marTop w:val="0"/>
          <w:marBottom w:val="0"/>
          <w:divBdr>
            <w:top w:val="none" w:sz="0" w:space="0" w:color="auto"/>
            <w:left w:val="none" w:sz="0" w:space="0" w:color="auto"/>
            <w:bottom w:val="none" w:sz="0" w:space="0" w:color="auto"/>
            <w:right w:val="none" w:sz="0" w:space="0" w:color="auto"/>
          </w:divBdr>
          <w:divsChild>
            <w:div w:id="1753355459">
              <w:marLeft w:val="0"/>
              <w:marRight w:val="0"/>
              <w:marTop w:val="0"/>
              <w:marBottom w:val="0"/>
              <w:divBdr>
                <w:top w:val="none" w:sz="0" w:space="0" w:color="auto"/>
                <w:left w:val="none" w:sz="0" w:space="0" w:color="auto"/>
                <w:bottom w:val="none" w:sz="0" w:space="0" w:color="auto"/>
                <w:right w:val="none" w:sz="0" w:space="0" w:color="auto"/>
              </w:divBdr>
              <w:divsChild>
                <w:div w:id="13614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81244">
          <w:marLeft w:val="0"/>
          <w:marRight w:val="240"/>
          <w:marTop w:val="0"/>
          <w:marBottom w:val="0"/>
          <w:divBdr>
            <w:top w:val="none" w:sz="0" w:space="0" w:color="auto"/>
            <w:left w:val="none" w:sz="0" w:space="0" w:color="auto"/>
            <w:bottom w:val="none" w:sz="0" w:space="0" w:color="auto"/>
            <w:right w:val="none" w:sz="0" w:space="0" w:color="auto"/>
          </w:divBdr>
          <w:divsChild>
            <w:div w:id="1421100586">
              <w:marLeft w:val="0"/>
              <w:marRight w:val="0"/>
              <w:marTop w:val="0"/>
              <w:marBottom w:val="0"/>
              <w:divBdr>
                <w:top w:val="none" w:sz="0" w:space="0" w:color="auto"/>
                <w:left w:val="none" w:sz="0" w:space="0" w:color="auto"/>
                <w:bottom w:val="none" w:sz="0" w:space="0" w:color="auto"/>
                <w:right w:val="none" w:sz="0" w:space="0" w:color="auto"/>
              </w:divBdr>
              <w:divsChild>
                <w:div w:id="31518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5163">
          <w:marLeft w:val="0"/>
          <w:marRight w:val="0"/>
          <w:marTop w:val="750"/>
          <w:marBottom w:val="0"/>
          <w:divBdr>
            <w:top w:val="none" w:sz="0" w:space="0" w:color="auto"/>
            <w:left w:val="none" w:sz="0" w:space="0" w:color="auto"/>
            <w:bottom w:val="none" w:sz="0" w:space="0" w:color="auto"/>
            <w:right w:val="none" w:sz="0" w:space="0" w:color="auto"/>
          </w:divBdr>
          <w:divsChild>
            <w:div w:id="1738286631">
              <w:marLeft w:val="0"/>
              <w:marRight w:val="0"/>
              <w:marTop w:val="0"/>
              <w:marBottom w:val="0"/>
              <w:divBdr>
                <w:top w:val="none" w:sz="0" w:space="0" w:color="auto"/>
                <w:left w:val="none" w:sz="0" w:space="0" w:color="auto"/>
                <w:bottom w:val="none" w:sz="0" w:space="0" w:color="auto"/>
                <w:right w:val="none" w:sz="0" w:space="0" w:color="auto"/>
              </w:divBdr>
              <w:divsChild>
                <w:div w:id="1814903061">
                  <w:marLeft w:val="0"/>
                  <w:marRight w:val="0"/>
                  <w:marTop w:val="0"/>
                  <w:marBottom w:val="0"/>
                  <w:divBdr>
                    <w:top w:val="none" w:sz="0" w:space="0" w:color="auto"/>
                    <w:left w:val="none" w:sz="0" w:space="0" w:color="auto"/>
                    <w:bottom w:val="none" w:sz="0" w:space="0" w:color="auto"/>
                    <w:right w:val="none" w:sz="0" w:space="0" w:color="auto"/>
                  </w:divBdr>
                  <w:divsChild>
                    <w:div w:id="20453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499715">
      <w:bodyDiv w:val="1"/>
      <w:marLeft w:val="0"/>
      <w:marRight w:val="0"/>
      <w:marTop w:val="0"/>
      <w:marBottom w:val="0"/>
      <w:divBdr>
        <w:top w:val="none" w:sz="0" w:space="0" w:color="auto"/>
        <w:left w:val="none" w:sz="0" w:space="0" w:color="auto"/>
        <w:bottom w:val="none" w:sz="0" w:space="0" w:color="auto"/>
        <w:right w:val="none" w:sz="0" w:space="0" w:color="auto"/>
      </w:divBdr>
      <w:divsChild>
        <w:div w:id="609823089">
          <w:marLeft w:val="0"/>
          <w:marRight w:val="240"/>
          <w:marTop w:val="0"/>
          <w:marBottom w:val="0"/>
          <w:divBdr>
            <w:top w:val="none" w:sz="0" w:space="0" w:color="auto"/>
            <w:left w:val="none" w:sz="0" w:space="0" w:color="auto"/>
            <w:bottom w:val="none" w:sz="0" w:space="0" w:color="auto"/>
            <w:right w:val="none" w:sz="0" w:space="0" w:color="auto"/>
          </w:divBdr>
          <w:divsChild>
            <w:div w:id="128742776">
              <w:marLeft w:val="0"/>
              <w:marRight w:val="0"/>
              <w:marTop w:val="0"/>
              <w:marBottom w:val="0"/>
              <w:divBdr>
                <w:top w:val="none" w:sz="0" w:space="0" w:color="auto"/>
                <w:left w:val="none" w:sz="0" w:space="0" w:color="auto"/>
                <w:bottom w:val="none" w:sz="0" w:space="0" w:color="auto"/>
                <w:right w:val="none" w:sz="0" w:space="0" w:color="auto"/>
              </w:divBdr>
              <w:divsChild>
                <w:div w:id="1415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89558">
          <w:marLeft w:val="0"/>
          <w:marRight w:val="240"/>
          <w:marTop w:val="0"/>
          <w:marBottom w:val="0"/>
          <w:divBdr>
            <w:top w:val="none" w:sz="0" w:space="0" w:color="auto"/>
            <w:left w:val="none" w:sz="0" w:space="0" w:color="auto"/>
            <w:bottom w:val="none" w:sz="0" w:space="0" w:color="auto"/>
            <w:right w:val="none" w:sz="0" w:space="0" w:color="auto"/>
          </w:divBdr>
          <w:divsChild>
            <w:div w:id="2027054746">
              <w:marLeft w:val="0"/>
              <w:marRight w:val="0"/>
              <w:marTop w:val="0"/>
              <w:marBottom w:val="0"/>
              <w:divBdr>
                <w:top w:val="none" w:sz="0" w:space="0" w:color="auto"/>
                <w:left w:val="none" w:sz="0" w:space="0" w:color="auto"/>
                <w:bottom w:val="none" w:sz="0" w:space="0" w:color="auto"/>
                <w:right w:val="none" w:sz="0" w:space="0" w:color="auto"/>
              </w:divBdr>
              <w:divsChild>
                <w:div w:id="1818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0812">
          <w:marLeft w:val="0"/>
          <w:marRight w:val="0"/>
          <w:marTop w:val="750"/>
          <w:marBottom w:val="0"/>
          <w:divBdr>
            <w:top w:val="none" w:sz="0" w:space="0" w:color="auto"/>
            <w:left w:val="none" w:sz="0" w:space="0" w:color="auto"/>
            <w:bottom w:val="none" w:sz="0" w:space="0" w:color="auto"/>
            <w:right w:val="none" w:sz="0" w:space="0" w:color="auto"/>
          </w:divBdr>
          <w:divsChild>
            <w:div w:id="868645575">
              <w:marLeft w:val="0"/>
              <w:marRight w:val="0"/>
              <w:marTop w:val="0"/>
              <w:marBottom w:val="0"/>
              <w:divBdr>
                <w:top w:val="none" w:sz="0" w:space="0" w:color="auto"/>
                <w:left w:val="none" w:sz="0" w:space="0" w:color="auto"/>
                <w:bottom w:val="none" w:sz="0" w:space="0" w:color="auto"/>
                <w:right w:val="none" w:sz="0" w:space="0" w:color="auto"/>
              </w:divBdr>
              <w:divsChild>
                <w:div w:id="762578459">
                  <w:marLeft w:val="0"/>
                  <w:marRight w:val="0"/>
                  <w:marTop w:val="0"/>
                  <w:marBottom w:val="0"/>
                  <w:divBdr>
                    <w:top w:val="none" w:sz="0" w:space="0" w:color="auto"/>
                    <w:left w:val="none" w:sz="0" w:space="0" w:color="auto"/>
                    <w:bottom w:val="none" w:sz="0" w:space="0" w:color="auto"/>
                    <w:right w:val="none" w:sz="0" w:space="0" w:color="auto"/>
                  </w:divBdr>
                  <w:divsChild>
                    <w:div w:id="17352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11971">
      <w:bodyDiv w:val="1"/>
      <w:marLeft w:val="0"/>
      <w:marRight w:val="0"/>
      <w:marTop w:val="0"/>
      <w:marBottom w:val="0"/>
      <w:divBdr>
        <w:top w:val="none" w:sz="0" w:space="0" w:color="auto"/>
        <w:left w:val="none" w:sz="0" w:space="0" w:color="auto"/>
        <w:bottom w:val="none" w:sz="0" w:space="0" w:color="auto"/>
        <w:right w:val="none" w:sz="0" w:space="0" w:color="auto"/>
      </w:divBdr>
      <w:divsChild>
        <w:div w:id="1581256065">
          <w:marLeft w:val="0"/>
          <w:marRight w:val="240"/>
          <w:marTop w:val="0"/>
          <w:marBottom w:val="0"/>
          <w:divBdr>
            <w:top w:val="none" w:sz="0" w:space="0" w:color="auto"/>
            <w:left w:val="none" w:sz="0" w:space="0" w:color="auto"/>
            <w:bottom w:val="none" w:sz="0" w:space="0" w:color="auto"/>
            <w:right w:val="none" w:sz="0" w:space="0" w:color="auto"/>
          </w:divBdr>
          <w:divsChild>
            <w:div w:id="908734693">
              <w:marLeft w:val="0"/>
              <w:marRight w:val="0"/>
              <w:marTop w:val="0"/>
              <w:marBottom w:val="0"/>
              <w:divBdr>
                <w:top w:val="none" w:sz="0" w:space="0" w:color="auto"/>
                <w:left w:val="none" w:sz="0" w:space="0" w:color="auto"/>
                <w:bottom w:val="none" w:sz="0" w:space="0" w:color="auto"/>
                <w:right w:val="none" w:sz="0" w:space="0" w:color="auto"/>
              </w:divBdr>
              <w:divsChild>
                <w:div w:id="10247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90634">
          <w:marLeft w:val="0"/>
          <w:marRight w:val="240"/>
          <w:marTop w:val="0"/>
          <w:marBottom w:val="0"/>
          <w:divBdr>
            <w:top w:val="none" w:sz="0" w:space="0" w:color="auto"/>
            <w:left w:val="none" w:sz="0" w:space="0" w:color="auto"/>
            <w:bottom w:val="none" w:sz="0" w:space="0" w:color="auto"/>
            <w:right w:val="none" w:sz="0" w:space="0" w:color="auto"/>
          </w:divBdr>
          <w:divsChild>
            <w:div w:id="1387684809">
              <w:marLeft w:val="0"/>
              <w:marRight w:val="0"/>
              <w:marTop w:val="0"/>
              <w:marBottom w:val="0"/>
              <w:divBdr>
                <w:top w:val="none" w:sz="0" w:space="0" w:color="auto"/>
                <w:left w:val="none" w:sz="0" w:space="0" w:color="auto"/>
                <w:bottom w:val="none" w:sz="0" w:space="0" w:color="auto"/>
                <w:right w:val="none" w:sz="0" w:space="0" w:color="auto"/>
              </w:divBdr>
              <w:divsChild>
                <w:div w:id="4017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64694">
          <w:marLeft w:val="0"/>
          <w:marRight w:val="0"/>
          <w:marTop w:val="750"/>
          <w:marBottom w:val="0"/>
          <w:divBdr>
            <w:top w:val="none" w:sz="0" w:space="0" w:color="auto"/>
            <w:left w:val="none" w:sz="0" w:space="0" w:color="auto"/>
            <w:bottom w:val="none" w:sz="0" w:space="0" w:color="auto"/>
            <w:right w:val="none" w:sz="0" w:space="0" w:color="auto"/>
          </w:divBdr>
          <w:divsChild>
            <w:div w:id="1798916794">
              <w:marLeft w:val="0"/>
              <w:marRight w:val="0"/>
              <w:marTop w:val="0"/>
              <w:marBottom w:val="0"/>
              <w:divBdr>
                <w:top w:val="none" w:sz="0" w:space="0" w:color="auto"/>
                <w:left w:val="none" w:sz="0" w:space="0" w:color="auto"/>
                <w:bottom w:val="none" w:sz="0" w:space="0" w:color="auto"/>
                <w:right w:val="none" w:sz="0" w:space="0" w:color="auto"/>
              </w:divBdr>
              <w:divsChild>
                <w:div w:id="948700593">
                  <w:marLeft w:val="0"/>
                  <w:marRight w:val="0"/>
                  <w:marTop w:val="0"/>
                  <w:marBottom w:val="0"/>
                  <w:divBdr>
                    <w:top w:val="none" w:sz="0" w:space="0" w:color="auto"/>
                    <w:left w:val="none" w:sz="0" w:space="0" w:color="auto"/>
                    <w:bottom w:val="none" w:sz="0" w:space="0" w:color="auto"/>
                    <w:right w:val="none" w:sz="0" w:space="0" w:color="auto"/>
                  </w:divBdr>
                  <w:divsChild>
                    <w:div w:id="16090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578762">
      <w:bodyDiv w:val="1"/>
      <w:marLeft w:val="0"/>
      <w:marRight w:val="0"/>
      <w:marTop w:val="0"/>
      <w:marBottom w:val="0"/>
      <w:divBdr>
        <w:top w:val="none" w:sz="0" w:space="0" w:color="auto"/>
        <w:left w:val="none" w:sz="0" w:space="0" w:color="auto"/>
        <w:bottom w:val="none" w:sz="0" w:space="0" w:color="auto"/>
        <w:right w:val="none" w:sz="0" w:space="0" w:color="auto"/>
      </w:divBdr>
      <w:divsChild>
        <w:div w:id="883251997">
          <w:marLeft w:val="0"/>
          <w:marRight w:val="240"/>
          <w:marTop w:val="0"/>
          <w:marBottom w:val="0"/>
          <w:divBdr>
            <w:top w:val="none" w:sz="0" w:space="0" w:color="auto"/>
            <w:left w:val="none" w:sz="0" w:space="0" w:color="auto"/>
            <w:bottom w:val="none" w:sz="0" w:space="0" w:color="auto"/>
            <w:right w:val="none" w:sz="0" w:space="0" w:color="auto"/>
          </w:divBdr>
          <w:divsChild>
            <w:div w:id="249852047">
              <w:marLeft w:val="0"/>
              <w:marRight w:val="0"/>
              <w:marTop w:val="0"/>
              <w:marBottom w:val="0"/>
              <w:divBdr>
                <w:top w:val="none" w:sz="0" w:space="0" w:color="auto"/>
                <w:left w:val="none" w:sz="0" w:space="0" w:color="auto"/>
                <w:bottom w:val="none" w:sz="0" w:space="0" w:color="auto"/>
                <w:right w:val="none" w:sz="0" w:space="0" w:color="auto"/>
              </w:divBdr>
              <w:divsChild>
                <w:div w:id="92465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2966">
          <w:marLeft w:val="0"/>
          <w:marRight w:val="240"/>
          <w:marTop w:val="0"/>
          <w:marBottom w:val="0"/>
          <w:divBdr>
            <w:top w:val="none" w:sz="0" w:space="0" w:color="auto"/>
            <w:left w:val="none" w:sz="0" w:space="0" w:color="auto"/>
            <w:bottom w:val="none" w:sz="0" w:space="0" w:color="auto"/>
            <w:right w:val="none" w:sz="0" w:space="0" w:color="auto"/>
          </w:divBdr>
          <w:divsChild>
            <w:div w:id="2009558899">
              <w:marLeft w:val="0"/>
              <w:marRight w:val="0"/>
              <w:marTop w:val="0"/>
              <w:marBottom w:val="0"/>
              <w:divBdr>
                <w:top w:val="none" w:sz="0" w:space="0" w:color="auto"/>
                <w:left w:val="none" w:sz="0" w:space="0" w:color="auto"/>
                <w:bottom w:val="none" w:sz="0" w:space="0" w:color="auto"/>
                <w:right w:val="none" w:sz="0" w:space="0" w:color="auto"/>
              </w:divBdr>
              <w:divsChild>
                <w:div w:id="4861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0646">
          <w:marLeft w:val="0"/>
          <w:marRight w:val="0"/>
          <w:marTop w:val="750"/>
          <w:marBottom w:val="0"/>
          <w:divBdr>
            <w:top w:val="none" w:sz="0" w:space="0" w:color="auto"/>
            <w:left w:val="none" w:sz="0" w:space="0" w:color="auto"/>
            <w:bottom w:val="none" w:sz="0" w:space="0" w:color="auto"/>
            <w:right w:val="none" w:sz="0" w:space="0" w:color="auto"/>
          </w:divBdr>
          <w:divsChild>
            <w:div w:id="1042904604">
              <w:marLeft w:val="0"/>
              <w:marRight w:val="0"/>
              <w:marTop w:val="0"/>
              <w:marBottom w:val="0"/>
              <w:divBdr>
                <w:top w:val="none" w:sz="0" w:space="0" w:color="auto"/>
                <w:left w:val="none" w:sz="0" w:space="0" w:color="auto"/>
                <w:bottom w:val="none" w:sz="0" w:space="0" w:color="auto"/>
                <w:right w:val="none" w:sz="0" w:space="0" w:color="auto"/>
              </w:divBdr>
              <w:divsChild>
                <w:div w:id="417487092">
                  <w:marLeft w:val="0"/>
                  <w:marRight w:val="0"/>
                  <w:marTop w:val="0"/>
                  <w:marBottom w:val="0"/>
                  <w:divBdr>
                    <w:top w:val="none" w:sz="0" w:space="0" w:color="auto"/>
                    <w:left w:val="none" w:sz="0" w:space="0" w:color="auto"/>
                    <w:bottom w:val="none" w:sz="0" w:space="0" w:color="auto"/>
                    <w:right w:val="none" w:sz="0" w:space="0" w:color="auto"/>
                  </w:divBdr>
                  <w:divsChild>
                    <w:div w:id="5252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703734">
      <w:bodyDiv w:val="1"/>
      <w:marLeft w:val="0"/>
      <w:marRight w:val="0"/>
      <w:marTop w:val="0"/>
      <w:marBottom w:val="0"/>
      <w:divBdr>
        <w:top w:val="none" w:sz="0" w:space="0" w:color="auto"/>
        <w:left w:val="none" w:sz="0" w:space="0" w:color="auto"/>
        <w:bottom w:val="none" w:sz="0" w:space="0" w:color="auto"/>
        <w:right w:val="none" w:sz="0" w:space="0" w:color="auto"/>
      </w:divBdr>
      <w:divsChild>
        <w:div w:id="1914122092">
          <w:marLeft w:val="0"/>
          <w:marRight w:val="240"/>
          <w:marTop w:val="0"/>
          <w:marBottom w:val="0"/>
          <w:divBdr>
            <w:top w:val="none" w:sz="0" w:space="0" w:color="auto"/>
            <w:left w:val="none" w:sz="0" w:space="0" w:color="auto"/>
            <w:bottom w:val="none" w:sz="0" w:space="0" w:color="auto"/>
            <w:right w:val="none" w:sz="0" w:space="0" w:color="auto"/>
          </w:divBdr>
          <w:divsChild>
            <w:div w:id="1530950010">
              <w:marLeft w:val="0"/>
              <w:marRight w:val="0"/>
              <w:marTop w:val="0"/>
              <w:marBottom w:val="0"/>
              <w:divBdr>
                <w:top w:val="none" w:sz="0" w:space="0" w:color="auto"/>
                <w:left w:val="none" w:sz="0" w:space="0" w:color="auto"/>
                <w:bottom w:val="none" w:sz="0" w:space="0" w:color="auto"/>
                <w:right w:val="none" w:sz="0" w:space="0" w:color="auto"/>
              </w:divBdr>
              <w:divsChild>
                <w:div w:id="7558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48073">
          <w:marLeft w:val="0"/>
          <w:marRight w:val="240"/>
          <w:marTop w:val="0"/>
          <w:marBottom w:val="0"/>
          <w:divBdr>
            <w:top w:val="none" w:sz="0" w:space="0" w:color="auto"/>
            <w:left w:val="none" w:sz="0" w:space="0" w:color="auto"/>
            <w:bottom w:val="none" w:sz="0" w:space="0" w:color="auto"/>
            <w:right w:val="none" w:sz="0" w:space="0" w:color="auto"/>
          </w:divBdr>
          <w:divsChild>
            <w:div w:id="1257250267">
              <w:marLeft w:val="0"/>
              <w:marRight w:val="0"/>
              <w:marTop w:val="0"/>
              <w:marBottom w:val="0"/>
              <w:divBdr>
                <w:top w:val="none" w:sz="0" w:space="0" w:color="auto"/>
                <w:left w:val="none" w:sz="0" w:space="0" w:color="auto"/>
                <w:bottom w:val="none" w:sz="0" w:space="0" w:color="auto"/>
                <w:right w:val="none" w:sz="0" w:space="0" w:color="auto"/>
              </w:divBdr>
              <w:divsChild>
                <w:div w:id="11821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01629">
          <w:marLeft w:val="0"/>
          <w:marRight w:val="0"/>
          <w:marTop w:val="750"/>
          <w:marBottom w:val="0"/>
          <w:divBdr>
            <w:top w:val="none" w:sz="0" w:space="0" w:color="auto"/>
            <w:left w:val="none" w:sz="0" w:space="0" w:color="auto"/>
            <w:bottom w:val="none" w:sz="0" w:space="0" w:color="auto"/>
            <w:right w:val="none" w:sz="0" w:space="0" w:color="auto"/>
          </w:divBdr>
          <w:divsChild>
            <w:div w:id="1766462653">
              <w:marLeft w:val="0"/>
              <w:marRight w:val="0"/>
              <w:marTop w:val="0"/>
              <w:marBottom w:val="0"/>
              <w:divBdr>
                <w:top w:val="none" w:sz="0" w:space="0" w:color="auto"/>
                <w:left w:val="none" w:sz="0" w:space="0" w:color="auto"/>
                <w:bottom w:val="none" w:sz="0" w:space="0" w:color="auto"/>
                <w:right w:val="none" w:sz="0" w:space="0" w:color="auto"/>
              </w:divBdr>
              <w:divsChild>
                <w:div w:id="1562904756">
                  <w:marLeft w:val="0"/>
                  <w:marRight w:val="0"/>
                  <w:marTop w:val="0"/>
                  <w:marBottom w:val="0"/>
                  <w:divBdr>
                    <w:top w:val="none" w:sz="0" w:space="0" w:color="auto"/>
                    <w:left w:val="none" w:sz="0" w:space="0" w:color="auto"/>
                    <w:bottom w:val="none" w:sz="0" w:space="0" w:color="auto"/>
                    <w:right w:val="none" w:sz="0" w:space="0" w:color="auto"/>
                  </w:divBdr>
                  <w:divsChild>
                    <w:div w:id="1979451478">
                      <w:marLeft w:val="0"/>
                      <w:marRight w:val="0"/>
                      <w:marTop w:val="0"/>
                      <w:marBottom w:val="0"/>
                      <w:divBdr>
                        <w:top w:val="none" w:sz="0" w:space="0" w:color="auto"/>
                        <w:left w:val="none" w:sz="0" w:space="0" w:color="auto"/>
                        <w:bottom w:val="none" w:sz="0" w:space="0" w:color="auto"/>
                        <w:right w:val="none" w:sz="0" w:space="0" w:color="auto"/>
                      </w:divBdr>
                      <w:divsChild>
                        <w:div w:id="41308676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69432163">
      <w:bodyDiv w:val="1"/>
      <w:marLeft w:val="0"/>
      <w:marRight w:val="0"/>
      <w:marTop w:val="0"/>
      <w:marBottom w:val="0"/>
      <w:divBdr>
        <w:top w:val="none" w:sz="0" w:space="0" w:color="auto"/>
        <w:left w:val="none" w:sz="0" w:space="0" w:color="auto"/>
        <w:bottom w:val="none" w:sz="0" w:space="0" w:color="auto"/>
        <w:right w:val="none" w:sz="0" w:space="0" w:color="auto"/>
      </w:divBdr>
    </w:div>
    <w:div w:id="973103979">
      <w:bodyDiv w:val="1"/>
      <w:marLeft w:val="0"/>
      <w:marRight w:val="0"/>
      <w:marTop w:val="0"/>
      <w:marBottom w:val="0"/>
      <w:divBdr>
        <w:top w:val="none" w:sz="0" w:space="0" w:color="auto"/>
        <w:left w:val="none" w:sz="0" w:space="0" w:color="auto"/>
        <w:bottom w:val="none" w:sz="0" w:space="0" w:color="auto"/>
        <w:right w:val="none" w:sz="0" w:space="0" w:color="auto"/>
      </w:divBdr>
      <w:divsChild>
        <w:div w:id="428354768">
          <w:marLeft w:val="0"/>
          <w:marRight w:val="240"/>
          <w:marTop w:val="0"/>
          <w:marBottom w:val="0"/>
          <w:divBdr>
            <w:top w:val="none" w:sz="0" w:space="0" w:color="auto"/>
            <w:left w:val="none" w:sz="0" w:space="0" w:color="auto"/>
            <w:bottom w:val="none" w:sz="0" w:space="0" w:color="auto"/>
            <w:right w:val="none" w:sz="0" w:space="0" w:color="auto"/>
          </w:divBdr>
          <w:divsChild>
            <w:div w:id="1188789134">
              <w:marLeft w:val="0"/>
              <w:marRight w:val="0"/>
              <w:marTop w:val="0"/>
              <w:marBottom w:val="0"/>
              <w:divBdr>
                <w:top w:val="none" w:sz="0" w:space="0" w:color="auto"/>
                <w:left w:val="none" w:sz="0" w:space="0" w:color="auto"/>
                <w:bottom w:val="none" w:sz="0" w:space="0" w:color="auto"/>
                <w:right w:val="none" w:sz="0" w:space="0" w:color="auto"/>
              </w:divBdr>
              <w:divsChild>
                <w:div w:id="56540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5663">
          <w:marLeft w:val="0"/>
          <w:marRight w:val="240"/>
          <w:marTop w:val="0"/>
          <w:marBottom w:val="0"/>
          <w:divBdr>
            <w:top w:val="none" w:sz="0" w:space="0" w:color="auto"/>
            <w:left w:val="none" w:sz="0" w:space="0" w:color="auto"/>
            <w:bottom w:val="none" w:sz="0" w:space="0" w:color="auto"/>
            <w:right w:val="none" w:sz="0" w:space="0" w:color="auto"/>
          </w:divBdr>
          <w:divsChild>
            <w:div w:id="1383820864">
              <w:marLeft w:val="0"/>
              <w:marRight w:val="0"/>
              <w:marTop w:val="0"/>
              <w:marBottom w:val="0"/>
              <w:divBdr>
                <w:top w:val="none" w:sz="0" w:space="0" w:color="auto"/>
                <w:left w:val="none" w:sz="0" w:space="0" w:color="auto"/>
                <w:bottom w:val="none" w:sz="0" w:space="0" w:color="auto"/>
                <w:right w:val="none" w:sz="0" w:space="0" w:color="auto"/>
              </w:divBdr>
              <w:divsChild>
                <w:div w:id="12920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2760">
          <w:marLeft w:val="0"/>
          <w:marRight w:val="0"/>
          <w:marTop w:val="750"/>
          <w:marBottom w:val="0"/>
          <w:divBdr>
            <w:top w:val="none" w:sz="0" w:space="0" w:color="auto"/>
            <w:left w:val="none" w:sz="0" w:space="0" w:color="auto"/>
            <w:bottom w:val="none" w:sz="0" w:space="0" w:color="auto"/>
            <w:right w:val="none" w:sz="0" w:space="0" w:color="auto"/>
          </w:divBdr>
          <w:divsChild>
            <w:div w:id="1986740222">
              <w:marLeft w:val="0"/>
              <w:marRight w:val="0"/>
              <w:marTop w:val="0"/>
              <w:marBottom w:val="0"/>
              <w:divBdr>
                <w:top w:val="none" w:sz="0" w:space="0" w:color="auto"/>
                <w:left w:val="none" w:sz="0" w:space="0" w:color="auto"/>
                <w:bottom w:val="none" w:sz="0" w:space="0" w:color="auto"/>
                <w:right w:val="none" w:sz="0" w:space="0" w:color="auto"/>
              </w:divBdr>
              <w:divsChild>
                <w:div w:id="19745610">
                  <w:marLeft w:val="0"/>
                  <w:marRight w:val="0"/>
                  <w:marTop w:val="0"/>
                  <w:marBottom w:val="0"/>
                  <w:divBdr>
                    <w:top w:val="none" w:sz="0" w:space="0" w:color="auto"/>
                    <w:left w:val="none" w:sz="0" w:space="0" w:color="auto"/>
                    <w:bottom w:val="none" w:sz="0" w:space="0" w:color="auto"/>
                    <w:right w:val="none" w:sz="0" w:space="0" w:color="auto"/>
                  </w:divBdr>
                  <w:divsChild>
                    <w:div w:id="17952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02116">
      <w:bodyDiv w:val="1"/>
      <w:marLeft w:val="0"/>
      <w:marRight w:val="0"/>
      <w:marTop w:val="0"/>
      <w:marBottom w:val="0"/>
      <w:divBdr>
        <w:top w:val="none" w:sz="0" w:space="0" w:color="auto"/>
        <w:left w:val="none" w:sz="0" w:space="0" w:color="auto"/>
        <w:bottom w:val="none" w:sz="0" w:space="0" w:color="auto"/>
        <w:right w:val="none" w:sz="0" w:space="0" w:color="auto"/>
      </w:divBdr>
      <w:divsChild>
        <w:div w:id="826819007">
          <w:marLeft w:val="0"/>
          <w:marRight w:val="240"/>
          <w:marTop w:val="0"/>
          <w:marBottom w:val="0"/>
          <w:divBdr>
            <w:top w:val="none" w:sz="0" w:space="0" w:color="auto"/>
            <w:left w:val="none" w:sz="0" w:space="0" w:color="auto"/>
            <w:bottom w:val="none" w:sz="0" w:space="0" w:color="auto"/>
            <w:right w:val="none" w:sz="0" w:space="0" w:color="auto"/>
          </w:divBdr>
          <w:divsChild>
            <w:div w:id="994916067">
              <w:marLeft w:val="0"/>
              <w:marRight w:val="0"/>
              <w:marTop w:val="0"/>
              <w:marBottom w:val="0"/>
              <w:divBdr>
                <w:top w:val="none" w:sz="0" w:space="0" w:color="auto"/>
                <w:left w:val="none" w:sz="0" w:space="0" w:color="auto"/>
                <w:bottom w:val="none" w:sz="0" w:space="0" w:color="auto"/>
                <w:right w:val="none" w:sz="0" w:space="0" w:color="auto"/>
              </w:divBdr>
              <w:divsChild>
                <w:div w:id="1009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1992">
          <w:marLeft w:val="0"/>
          <w:marRight w:val="240"/>
          <w:marTop w:val="0"/>
          <w:marBottom w:val="0"/>
          <w:divBdr>
            <w:top w:val="none" w:sz="0" w:space="0" w:color="auto"/>
            <w:left w:val="none" w:sz="0" w:space="0" w:color="auto"/>
            <w:bottom w:val="none" w:sz="0" w:space="0" w:color="auto"/>
            <w:right w:val="none" w:sz="0" w:space="0" w:color="auto"/>
          </w:divBdr>
          <w:divsChild>
            <w:div w:id="245698135">
              <w:marLeft w:val="0"/>
              <w:marRight w:val="0"/>
              <w:marTop w:val="0"/>
              <w:marBottom w:val="0"/>
              <w:divBdr>
                <w:top w:val="none" w:sz="0" w:space="0" w:color="auto"/>
                <w:left w:val="none" w:sz="0" w:space="0" w:color="auto"/>
                <w:bottom w:val="none" w:sz="0" w:space="0" w:color="auto"/>
                <w:right w:val="none" w:sz="0" w:space="0" w:color="auto"/>
              </w:divBdr>
              <w:divsChild>
                <w:div w:id="153518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3062">
          <w:marLeft w:val="0"/>
          <w:marRight w:val="0"/>
          <w:marTop w:val="750"/>
          <w:marBottom w:val="0"/>
          <w:divBdr>
            <w:top w:val="none" w:sz="0" w:space="0" w:color="auto"/>
            <w:left w:val="none" w:sz="0" w:space="0" w:color="auto"/>
            <w:bottom w:val="none" w:sz="0" w:space="0" w:color="auto"/>
            <w:right w:val="none" w:sz="0" w:space="0" w:color="auto"/>
          </w:divBdr>
          <w:divsChild>
            <w:div w:id="1070690484">
              <w:marLeft w:val="0"/>
              <w:marRight w:val="0"/>
              <w:marTop w:val="0"/>
              <w:marBottom w:val="0"/>
              <w:divBdr>
                <w:top w:val="none" w:sz="0" w:space="0" w:color="auto"/>
                <w:left w:val="none" w:sz="0" w:space="0" w:color="auto"/>
                <w:bottom w:val="none" w:sz="0" w:space="0" w:color="auto"/>
                <w:right w:val="none" w:sz="0" w:space="0" w:color="auto"/>
              </w:divBdr>
              <w:divsChild>
                <w:div w:id="1130975823">
                  <w:marLeft w:val="0"/>
                  <w:marRight w:val="0"/>
                  <w:marTop w:val="0"/>
                  <w:marBottom w:val="0"/>
                  <w:divBdr>
                    <w:top w:val="none" w:sz="0" w:space="0" w:color="auto"/>
                    <w:left w:val="none" w:sz="0" w:space="0" w:color="auto"/>
                    <w:bottom w:val="none" w:sz="0" w:space="0" w:color="auto"/>
                    <w:right w:val="none" w:sz="0" w:space="0" w:color="auto"/>
                  </w:divBdr>
                  <w:divsChild>
                    <w:div w:id="4475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97337">
      <w:bodyDiv w:val="1"/>
      <w:marLeft w:val="0"/>
      <w:marRight w:val="0"/>
      <w:marTop w:val="0"/>
      <w:marBottom w:val="0"/>
      <w:divBdr>
        <w:top w:val="none" w:sz="0" w:space="0" w:color="auto"/>
        <w:left w:val="none" w:sz="0" w:space="0" w:color="auto"/>
        <w:bottom w:val="none" w:sz="0" w:space="0" w:color="auto"/>
        <w:right w:val="none" w:sz="0" w:space="0" w:color="auto"/>
      </w:divBdr>
      <w:divsChild>
        <w:div w:id="699748467">
          <w:marLeft w:val="0"/>
          <w:marRight w:val="240"/>
          <w:marTop w:val="0"/>
          <w:marBottom w:val="0"/>
          <w:divBdr>
            <w:top w:val="none" w:sz="0" w:space="0" w:color="auto"/>
            <w:left w:val="none" w:sz="0" w:space="0" w:color="auto"/>
            <w:bottom w:val="none" w:sz="0" w:space="0" w:color="auto"/>
            <w:right w:val="none" w:sz="0" w:space="0" w:color="auto"/>
          </w:divBdr>
          <w:divsChild>
            <w:div w:id="233976203">
              <w:marLeft w:val="0"/>
              <w:marRight w:val="0"/>
              <w:marTop w:val="0"/>
              <w:marBottom w:val="0"/>
              <w:divBdr>
                <w:top w:val="none" w:sz="0" w:space="0" w:color="auto"/>
                <w:left w:val="none" w:sz="0" w:space="0" w:color="auto"/>
                <w:bottom w:val="none" w:sz="0" w:space="0" w:color="auto"/>
                <w:right w:val="none" w:sz="0" w:space="0" w:color="auto"/>
              </w:divBdr>
              <w:divsChild>
                <w:div w:id="14553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6935">
          <w:marLeft w:val="0"/>
          <w:marRight w:val="240"/>
          <w:marTop w:val="0"/>
          <w:marBottom w:val="0"/>
          <w:divBdr>
            <w:top w:val="none" w:sz="0" w:space="0" w:color="auto"/>
            <w:left w:val="none" w:sz="0" w:space="0" w:color="auto"/>
            <w:bottom w:val="none" w:sz="0" w:space="0" w:color="auto"/>
            <w:right w:val="none" w:sz="0" w:space="0" w:color="auto"/>
          </w:divBdr>
          <w:divsChild>
            <w:div w:id="78214901">
              <w:marLeft w:val="0"/>
              <w:marRight w:val="0"/>
              <w:marTop w:val="0"/>
              <w:marBottom w:val="0"/>
              <w:divBdr>
                <w:top w:val="none" w:sz="0" w:space="0" w:color="auto"/>
                <w:left w:val="none" w:sz="0" w:space="0" w:color="auto"/>
                <w:bottom w:val="none" w:sz="0" w:space="0" w:color="auto"/>
                <w:right w:val="none" w:sz="0" w:space="0" w:color="auto"/>
              </w:divBdr>
              <w:divsChild>
                <w:div w:id="149972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4277">
          <w:marLeft w:val="0"/>
          <w:marRight w:val="0"/>
          <w:marTop w:val="750"/>
          <w:marBottom w:val="0"/>
          <w:divBdr>
            <w:top w:val="none" w:sz="0" w:space="0" w:color="auto"/>
            <w:left w:val="none" w:sz="0" w:space="0" w:color="auto"/>
            <w:bottom w:val="none" w:sz="0" w:space="0" w:color="auto"/>
            <w:right w:val="none" w:sz="0" w:space="0" w:color="auto"/>
          </w:divBdr>
          <w:divsChild>
            <w:div w:id="1961107859">
              <w:marLeft w:val="0"/>
              <w:marRight w:val="0"/>
              <w:marTop w:val="0"/>
              <w:marBottom w:val="0"/>
              <w:divBdr>
                <w:top w:val="none" w:sz="0" w:space="0" w:color="auto"/>
                <w:left w:val="none" w:sz="0" w:space="0" w:color="auto"/>
                <w:bottom w:val="none" w:sz="0" w:space="0" w:color="auto"/>
                <w:right w:val="none" w:sz="0" w:space="0" w:color="auto"/>
              </w:divBdr>
              <w:divsChild>
                <w:div w:id="540362606">
                  <w:marLeft w:val="0"/>
                  <w:marRight w:val="0"/>
                  <w:marTop w:val="0"/>
                  <w:marBottom w:val="0"/>
                  <w:divBdr>
                    <w:top w:val="none" w:sz="0" w:space="0" w:color="auto"/>
                    <w:left w:val="none" w:sz="0" w:space="0" w:color="auto"/>
                    <w:bottom w:val="none" w:sz="0" w:space="0" w:color="auto"/>
                    <w:right w:val="none" w:sz="0" w:space="0" w:color="auto"/>
                  </w:divBdr>
                  <w:divsChild>
                    <w:div w:id="12668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380985">
      <w:bodyDiv w:val="1"/>
      <w:marLeft w:val="0"/>
      <w:marRight w:val="0"/>
      <w:marTop w:val="0"/>
      <w:marBottom w:val="0"/>
      <w:divBdr>
        <w:top w:val="none" w:sz="0" w:space="0" w:color="auto"/>
        <w:left w:val="none" w:sz="0" w:space="0" w:color="auto"/>
        <w:bottom w:val="none" w:sz="0" w:space="0" w:color="auto"/>
        <w:right w:val="none" w:sz="0" w:space="0" w:color="auto"/>
      </w:divBdr>
      <w:divsChild>
        <w:div w:id="1506507050">
          <w:marLeft w:val="0"/>
          <w:marRight w:val="240"/>
          <w:marTop w:val="0"/>
          <w:marBottom w:val="0"/>
          <w:divBdr>
            <w:top w:val="none" w:sz="0" w:space="0" w:color="auto"/>
            <w:left w:val="none" w:sz="0" w:space="0" w:color="auto"/>
            <w:bottom w:val="none" w:sz="0" w:space="0" w:color="auto"/>
            <w:right w:val="none" w:sz="0" w:space="0" w:color="auto"/>
          </w:divBdr>
          <w:divsChild>
            <w:div w:id="931623426">
              <w:marLeft w:val="0"/>
              <w:marRight w:val="0"/>
              <w:marTop w:val="0"/>
              <w:marBottom w:val="0"/>
              <w:divBdr>
                <w:top w:val="none" w:sz="0" w:space="0" w:color="auto"/>
                <w:left w:val="none" w:sz="0" w:space="0" w:color="auto"/>
                <w:bottom w:val="none" w:sz="0" w:space="0" w:color="auto"/>
                <w:right w:val="none" w:sz="0" w:space="0" w:color="auto"/>
              </w:divBdr>
              <w:divsChild>
                <w:div w:id="4442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9130">
          <w:marLeft w:val="0"/>
          <w:marRight w:val="240"/>
          <w:marTop w:val="0"/>
          <w:marBottom w:val="0"/>
          <w:divBdr>
            <w:top w:val="none" w:sz="0" w:space="0" w:color="auto"/>
            <w:left w:val="none" w:sz="0" w:space="0" w:color="auto"/>
            <w:bottom w:val="none" w:sz="0" w:space="0" w:color="auto"/>
            <w:right w:val="none" w:sz="0" w:space="0" w:color="auto"/>
          </w:divBdr>
          <w:divsChild>
            <w:div w:id="447941383">
              <w:marLeft w:val="0"/>
              <w:marRight w:val="0"/>
              <w:marTop w:val="0"/>
              <w:marBottom w:val="0"/>
              <w:divBdr>
                <w:top w:val="none" w:sz="0" w:space="0" w:color="auto"/>
                <w:left w:val="none" w:sz="0" w:space="0" w:color="auto"/>
                <w:bottom w:val="none" w:sz="0" w:space="0" w:color="auto"/>
                <w:right w:val="none" w:sz="0" w:space="0" w:color="auto"/>
              </w:divBdr>
              <w:divsChild>
                <w:div w:id="21265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0509">
          <w:marLeft w:val="0"/>
          <w:marRight w:val="0"/>
          <w:marTop w:val="750"/>
          <w:marBottom w:val="0"/>
          <w:divBdr>
            <w:top w:val="none" w:sz="0" w:space="0" w:color="auto"/>
            <w:left w:val="none" w:sz="0" w:space="0" w:color="auto"/>
            <w:bottom w:val="none" w:sz="0" w:space="0" w:color="auto"/>
            <w:right w:val="none" w:sz="0" w:space="0" w:color="auto"/>
          </w:divBdr>
          <w:divsChild>
            <w:div w:id="2039232083">
              <w:marLeft w:val="0"/>
              <w:marRight w:val="0"/>
              <w:marTop w:val="0"/>
              <w:marBottom w:val="0"/>
              <w:divBdr>
                <w:top w:val="none" w:sz="0" w:space="0" w:color="auto"/>
                <w:left w:val="none" w:sz="0" w:space="0" w:color="auto"/>
                <w:bottom w:val="none" w:sz="0" w:space="0" w:color="auto"/>
                <w:right w:val="none" w:sz="0" w:space="0" w:color="auto"/>
              </w:divBdr>
              <w:divsChild>
                <w:div w:id="324089533">
                  <w:marLeft w:val="0"/>
                  <w:marRight w:val="0"/>
                  <w:marTop w:val="0"/>
                  <w:marBottom w:val="0"/>
                  <w:divBdr>
                    <w:top w:val="none" w:sz="0" w:space="0" w:color="auto"/>
                    <w:left w:val="none" w:sz="0" w:space="0" w:color="auto"/>
                    <w:bottom w:val="none" w:sz="0" w:space="0" w:color="auto"/>
                    <w:right w:val="none" w:sz="0" w:space="0" w:color="auto"/>
                  </w:divBdr>
                  <w:divsChild>
                    <w:div w:id="489102115">
                      <w:marLeft w:val="0"/>
                      <w:marRight w:val="0"/>
                      <w:marTop w:val="0"/>
                      <w:marBottom w:val="0"/>
                      <w:divBdr>
                        <w:top w:val="none" w:sz="0" w:space="0" w:color="auto"/>
                        <w:left w:val="none" w:sz="0" w:space="0" w:color="auto"/>
                        <w:bottom w:val="none" w:sz="0" w:space="0" w:color="auto"/>
                        <w:right w:val="none" w:sz="0" w:space="0" w:color="auto"/>
                      </w:divBdr>
                      <w:divsChild>
                        <w:div w:id="1450855420">
                          <w:marLeft w:val="240"/>
                          <w:marRight w:val="0"/>
                          <w:marTop w:val="240"/>
                          <w:marBottom w:val="240"/>
                          <w:divBdr>
                            <w:top w:val="none" w:sz="0" w:space="0" w:color="auto"/>
                            <w:left w:val="none" w:sz="0" w:space="0" w:color="auto"/>
                            <w:bottom w:val="none" w:sz="0" w:space="0" w:color="auto"/>
                            <w:right w:val="none" w:sz="0" w:space="0" w:color="auto"/>
                          </w:divBdr>
                        </w:div>
                        <w:div w:id="5508517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77997048">
      <w:bodyDiv w:val="1"/>
      <w:marLeft w:val="0"/>
      <w:marRight w:val="0"/>
      <w:marTop w:val="0"/>
      <w:marBottom w:val="0"/>
      <w:divBdr>
        <w:top w:val="none" w:sz="0" w:space="0" w:color="auto"/>
        <w:left w:val="none" w:sz="0" w:space="0" w:color="auto"/>
        <w:bottom w:val="none" w:sz="0" w:space="0" w:color="auto"/>
        <w:right w:val="none" w:sz="0" w:space="0" w:color="auto"/>
      </w:divBdr>
      <w:divsChild>
        <w:div w:id="1110591977">
          <w:marLeft w:val="0"/>
          <w:marRight w:val="240"/>
          <w:marTop w:val="0"/>
          <w:marBottom w:val="0"/>
          <w:divBdr>
            <w:top w:val="none" w:sz="0" w:space="0" w:color="auto"/>
            <w:left w:val="none" w:sz="0" w:space="0" w:color="auto"/>
            <w:bottom w:val="none" w:sz="0" w:space="0" w:color="auto"/>
            <w:right w:val="none" w:sz="0" w:space="0" w:color="auto"/>
          </w:divBdr>
          <w:divsChild>
            <w:div w:id="831457606">
              <w:marLeft w:val="0"/>
              <w:marRight w:val="0"/>
              <w:marTop w:val="0"/>
              <w:marBottom w:val="0"/>
              <w:divBdr>
                <w:top w:val="none" w:sz="0" w:space="0" w:color="auto"/>
                <w:left w:val="none" w:sz="0" w:space="0" w:color="auto"/>
                <w:bottom w:val="none" w:sz="0" w:space="0" w:color="auto"/>
                <w:right w:val="none" w:sz="0" w:space="0" w:color="auto"/>
              </w:divBdr>
              <w:divsChild>
                <w:div w:id="4464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18454">
          <w:marLeft w:val="0"/>
          <w:marRight w:val="240"/>
          <w:marTop w:val="0"/>
          <w:marBottom w:val="0"/>
          <w:divBdr>
            <w:top w:val="none" w:sz="0" w:space="0" w:color="auto"/>
            <w:left w:val="none" w:sz="0" w:space="0" w:color="auto"/>
            <w:bottom w:val="none" w:sz="0" w:space="0" w:color="auto"/>
            <w:right w:val="none" w:sz="0" w:space="0" w:color="auto"/>
          </w:divBdr>
          <w:divsChild>
            <w:div w:id="1032078356">
              <w:marLeft w:val="0"/>
              <w:marRight w:val="0"/>
              <w:marTop w:val="0"/>
              <w:marBottom w:val="0"/>
              <w:divBdr>
                <w:top w:val="none" w:sz="0" w:space="0" w:color="auto"/>
                <w:left w:val="none" w:sz="0" w:space="0" w:color="auto"/>
                <w:bottom w:val="none" w:sz="0" w:space="0" w:color="auto"/>
                <w:right w:val="none" w:sz="0" w:space="0" w:color="auto"/>
              </w:divBdr>
              <w:divsChild>
                <w:div w:id="857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3102">
          <w:marLeft w:val="0"/>
          <w:marRight w:val="0"/>
          <w:marTop w:val="750"/>
          <w:marBottom w:val="0"/>
          <w:divBdr>
            <w:top w:val="none" w:sz="0" w:space="0" w:color="auto"/>
            <w:left w:val="none" w:sz="0" w:space="0" w:color="auto"/>
            <w:bottom w:val="none" w:sz="0" w:space="0" w:color="auto"/>
            <w:right w:val="none" w:sz="0" w:space="0" w:color="auto"/>
          </w:divBdr>
          <w:divsChild>
            <w:div w:id="152572074">
              <w:marLeft w:val="0"/>
              <w:marRight w:val="0"/>
              <w:marTop w:val="0"/>
              <w:marBottom w:val="0"/>
              <w:divBdr>
                <w:top w:val="none" w:sz="0" w:space="0" w:color="auto"/>
                <w:left w:val="none" w:sz="0" w:space="0" w:color="auto"/>
                <w:bottom w:val="none" w:sz="0" w:space="0" w:color="auto"/>
                <w:right w:val="none" w:sz="0" w:space="0" w:color="auto"/>
              </w:divBdr>
              <w:divsChild>
                <w:div w:id="2010598626">
                  <w:marLeft w:val="0"/>
                  <w:marRight w:val="0"/>
                  <w:marTop w:val="0"/>
                  <w:marBottom w:val="0"/>
                  <w:divBdr>
                    <w:top w:val="none" w:sz="0" w:space="0" w:color="auto"/>
                    <w:left w:val="none" w:sz="0" w:space="0" w:color="auto"/>
                    <w:bottom w:val="none" w:sz="0" w:space="0" w:color="auto"/>
                    <w:right w:val="none" w:sz="0" w:space="0" w:color="auto"/>
                  </w:divBdr>
                  <w:divsChild>
                    <w:div w:id="41478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415325">
      <w:bodyDiv w:val="1"/>
      <w:marLeft w:val="0"/>
      <w:marRight w:val="0"/>
      <w:marTop w:val="0"/>
      <w:marBottom w:val="0"/>
      <w:divBdr>
        <w:top w:val="none" w:sz="0" w:space="0" w:color="auto"/>
        <w:left w:val="none" w:sz="0" w:space="0" w:color="auto"/>
        <w:bottom w:val="none" w:sz="0" w:space="0" w:color="auto"/>
        <w:right w:val="none" w:sz="0" w:space="0" w:color="auto"/>
      </w:divBdr>
      <w:divsChild>
        <w:div w:id="1584532254">
          <w:marLeft w:val="0"/>
          <w:marRight w:val="240"/>
          <w:marTop w:val="0"/>
          <w:marBottom w:val="0"/>
          <w:divBdr>
            <w:top w:val="none" w:sz="0" w:space="0" w:color="auto"/>
            <w:left w:val="none" w:sz="0" w:space="0" w:color="auto"/>
            <w:bottom w:val="none" w:sz="0" w:space="0" w:color="auto"/>
            <w:right w:val="none" w:sz="0" w:space="0" w:color="auto"/>
          </w:divBdr>
          <w:divsChild>
            <w:div w:id="1051999696">
              <w:marLeft w:val="0"/>
              <w:marRight w:val="0"/>
              <w:marTop w:val="0"/>
              <w:marBottom w:val="0"/>
              <w:divBdr>
                <w:top w:val="none" w:sz="0" w:space="0" w:color="auto"/>
                <w:left w:val="none" w:sz="0" w:space="0" w:color="auto"/>
                <w:bottom w:val="none" w:sz="0" w:space="0" w:color="auto"/>
                <w:right w:val="none" w:sz="0" w:space="0" w:color="auto"/>
              </w:divBdr>
              <w:divsChild>
                <w:div w:id="34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96060">
          <w:marLeft w:val="0"/>
          <w:marRight w:val="240"/>
          <w:marTop w:val="0"/>
          <w:marBottom w:val="0"/>
          <w:divBdr>
            <w:top w:val="none" w:sz="0" w:space="0" w:color="auto"/>
            <w:left w:val="none" w:sz="0" w:space="0" w:color="auto"/>
            <w:bottom w:val="none" w:sz="0" w:space="0" w:color="auto"/>
            <w:right w:val="none" w:sz="0" w:space="0" w:color="auto"/>
          </w:divBdr>
          <w:divsChild>
            <w:div w:id="1794980438">
              <w:marLeft w:val="0"/>
              <w:marRight w:val="0"/>
              <w:marTop w:val="0"/>
              <w:marBottom w:val="0"/>
              <w:divBdr>
                <w:top w:val="none" w:sz="0" w:space="0" w:color="auto"/>
                <w:left w:val="none" w:sz="0" w:space="0" w:color="auto"/>
                <w:bottom w:val="none" w:sz="0" w:space="0" w:color="auto"/>
                <w:right w:val="none" w:sz="0" w:space="0" w:color="auto"/>
              </w:divBdr>
              <w:divsChild>
                <w:div w:id="41432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18372">
          <w:marLeft w:val="0"/>
          <w:marRight w:val="0"/>
          <w:marTop w:val="750"/>
          <w:marBottom w:val="0"/>
          <w:divBdr>
            <w:top w:val="none" w:sz="0" w:space="0" w:color="auto"/>
            <w:left w:val="none" w:sz="0" w:space="0" w:color="auto"/>
            <w:bottom w:val="none" w:sz="0" w:space="0" w:color="auto"/>
            <w:right w:val="none" w:sz="0" w:space="0" w:color="auto"/>
          </w:divBdr>
          <w:divsChild>
            <w:div w:id="1646935048">
              <w:marLeft w:val="0"/>
              <w:marRight w:val="0"/>
              <w:marTop w:val="0"/>
              <w:marBottom w:val="0"/>
              <w:divBdr>
                <w:top w:val="none" w:sz="0" w:space="0" w:color="auto"/>
                <w:left w:val="none" w:sz="0" w:space="0" w:color="auto"/>
                <w:bottom w:val="none" w:sz="0" w:space="0" w:color="auto"/>
                <w:right w:val="none" w:sz="0" w:space="0" w:color="auto"/>
              </w:divBdr>
              <w:divsChild>
                <w:div w:id="693115391">
                  <w:marLeft w:val="0"/>
                  <w:marRight w:val="0"/>
                  <w:marTop w:val="0"/>
                  <w:marBottom w:val="0"/>
                  <w:divBdr>
                    <w:top w:val="none" w:sz="0" w:space="0" w:color="auto"/>
                    <w:left w:val="none" w:sz="0" w:space="0" w:color="auto"/>
                    <w:bottom w:val="none" w:sz="0" w:space="0" w:color="auto"/>
                    <w:right w:val="none" w:sz="0" w:space="0" w:color="auto"/>
                  </w:divBdr>
                  <w:divsChild>
                    <w:div w:id="4411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309958">
      <w:bodyDiv w:val="1"/>
      <w:marLeft w:val="0"/>
      <w:marRight w:val="0"/>
      <w:marTop w:val="0"/>
      <w:marBottom w:val="0"/>
      <w:divBdr>
        <w:top w:val="none" w:sz="0" w:space="0" w:color="auto"/>
        <w:left w:val="none" w:sz="0" w:space="0" w:color="auto"/>
        <w:bottom w:val="none" w:sz="0" w:space="0" w:color="auto"/>
        <w:right w:val="none" w:sz="0" w:space="0" w:color="auto"/>
      </w:divBdr>
      <w:divsChild>
        <w:div w:id="1119911489">
          <w:marLeft w:val="0"/>
          <w:marRight w:val="240"/>
          <w:marTop w:val="0"/>
          <w:marBottom w:val="0"/>
          <w:divBdr>
            <w:top w:val="none" w:sz="0" w:space="0" w:color="auto"/>
            <w:left w:val="none" w:sz="0" w:space="0" w:color="auto"/>
            <w:bottom w:val="none" w:sz="0" w:space="0" w:color="auto"/>
            <w:right w:val="none" w:sz="0" w:space="0" w:color="auto"/>
          </w:divBdr>
          <w:divsChild>
            <w:div w:id="1174152646">
              <w:marLeft w:val="0"/>
              <w:marRight w:val="0"/>
              <w:marTop w:val="0"/>
              <w:marBottom w:val="0"/>
              <w:divBdr>
                <w:top w:val="none" w:sz="0" w:space="0" w:color="auto"/>
                <w:left w:val="none" w:sz="0" w:space="0" w:color="auto"/>
                <w:bottom w:val="none" w:sz="0" w:space="0" w:color="auto"/>
                <w:right w:val="none" w:sz="0" w:space="0" w:color="auto"/>
              </w:divBdr>
              <w:divsChild>
                <w:div w:id="210857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31496">
          <w:marLeft w:val="0"/>
          <w:marRight w:val="240"/>
          <w:marTop w:val="0"/>
          <w:marBottom w:val="0"/>
          <w:divBdr>
            <w:top w:val="none" w:sz="0" w:space="0" w:color="auto"/>
            <w:left w:val="none" w:sz="0" w:space="0" w:color="auto"/>
            <w:bottom w:val="none" w:sz="0" w:space="0" w:color="auto"/>
            <w:right w:val="none" w:sz="0" w:space="0" w:color="auto"/>
          </w:divBdr>
          <w:divsChild>
            <w:div w:id="78867471">
              <w:marLeft w:val="0"/>
              <w:marRight w:val="0"/>
              <w:marTop w:val="0"/>
              <w:marBottom w:val="0"/>
              <w:divBdr>
                <w:top w:val="none" w:sz="0" w:space="0" w:color="auto"/>
                <w:left w:val="none" w:sz="0" w:space="0" w:color="auto"/>
                <w:bottom w:val="none" w:sz="0" w:space="0" w:color="auto"/>
                <w:right w:val="none" w:sz="0" w:space="0" w:color="auto"/>
              </w:divBdr>
              <w:divsChild>
                <w:div w:id="6423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43889">
          <w:marLeft w:val="0"/>
          <w:marRight w:val="0"/>
          <w:marTop w:val="750"/>
          <w:marBottom w:val="0"/>
          <w:divBdr>
            <w:top w:val="none" w:sz="0" w:space="0" w:color="auto"/>
            <w:left w:val="none" w:sz="0" w:space="0" w:color="auto"/>
            <w:bottom w:val="none" w:sz="0" w:space="0" w:color="auto"/>
            <w:right w:val="none" w:sz="0" w:space="0" w:color="auto"/>
          </w:divBdr>
          <w:divsChild>
            <w:div w:id="1089690115">
              <w:marLeft w:val="0"/>
              <w:marRight w:val="0"/>
              <w:marTop w:val="0"/>
              <w:marBottom w:val="0"/>
              <w:divBdr>
                <w:top w:val="none" w:sz="0" w:space="0" w:color="auto"/>
                <w:left w:val="none" w:sz="0" w:space="0" w:color="auto"/>
                <w:bottom w:val="none" w:sz="0" w:space="0" w:color="auto"/>
                <w:right w:val="none" w:sz="0" w:space="0" w:color="auto"/>
              </w:divBdr>
              <w:divsChild>
                <w:div w:id="1262489739">
                  <w:marLeft w:val="0"/>
                  <w:marRight w:val="0"/>
                  <w:marTop w:val="0"/>
                  <w:marBottom w:val="0"/>
                  <w:divBdr>
                    <w:top w:val="none" w:sz="0" w:space="0" w:color="auto"/>
                    <w:left w:val="none" w:sz="0" w:space="0" w:color="auto"/>
                    <w:bottom w:val="none" w:sz="0" w:space="0" w:color="auto"/>
                    <w:right w:val="none" w:sz="0" w:space="0" w:color="auto"/>
                  </w:divBdr>
                  <w:divsChild>
                    <w:div w:id="1855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659079">
      <w:bodyDiv w:val="1"/>
      <w:marLeft w:val="0"/>
      <w:marRight w:val="0"/>
      <w:marTop w:val="0"/>
      <w:marBottom w:val="0"/>
      <w:divBdr>
        <w:top w:val="none" w:sz="0" w:space="0" w:color="auto"/>
        <w:left w:val="none" w:sz="0" w:space="0" w:color="auto"/>
        <w:bottom w:val="none" w:sz="0" w:space="0" w:color="auto"/>
        <w:right w:val="none" w:sz="0" w:space="0" w:color="auto"/>
      </w:divBdr>
      <w:divsChild>
        <w:div w:id="185603651">
          <w:marLeft w:val="0"/>
          <w:marRight w:val="240"/>
          <w:marTop w:val="0"/>
          <w:marBottom w:val="0"/>
          <w:divBdr>
            <w:top w:val="none" w:sz="0" w:space="0" w:color="auto"/>
            <w:left w:val="none" w:sz="0" w:space="0" w:color="auto"/>
            <w:bottom w:val="none" w:sz="0" w:space="0" w:color="auto"/>
            <w:right w:val="none" w:sz="0" w:space="0" w:color="auto"/>
          </w:divBdr>
          <w:divsChild>
            <w:div w:id="1780836163">
              <w:marLeft w:val="0"/>
              <w:marRight w:val="0"/>
              <w:marTop w:val="0"/>
              <w:marBottom w:val="0"/>
              <w:divBdr>
                <w:top w:val="none" w:sz="0" w:space="0" w:color="auto"/>
                <w:left w:val="none" w:sz="0" w:space="0" w:color="auto"/>
                <w:bottom w:val="none" w:sz="0" w:space="0" w:color="auto"/>
                <w:right w:val="none" w:sz="0" w:space="0" w:color="auto"/>
              </w:divBdr>
              <w:divsChild>
                <w:div w:id="3976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3888">
          <w:marLeft w:val="0"/>
          <w:marRight w:val="240"/>
          <w:marTop w:val="0"/>
          <w:marBottom w:val="0"/>
          <w:divBdr>
            <w:top w:val="none" w:sz="0" w:space="0" w:color="auto"/>
            <w:left w:val="none" w:sz="0" w:space="0" w:color="auto"/>
            <w:bottom w:val="none" w:sz="0" w:space="0" w:color="auto"/>
            <w:right w:val="none" w:sz="0" w:space="0" w:color="auto"/>
          </w:divBdr>
          <w:divsChild>
            <w:div w:id="23597028">
              <w:marLeft w:val="0"/>
              <w:marRight w:val="0"/>
              <w:marTop w:val="0"/>
              <w:marBottom w:val="0"/>
              <w:divBdr>
                <w:top w:val="none" w:sz="0" w:space="0" w:color="auto"/>
                <w:left w:val="none" w:sz="0" w:space="0" w:color="auto"/>
                <w:bottom w:val="none" w:sz="0" w:space="0" w:color="auto"/>
                <w:right w:val="none" w:sz="0" w:space="0" w:color="auto"/>
              </w:divBdr>
              <w:divsChild>
                <w:div w:id="1032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3902">
          <w:marLeft w:val="0"/>
          <w:marRight w:val="0"/>
          <w:marTop w:val="750"/>
          <w:marBottom w:val="0"/>
          <w:divBdr>
            <w:top w:val="none" w:sz="0" w:space="0" w:color="auto"/>
            <w:left w:val="none" w:sz="0" w:space="0" w:color="auto"/>
            <w:bottom w:val="none" w:sz="0" w:space="0" w:color="auto"/>
            <w:right w:val="none" w:sz="0" w:space="0" w:color="auto"/>
          </w:divBdr>
          <w:divsChild>
            <w:div w:id="199973285">
              <w:marLeft w:val="0"/>
              <w:marRight w:val="0"/>
              <w:marTop w:val="0"/>
              <w:marBottom w:val="0"/>
              <w:divBdr>
                <w:top w:val="none" w:sz="0" w:space="0" w:color="auto"/>
                <w:left w:val="none" w:sz="0" w:space="0" w:color="auto"/>
                <w:bottom w:val="none" w:sz="0" w:space="0" w:color="auto"/>
                <w:right w:val="none" w:sz="0" w:space="0" w:color="auto"/>
              </w:divBdr>
              <w:divsChild>
                <w:div w:id="1485395611">
                  <w:marLeft w:val="0"/>
                  <w:marRight w:val="0"/>
                  <w:marTop w:val="0"/>
                  <w:marBottom w:val="0"/>
                  <w:divBdr>
                    <w:top w:val="none" w:sz="0" w:space="0" w:color="auto"/>
                    <w:left w:val="none" w:sz="0" w:space="0" w:color="auto"/>
                    <w:bottom w:val="none" w:sz="0" w:space="0" w:color="auto"/>
                    <w:right w:val="none" w:sz="0" w:space="0" w:color="auto"/>
                  </w:divBdr>
                  <w:divsChild>
                    <w:div w:id="15449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09814">
      <w:bodyDiv w:val="1"/>
      <w:marLeft w:val="0"/>
      <w:marRight w:val="0"/>
      <w:marTop w:val="0"/>
      <w:marBottom w:val="0"/>
      <w:divBdr>
        <w:top w:val="none" w:sz="0" w:space="0" w:color="auto"/>
        <w:left w:val="none" w:sz="0" w:space="0" w:color="auto"/>
        <w:bottom w:val="none" w:sz="0" w:space="0" w:color="auto"/>
        <w:right w:val="none" w:sz="0" w:space="0" w:color="auto"/>
      </w:divBdr>
    </w:div>
    <w:div w:id="991300058">
      <w:bodyDiv w:val="1"/>
      <w:marLeft w:val="0"/>
      <w:marRight w:val="0"/>
      <w:marTop w:val="0"/>
      <w:marBottom w:val="0"/>
      <w:divBdr>
        <w:top w:val="none" w:sz="0" w:space="0" w:color="auto"/>
        <w:left w:val="none" w:sz="0" w:space="0" w:color="auto"/>
        <w:bottom w:val="none" w:sz="0" w:space="0" w:color="auto"/>
        <w:right w:val="none" w:sz="0" w:space="0" w:color="auto"/>
      </w:divBdr>
      <w:divsChild>
        <w:div w:id="1655914392">
          <w:marLeft w:val="240"/>
          <w:marRight w:val="0"/>
          <w:marTop w:val="240"/>
          <w:marBottom w:val="240"/>
          <w:divBdr>
            <w:top w:val="none" w:sz="0" w:space="0" w:color="auto"/>
            <w:left w:val="none" w:sz="0" w:space="0" w:color="auto"/>
            <w:bottom w:val="none" w:sz="0" w:space="0" w:color="auto"/>
            <w:right w:val="none" w:sz="0" w:space="0" w:color="auto"/>
          </w:divBdr>
        </w:div>
      </w:divsChild>
    </w:div>
    <w:div w:id="996810342">
      <w:bodyDiv w:val="1"/>
      <w:marLeft w:val="0"/>
      <w:marRight w:val="0"/>
      <w:marTop w:val="0"/>
      <w:marBottom w:val="0"/>
      <w:divBdr>
        <w:top w:val="none" w:sz="0" w:space="0" w:color="auto"/>
        <w:left w:val="none" w:sz="0" w:space="0" w:color="auto"/>
        <w:bottom w:val="none" w:sz="0" w:space="0" w:color="auto"/>
        <w:right w:val="none" w:sz="0" w:space="0" w:color="auto"/>
      </w:divBdr>
      <w:divsChild>
        <w:div w:id="1529025609">
          <w:marLeft w:val="0"/>
          <w:marRight w:val="240"/>
          <w:marTop w:val="0"/>
          <w:marBottom w:val="0"/>
          <w:divBdr>
            <w:top w:val="none" w:sz="0" w:space="0" w:color="auto"/>
            <w:left w:val="none" w:sz="0" w:space="0" w:color="auto"/>
            <w:bottom w:val="none" w:sz="0" w:space="0" w:color="auto"/>
            <w:right w:val="none" w:sz="0" w:space="0" w:color="auto"/>
          </w:divBdr>
          <w:divsChild>
            <w:div w:id="1217082724">
              <w:marLeft w:val="0"/>
              <w:marRight w:val="0"/>
              <w:marTop w:val="0"/>
              <w:marBottom w:val="0"/>
              <w:divBdr>
                <w:top w:val="none" w:sz="0" w:space="0" w:color="auto"/>
                <w:left w:val="none" w:sz="0" w:space="0" w:color="auto"/>
                <w:bottom w:val="none" w:sz="0" w:space="0" w:color="auto"/>
                <w:right w:val="none" w:sz="0" w:space="0" w:color="auto"/>
              </w:divBdr>
              <w:divsChild>
                <w:div w:id="110784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59553">
          <w:marLeft w:val="0"/>
          <w:marRight w:val="240"/>
          <w:marTop w:val="0"/>
          <w:marBottom w:val="0"/>
          <w:divBdr>
            <w:top w:val="none" w:sz="0" w:space="0" w:color="auto"/>
            <w:left w:val="none" w:sz="0" w:space="0" w:color="auto"/>
            <w:bottom w:val="none" w:sz="0" w:space="0" w:color="auto"/>
            <w:right w:val="none" w:sz="0" w:space="0" w:color="auto"/>
          </w:divBdr>
          <w:divsChild>
            <w:div w:id="341125985">
              <w:marLeft w:val="0"/>
              <w:marRight w:val="0"/>
              <w:marTop w:val="0"/>
              <w:marBottom w:val="0"/>
              <w:divBdr>
                <w:top w:val="none" w:sz="0" w:space="0" w:color="auto"/>
                <w:left w:val="none" w:sz="0" w:space="0" w:color="auto"/>
                <w:bottom w:val="none" w:sz="0" w:space="0" w:color="auto"/>
                <w:right w:val="none" w:sz="0" w:space="0" w:color="auto"/>
              </w:divBdr>
              <w:divsChild>
                <w:div w:id="13202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1109">
          <w:marLeft w:val="0"/>
          <w:marRight w:val="0"/>
          <w:marTop w:val="750"/>
          <w:marBottom w:val="0"/>
          <w:divBdr>
            <w:top w:val="none" w:sz="0" w:space="0" w:color="auto"/>
            <w:left w:val="none" w:sz="0" w:space="0" w:color="auto"/>
            <w:bottom w:val="none" w:sz="0" w:space="0" w:color="auto"/>
            <w:right w:val="none" w:sz="0" w:space="0" w:color="auto"/>
          </w:divBdr>
          <w:divsChild>
            <w:div w:id="1673608702">
              <w:marLeft w:val="0"/>
              <w:marRight w:val="0"/>
              <w:marTop w:val="0"/>
              <w:marBottom w:val="0"/>
              <w:divBdr>
                <w:top w:val="none" w:sz="0" w:space="0" w:color="auto"/>
                <w:left w:val="none" w:sz="0" w:space="0" w:color="auto"/>
                <w:bottom w:val="none" w:sz="0" w:space="0" w:color="auto"/>
                <w:right w:val="none" w:sz="0" w:space="0" w:color="auto"/>
              </w:divBdr>
              <w:divsChild>
                <w:div w:id="1506893633">
                  <w:marLeft w:val="0"/>
                  <w:marRight w:val="0"/>
                  <w:marTop w:val="0"/>
                  <w:marBottom w:val="0"/>
                  <w:divBdr>
                    <w:top w:val="none" w:sz="0" w:space="0" w:color="auto"/>
                    <w:left w:val="none" w:sz="0" w:space="0" w:color="auto"/>
                    <w:bottom w:val="none" w:sz="0" w:space="0" w:color="auto"/>
                    <w:right w:val="none" w:sz="0" w:space="0" w:color="auto"/>
                  </w:divBdr>
                  <w:divsChild>
                    <w:div w:id="10787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999148">
      <w:bodyDiv w:val="1"/>
      <w:marLeft w:val="0"/>
      <w:marRight w:val="0"/>
      <w:marTop w:val="0"/>
      <w:marBottom w:val="0"/>
      <w:divBdr>
        <w:top w:val="none" w:sz="0" w:space="0" w:color="auto"/>
        <w:left w:val="none" w:sz="0" w:space="0" w:color="auto"/>
        <w:bottom w:val="none" w:sz="0" w:space="0" w:color="auto"/>
        <w:right w:val="none" w:sz="0" w:space="0" w:color="auto"/>
      </w:divBdr>
    </w:div>
    <w:div w:id="999769894">
      <w:bodyDiv w:val="1"/>
      <w:marLeft w:val="0"/>
      <w:marRight w:val="0"/>
      <w:marTop w:val="0"/>
      <w:marBottom w:val="0"/>
      <w:divBdr>
        <w:top w:val="none" w:sz="0" w:space="0" w:color="auto"/>
        <w:left w:val="none" w:sz="0" w:space="0" w:color="auto"/>
        <w:bottom w:val="none" w:sz="0" w:space="0" w:color="auto"/>
        <w:right w:val="none" w:sz="0" w:space="0" w:color="auto"/>
      </w:divBdr>
    </w:div>
    <w:div w:id="1002709301">
      <w:bodyDiv w:val="1"/>
      <w:marLeft w:val="0"/>
      <w:marRight w:val="0"/>
      <w:marTop w:val="0"/>
      <w:marBottom w:val="0"/>
      <w:divBdr>
        <w:top w:val="none" w:sz="0" w:space="0" w:color="auto"/>
        <w:left w:val="none" w:sz="0" w:space="0" w:color="auto"/>
        <w:bottom w:val="none" w:sz="0" w:space="0" w:color="auto"/>
        <w:right w:val="none" w:sz="0" w:space="0" w:color="auto"/>
      </w:divBdr>
      <w:divsChild>
        <w:div w:id="1903978786">
          <w:marLeft w:val="0"/>
          <w:marRight w:val="240"/>
          <w:marTop w:val="0"/>
          <w:marBottom w:val="0"/>
          <w:divBdr>
            <w:top w:val="none" w:sz="0" w:space="0" w:color="auto"/>
            <w:left w:val="none" w:sz="0" w:space="0" w:color="auto"/>
            <w:bottom w:val="none" w:sz="0" w:space="0" w:color="auto"/>
            <w:right w:val="none" w:sz="0" w:space="0" w:color="auto"/>
          </w:divBdr>
          <w:divsChild>
            <w:div w:id="906691444">
              <w:marLeft w:val="0"/>
              <w:marRight w:val="0"/>
              <w:marTop w:val="0"/>
              <w:marBottom w:val="0"/>
              <w:divBdr>
                <w:top w:val="none" w:sz="0" w:space="0" w:color="auto"/>
                <w:left w:val="none" w:sz="0" w:space="0" w:color="auto"/>
                <w:bottom w:val="none" w:sz="0" w:space="0" w:color="auto"/>
                <w:right w:val="none" w:sz="0" w:space="0" w:color="auto"/>
              </w:divBdr>
              <w:divsChild>
                <w:div w:id="164928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4626">
          <w:marLeft w:val="0"/>
          <w:marRight w:val="240"/>
          <w:marTop w:val="0"/>
          <w:marBottom w:val="0"/>
          <w:divBdr>
            <w:top w:val="none" w:sz="0" w:space="0" w:color="auto"/>
            <w:left w:val="none" w:sz="0" w:space="0" w:color="auto"/>
            <w:bottom w:val="none" w:sz="0" w:space="0" w:color="auto"/>
            <w:right w:val="none" w:sz="0" w:space="0" w:color="auto"/>
          </w:divBdr>
          <w:divsChild>
            <w:div w:id="772701728">
              <w:marLeft w:val="0"/>
              <w:marRight w:val="0"/>
              <w:marTop w:val="0"/>
              <w:marBottom w:val="0"/>
              <w:divBdr>
                <w:top w:val="none" w:sz="0" w:space="0" w:color="auto"/>
                <w:left w:val="none" w:sz="0" w:space="0" w:color="auto"/>
                <w:bottom w:val="none" w:sz="0" w:space="0" w:color="auto"/>
                <w:right w:val="none" w:sz="0" w:space="0" w:color="auto"/>
              </w:divBdr>
              <w:divsChild>
                <w:div w:id="14670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7856">
          <w:marLeft w:val="0"/>
          <w:marRight w:val="0"/>
          <w:marTop w:val="750"/>
          <w:marBottom w:val="0"/>
          <w:divBdr>
            <w:top w:val="none" w:sz="0" w:space="0" w:color="auto"/>
            <w:left w:val="none" w:sz="0" w:space="0" w:color="auto"/>
            <w:bottom w:val="none" w:sz="0" w:space="0" w:color="auto"/>
            <w:right w:val="none" w:sz="0" w:space="0" w:color="auto"/>
          </w:divBdr>
          <w:divsChild>
            <w:div w:id="821121269">
              <w:marLeft w:val="0"/>
              <w:marRight w:val="0"/>
              <w:marTop w:val="0"/>
              <w:marBottom w:val="0"/>
              <w:divBdr>
                <w:top w:val="none" w:sz="0" w:space="0" w:color="auto"/>
                <w:left w:val="none" w:sz="0" w:space="0" w:color="auto"/>
                <w:bottom w:val="none" w:sz="0" w:space="0" w:color="auto"/>
                <w:right w:val="none" w:sz="0" w:space="0" w:color="auto"/>
              </w:divBdr>
              <w:divsChild>
                <w:div w:id="116533796">
                  <w:marLeft w:val="0"/>
                  <w:marRight w:val="0"/>
                  <w:marTop w:val="0"/>
                  <w:marBottom w:val="0"/>
                  <w:divBdr>
                    <w:top w:val="none" w:sz="0" w:space="0" w:color="auto"/>
                    <w:left w:val="none" w:sz="0" w:space="0" w:color="auto"/>
                    <w:bottom w:val="none" w:sz="0" w:space="0" w:color="auto"/>
                    <w:right w:val="none" w:sz="0" w:space="0" w:color="auto"/>
                  </w:divBdr>
                  <w:divsChild>
                    <w:div w:id="483082388">
                      <w:marLeft w:val="0"/>
                      <w:marRight w:val="0"/>
                      <w:marTop w:val="0"/>
                      <w:marBottom w:val="0"/>
                      <w:divBdr>
                        <w:top w:val="none" w:sz="0" w:space="0" w:color="auto"/>
                        <w:left w:val="none" w:sz="0" w:space="0" w:color="auto"/>
                        <w:bottom w:val="none" w:sz="0" w:space="0" w:color="auto"/>
                        <w:right w:val="none" w:sz="0" w:space="0" w:color="auto"/>
                      </w:divBdr>
                      <w:divsChild>
                        <w:div w:id="20162229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02855324">
      <w:bodyDiv w:val="1"/>
      <w:marLeft w:val="0"/>
      <w:marRight w:val="0"/>
      <w:marTop w:val="0"/>
      <w:marBottom w:val="0"/>
      <w:divBdr>
        <w:top w:val="none" w:sz="0" w:space="0" w:color="auto"/>
        <w:left w:val="none" w:sz="0" w:space="0" w:color="auto"/>
        <w:bottom w:val="none" w:sz="0" w:space="0" w:color="auto"/>
        <w:right w:val="none" w:sz="0" w:space="0" w:color="auto"/>
      </w:divBdr>
      <w:divsChild>
        <w:div w:id="116991645">
          <w:marLeft w:val="0"/>
          <w:marRight w:val="240"/>
          <w:marTop w:val="0"/>
          <w:marBottom w:val="0"/>
          <w:divBdr>
            <w:top w:val="none" w:sz="0" w:space="0" w:color="auto"/>
            <w:left w:val="none" w:sz="0" w:space="0" w:color="auto"/>
            <w:bottom w:val="none" w:sz="0" w:space="0" w:color="auto"/>
            <w:right w:val="none" w:sz="0" w:space="0" w:color="auto"/>
          </w:divBdr>
          <w:divsChild>
            <w:div w:id="2050834650">
              <w:marLeft w:val="0"/>
              <w:marRight w:val="0"/>
              <w:marTop w:val="0"/>
              <w:marBottom w:val="0"/>
              <w:divBdr>
                <w:top w:val="none" w:sz="0" w:space="0" w:color="auto"/>
                <w:left w:val="none" w:sz="0" w:space="0" w:color="auto"/>
                <w:bottom w:val="none" w:sz="0" w:space="0" w:color="auto"/>
                <w:right w:val="none" w:sz="0" w:space="0" w:color="auto"/>
              </w:divBdr>
              <w:divsChild>
                <w:div w:id="4811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3582">
          <w:marLeft w:val="0"/>
          <w:marRight w:val="240"/>
          <w:marTop w:val="0"/>
          <w:marBottom w:val="0"/>
          <w:divBdr>
            <w:top w:val="none" w:sz="0" w:space="0" w:color="auto"/>
            <w:left w:val="none" w:sz="0" w:space="0" w:color="auto"/>
            <w:bottom w:val="none" w:sz="0" w:space="0" w:color="auto"/>
            <w:right w:val="none" w:sz="0" w:space="0" w:color="auto"/>
          </w:divBdr>
          <w:divsChild>
            <w:div w:id="453905709">
              <w:marLeft w:val="0"/>
              <w:marRight w:val="0"/>
              <w:marTop w:val="0"/>
              <w:marBottom w:val="0"/>
              <w:divBdr>
                <w:top w:val="none" w:sz="0" w:space="0" w:color="auto"/>
                <w:left w:val="none" w:sz="0" w:space="0" w:color="auto"/>
                <w:bottom w:val="none" w:sz="0" w:space="0" w:color="auto"/>
                <w:right w:val="none" w:sz="0" w:space="0" w:color="auto"/>
              </w:divBdr>
              <w:divsChild>
                <w:div w:id="155106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0567">
          <w:marLeft w:val="0"/>
          <w:marRight w:val="0"/>
          <w:marTop w:val="750"/>
          <w:marBottom w:val="0"/>
          <w:divBdr>
            <w:top w:val="none" w:sz="0" w:space="0" w:color="auto"/>
            <w:left w:val="none" w:sz="0" w:space="0" w:color="auto"/>
            <w:bottom w:val="none" w:sz="0" w:space="0" w:color="auto"/>
            <w:right w:val="none" w:sz="0" w:space="0" w:color="auto"/>
          </w:divBdr>
          <w:divsChild>
            <w:div w:id="407270374">
              <w:marLeft w:val="0"/>
              <w:marRight w:val="0"/>
              <w:marTop w:val="0"/>
              <w:marBottom w:val="0"/>
              <w:divBdr>
                <w:top w:val="none" w:sz="0" w:space="0" w:color="auto"/>
                <w:left w:val="none" w:sz="0" w:space="0" w:color="auto"/>
                <w:bottom w:val="none" w:sz="0" w:space="0" w:color="auto"/>
                <w:right w:val="none" w:sz="0" w:space="0" w:color="auto"/>
              </w:divBdr>
              <w:divsChild>
                <w:div w:id="1245068593">
                  <w:marLeft w:val="0"/>
                  <w:marRight w:val="0"/>
                  <w:marTop w:val="0"/>
                  <w:marBottom w:val="0"/>
                  <w:divBdr>
                    <w:top w:val="none" w:sz="0" w:space="0" w:color="auto"/>
                    <w:left w:val="none" w:sz="0" w:space="0" w:color="auto"/>
                    <w:bottom w:val="none" w:sz="0" w:space="0" w:color="auto"/>
                    <w:right w:val="none" w:sz="0" w:space="0" w:color="auto"/>
                  </w:divBdr>
                  <w:divsChild>
                    <w:div w:id="199821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623619">
      <w:bodyDiv w:val="1"/>
      <w:marLeft w:val="0"/>
      <w:marRight w:val="0"/>
      <w:marTop w:val="0"/>
      <w:marBottom w:val="0"/>
      <w:divBdr>
        <w:top w:val="none" w:sz="0" w:space="0" w:color="auto"/>
        <w:left w:val="none" w:sz="0" w:space="0" w:color="auto"/>
        <w:bottom w:val="none" w:sz="0" w:space="0" w:color="auto"/>
        <w:right w:val="none" w:sz="0" w:space="0" w:color="auto"/>
      </w:divBdr>
      <w:divsChild>
        <w:div w:id="1412197405">
          <w:marLeft w:val="0"/>
          <w:marRight w:val="240"/>
          <w:marTop w:val="0"/>
          <w:marBottom w:val="0"/>
          <w:divBdr>
            <w:top w:val="none" w:sz="0" w:space="0" w:color="auto"/>
            <w:left w:val="none" w:sz="0" w:space="0" w:color="auto"/>
            <w:bottom w:val="none" w:sz="0" w:space="0" w:color="auto"/>
            <w:right w:val="none" w:sz="0" w:space="0" w:color="auto"/>
          </w:divBdr>
          <w:divsChild>
            <w:div w:id="1512987346">
              <w:marLeft w:val="0"/>
              <w:marRight w:val="0"/>
              <w:marTop w:val="0"/>
              <w:marBottom w:val="0"/>
              <w:divBdr>
                <w:top w:val="none" w:sz="0" w:space="0" w:color="auto"/>
                <w:left w:val="none" w:sz="0" w:space="0" w:color="auto"/>
                <w:bottom w:val="none" w:sz="0" w:space="0" w:color="auto"/>
                <w:right w:val="none" w:sz="0" w:space="0" w:color="auto"/>
              </w:divBdr>
              <w:divsChild>
                <w:div w:id="207349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4395">
          <w:marLeft w:val="0"/>
          <w:marRight w:val="240"/>
          <w:marTop w:val="0"/>
          <w:marBottom w:val="0"/>
          <w:divBdr>
            <w:top w:val="none" w:sz="0" w:space="0" w:color="auto"/>
            <w:left w:val="none" w:sz="0" w:space="0" w:color="auto"/>
            <w:bottom w:val="none" w:sz="0" w:space="0" w:color="auto"/>
            <w:right w:val="none" w:sz="0" w:space="0" w:color="auto"/>
          </w:divBdr>
          <w:divsChild>
            <w:div w:id="1244877458">
              <w:marLeft w:val="0"/>
              <w:marRight w:val="0"/>
              <w:marTop w:val="0"/>
              <w:marBottom w:val="0"/>
              <w:divBdr>
                <w:top w:val="none" w:sz="0" w:space="0" w:color="auto"/>
                <w:left w:val="none" w:sz="0" w:space="0" w:color="auto"/>
                <w:bottom w:val="none" w:sz="0" w:space="0" w:color="auto"/>
                <w:right w:val="none" w:sz="0" w:space="0" w:color="auto"/>
              </w:divBdr>
              <w:divsChild>
                <w:div w:id="8759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7433">
          <w:marLeft w:val="0"/>
          <w:marRight w:val="0"/>
          <w:marTop w:val="750"/>
          <w:marBottom w:val="0"/>
          <w:divBdr>
            <w:top w:val="none" w:sz="0" w:space="0" w:color="auto"/>
            <w:left w:val="none" w:sz="0" w:space="0" w:color="auto"/>
            <w:bottom w:val="none" w:sz="0" w:space="0" w:color="auto"/>
            <w:right w:val="none" w:sz="0" w:space="0" w:color="auto"/>
          </w:divBdr>
          <w:divsChild>
            <w:div w:id="1693453735">
              <w:marLeft w:val="0"/>
              <w:marRight w:val="0"/>
              <w:marTop w:val="0"/>
              <w:marBottom w:val="0"/>
              <w:divBdr>
                <w:top w:val="none" w:sz="0" w:space="0" w:color="auto"/>
                <w:left w:val="none" w:sz="0" w:space="0" w:color="auto"/>
                <w:bottom w:val="none" w:sz="0" w:space="0" w:color="auto"/>
                <w:right w:val="none" w:sz="0" w:space="0" w:color="auto"/>
              </w:divBdr>
              <w:divsChild>
                <w:div w:id="259799907">
                  <w:marLeft w:val="0"/>
                  <w:marRight w:val="0"/>
                  <w:marTop w:val="0"/>
                  <w:marBottom w:val="0"/>
                  <w:divBdr>
                    <w:top w:val="none" w:sz="0" w:space="0" w:color="auto"/>
                    <w:left w:val="none" w:sz="0" w:space="0" w:color="auto"/>
                    <w:bottom w:val="none" w:sz="0" w:space="0" w:color="auto"/>
                    <w:right w:val="none" w:sz="0" w:space="0" w:color="auto"/>
                  </w:divBdr>
                  <w:divsChild>
                    <w:div w:id="2048288595">
                      <w:marLeft w:val="0"/>
                      <w:marRight w:val="0"/>
                      <w:marTop w:val="0"/>
                      <w:marBottom w:val="0"/>
                      <w:divBdr>
                        <w:top w:val="none" w:sz="0" w:space="0" w:color="auto"/>
                        <w:left w:val="none" w:sz="0" w:space="0" w:color="auto"/>
                        <w:bottom w:val="none" w:sz="0" w:space="0" w:color="auto"/>
                        <w:right w:val="none" w:sz="0" w:space="0" w:color="auto"/>
                      </w:divBdr>
                      <w:divsChild>
                        <w:div w:id="98258694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12686886">
      <w:bodyDiv w:val="1"/>
      <w:marLeft w:val="0"/>
      <w:marRight w:val="0"/>
      <w:marTop w:val="0"/>
      <w:marBottom w:val="0"/>
      <w:divBdr>
        <w:top w:val="none" w:sz="0" w:space="0" w:color="auto"/>
        <w:left w:val="none" w:sz="0" w:space="0" w:color="auto"/>
        <w:bottom w:val="none" w:sz="0" w:space="0" w:color="auto"/>
        <w:right w:val="none" w:sz="0" w:space="0" w:color="auto"/>
      </w:divBdr>
    </w:div>
    <w:div w:id="1013531993">
      <w:bodyDiv w:val="1"/>
      <w:marLeft w:val="0"/>
      <w:marRight w:val="0"/>
      <w:marTop w:val="0"/>
      <w:marBottom w:val="0"/>
      <w:divBdr>
        <w:top w:val="none" w:sz="0" w:space="0" w:color="auto"/>
        <w:left w:val="none" w:sz="0" w:space="0" w:color="auto"/>
        <w:bottom w:val="none" w:sz="0" w:space="0" w:color="auto"/>
        <w:right w:val="none" w:sz="0" w:space="0" w:color="auto"/>
      </w:divBdr>
    </w:div>
    <w:div w:id="1018242136">
      <w:bodyDiv w:val="1"/>
      <w:marLeft w:val="0"/>
      <w:marRight w:val="0"/>
      <w:marTop w:val="0"/>
      <w:marBottom w:val="0"/>
      <w:divBdr>
        <w:top w:val="none" w:sz="0" w:space="0" w:color="auto"/>
        <w:left w:val="none" w:sz="0" w:space="0" w:color="auto"/>
        <w:bottom w:val="none" w:sz="0" w:space="0" w:color="auto"/>
        <w:right w:val="none" w:sz="0" w:space="0" w:color="auto"/>
      </w:divBdr>
      <w:divsChild>
        <w:div w:id="1122962514">
          <w:marLeft w:val="0"/>
          <w:marRight w:val="240"/>
          <w:marTop w:val="0"/>
          <w:marBottom w:val="0"/>
          <w:divBdr>
            <w:top w:val="none" w:sz="0" w:space="0" w:color="auto"/>
            <w:left w:val="none" w:sz="0" w:space="0" w:color="auto"/>
            <w:bottom w:val="none" w:sz="0" w:space="0" w:color="auto"/>
            <w:right w:val="none" w:sz="0" w:space="0" w:color="auto"/>
          </w:divBdr>
          <w:divsChild>
            <w:div w:id="391197007">
              <w:marLeft w:val="0"/>
              <w:marRight w:val="0"/>
              <w:marTop w:val="0"/>
              <w:marBottom w:val="0"/>
              <w:divBdr>
                <w:top w:val="none" w:sz="0" w:space="0" w:color="auto"/>
                <w:left w:val="none" w:sz="0" w:space="0" w:color="auto"/>
                <w:bottom w:val="none" w:sz="0" w:space="0" w:color="auto"/>
                <w:right w:val="none" w:sz="0" w:space="0" w:color="auto"/>
              </w:divBdr>
              <w:divsChild>
                <w:div w:id="14877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9065">
          <w:marLeft w:val="0"/>
          <w:marRight w:val="240"/>
          <w:marTop w:val="0"/>
          <w:marBottom w:val="0"/>
          <w:divBdr>
            <w:top w:val="none" w:sz="0" w:space="0" w:color="auto"/>
            <w:left w:val="none" w:sz="0" w:space="0" w:color="auto"/>
            <w:bottom w:val="none" w:sz="0" w:space="0" w:color="auto"/>
            <w:right w:val="none" w:sz="0" w:space="0" w:color="auto"/>
          </w:divBdr>
          <w:divsChild>
            <w:div w:id="888347899">
              <w:marLeft w:val="0"/>
              <w:marRight w:val="0"/>
              <w:marTop w:val="0"/>
              <w:marBottom w:val="0"/>
              <w:divBdr>
                <w:top w:val="none" w:sz="0" w:space="0" w:color="auto"/>
                <w:left w:val="none" w:sz="0" w:space="0" w:color="auto"/>
                <w:bottom w:val="none" w:sz="0" w:space="0" w:color="auto"/>
                <w:right w:val="none" w:sz="0" w:space="0" w:color="auto"/>
              </w:divBdr>
              <w:divsChild>
                <w:div w:id="66448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5789">
          <w:marLeft w:val="0"/>
          <w:marRight w:val="0"/>
          <w:marTop w:val="750"/>
          <w:marBottom w:val="0"/>
          <w:divBdr>
            <w:top w:val="none" w:sz="0" w:space="0" w:color="auto"/>
            <w:left w:val="none" w:sz="0" w:space="0" w:color="auto"/>
            <w:bottom w:val="none" w:sz="0" w:space="0" w:color="auto"/>
            <w:right w:val="none" w:sz="0" w:space="0" w:color="auto"/>
          </w:divBdr>
          <w:divsChild>
            <w:div w:id="722027824">
              <w:marLeft w:val="0"/>
              <w:marRight w:val="0"/>
              <w:marTop w:val="0"/>
              <w:marBottom w:val="0"/>
              <w:divBdr>
                <w:top w:val="none" w:sz="0" w:space="0" w:color="auto"/>
                <w:left w:val="none" w:sz="0" w:space="0" w:color="auto"/>
                <w:bottom w:val="none" w:sz="0" w:space="0" w:color="auto"/>
                <w:right w:val="none" w:sz="0" w:space="0" w:color="auto"/>
              </w:divBdr>
              <w:divsChild>
                <w:div w:id="46029738">
                  <w:marLeft w:val="0"/>
                  <w:marRight w:val="0"/>
                  <w:marTop w:val="0"/>
                  <w:marBottom w:val="0"/>
                  <w:divBdr>
                    <w:top w:val="none" w:sz="0" w:space="0" w:color="auto"/>
                    <w:left w:val="none" w:sz="0" w:space="0" w:color="auto"/>
                    <w:bottom w:val="none" w:sz="0" w:space="0" w:color="auto"/>
                    <w:right w:val="none" w:sz="0" w:space="0" w:color="auto"/>
                  </w:divBdr>
                  <w:divsChild>
                    <w:div w:id="89277598">
                      <w:marLeft w:val="0"/>
                      <w:marRight w:val="0"/>
                      <w:marTop w:val="0"/>
                      <w:marBottom w:val="0"/>
                      <w:divBdr>
                        <w:top w:val="none" w:sz="0" w:space="0" w:color="auto"/>
                        <w:left w:val="none" w:sz="0" w:space="0" w:color="auto"/>
                        <w:bottom w:val="none" w:sz="0" w:space="0" w:color="auto"/>
                        <w:right w:val="none" w:sz="0" w:space="0" w:color="auto"/>
                      </w:divBdr>
                      <w:divsChild>
                        <w:div w:id="11506817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1007685">
      <w:bodyDiv w:val="1"/>
      <w:marLeft w:val="0"/>
      <w:marRight w:val="0"/>
      <w:marTop w:val="0"/>
      <w:marBottom w:val="0"/>
      <w:divBdr>
        <w:top w:val="none" w:sz="0" w:space="0" w:color="auto"/>
        <w:left w:val="none" w:sz="0" w:space="0" w:color="auto"/>
        <w:bottom w:val="none" w:sz="0" w:space="0" w:color="auto"/>
        <w:right w:val="none" w:sz="0" w:space="0" w:color="auto"/>
      </w:divBdr>
      <w:divsChild>
        <w:div w:id="2517429">
          <w:marLeft w:val="0"/>
          <w:marRight w:val="240"/>
          <w:marTop w:val="0"/>
          <w:marBottom w:val="0"/>
          <w:divBdr>
            <w:top w:val="none" w:sz="0" w:space="0" w:color="auto"/>
            <w:left w:val="none" w:sz="0" w:space="0" w:color="auto"/>
            <w:bottom w:val="none" w:sz="0" w:space="0" w:color="auto"/>
            <w:right w:val="none" w:sz="0" w:space="0" w:color="auto"/>
          </w:divBdr>
          <w:divsChild>
            <w:div w:id="1938176281">
              <w:marLeft w:val="0"/>
              <w:marRight w:val="0"/>
              <w:marTop w:val="0"/>
              <w:marBottom w:val="0"/>
              <w:divBdr>
                <w:top w:val="none" w:sz="0" w:space="0" w:color="auto"/>
                <w:left w:val="none" w:sz="0" w:space="0" w:color="auto"/>
                <w:bottom w:val="none" w:sz="0" w:space="0" w:color="auto"/>
                <w:right w:val="none" w:sz="0" w:space="0" w:color="auto"/>
              </w:divBdr>
              <w:divsChild>
                <w:div w:id="19600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1168">
          <w:marLeft w:val="0"/>
          <w:marRight w:val="240"/>
          <w:marTop w:val="0"/>
          <w:marBottom w:val="0"/>
          <w:divBdr>
            <w:top w:val="none" w:sz="0" w:space="0" w:color="auto"/>
            <w:left w:val="none" w:sz="0" w:space="0" w:color="auto"/>
            <w:bottom w:val="none" w:sz="0" w:space="0" w:color="auto"/>
            <w:right w:val="none" w:sz="0" w:space="0" w:color="auto"/>
          </w:divBdr>
          <w:divsChild>
            <w:div w:id="1730420750">
              <w:marLeft w:val="0"/>
              <w:marRight w:val="0"/>
              <w:marTop w:val="0"/>
              <w:marBottom w:val="0"/>
              <w:divBdr>
                <w:top w:val="none" w:sz="0" w:space="0" w:color="auto"/>
                <w:left w:val="none" w:sz="0" w:space="0" w:color="auto"/>
                <w:bottom w:val="none" w:sz="0" w:space="0" w:color="auto"/>
                <w:right w:val="none" w:sz="0" w:space="0" w:color="auto"/>
              </w:divBdr>
              <w:divsChild>
                <w:div w:id="17570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082">
          <w:marLeft w:val="0"/>
          <w:marRight w:val="0"/>
          <w:marTop w:val="750"/>
          <w:marBottom w:val="0"/>
          <w:divBdr>
            <w:top w:val="none" w:sz="0" w:space="0" w:color="auto"/>
            <w:left w:val="none" w:sz="0" w:space="0" w:color="auto"/>
            <w:bottom w:val="none" w:sz="0" w:space="0" w:color="auto"/>
            <w:right w:val="none" w:sz="0" w:space="0" w:color="auto"/>
          </w:divBdr>
          <w:divsChild>
            <w:div w:id="1498882309">
              <w:marLeft w:val="0"/>
              <w:marRight w:val="0"/>
              <w:marTop w:val="0"/>
              <w:marBottom w:val="0"/>
              <w:divBdr>
                <w:top w:val="none" w:sz="0" w:space="0" w:color="auto"/>
                <w:left w:val="none" w:sz="0" w:space="0" w:color="auto"/>
                <w:bottom w:val="none" w:sz="0" w:space="0" w:color="auto"/>
                <w:right w:val="none" w:sz="0" w:space="0" w:color="auto"/>
              </w:divBdr>
              <w:divsChild>
                <w:div w:id="833762553">
                  <w:marLeft w:val="0"/>
                  <w:marRight w:val="0"/>
                  <w:marTop w:val="0"/>
                  <w:marBottom w:val="0"/>
                  <w:divBdr>
                    <w:top w:val="none" w:sz="0" w:space="0" w:color="auto"/>
                    <w:left w:val="none" w:sz="0" w:space="0" w:color="auto"/>
                    <w:bottom w:val="none" w:sz="0" w:space="0" w:color="auto"/>
                    <w:right w:val="none" w:sz="0" w:space="0" w:color="auto"/>
                  </w:divBdr>
                  <w:divsChild>
                    <w:div w:id="552011708">
                      <w:marLeft w:val="0"/>
                      <w:marRight w:val="0"/>
                      <w:marTop w:val="0"/>
                      <w:marBottom w:val="0"/>
                      <w:divBdr>
                        <w:top w:val="none" w:sz="0" w:space="0" w:color="auto"/>
                        <w:left w:val="none" w:sz="0" w:space="0" w:color="auto"/>
                        <w:bottom w:val="none" w:sz="0" w:space="0" w:color="auto"/>
                        <w:right w:val="none" w:sz="0" w:space="0" w:color="auto"/>
                      </w:divBdr>
                      <w:divsChild>
                        <w:div w:id="10755865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3088932">
      <w:bodyDiv w:val="1"/>
      <w:marLeft w:val="0"/>
      <w:marRight w:val="0"/>
      <w:marTop w:val="0"/>
      <w:marBottom w:val="0"/>
      <w:divBdr>
        <w:top w:val="none" w:sz="0" w:space="0" w:color="auto"/>
        <w:left w:val="none" w:sz="0" w:space="0" w:color="auto"/>
        <w:bottom w:val="none" w:sz="0" w:space="0" w:color="auto"/>
        <w:right w:val="none" w:sz="0" w:space="0" w:color="auto"/>
      </w:divBdr>
    </w:div>
    <w:div w:id="1025667731">
      <w:bodyDiv w:val="1"/>
      <w:marLeft w:val="0"/>
      <w:marRight w:val="0"/>
      <w:marTop w:val="0"/>
      <w:marBottom w:val="0"/>
      <w:divBdr>
        <w:top w:val="none" w:sz="0" w:space="0" w:color="auto"/>
        <w:left w:val="none" w:sz="0" w:space="0" w:color="auto"/>
        <w:bottom w:val="none" w:sz="0" w:space="0" w:color="auto"/>
        <w:right w:val="none" w:sz="0" w:space="0" w:color="auto"/>
      </w:divBdr>
    </w:div>
    <w:div w:id="1028678943">
      <w:bodyDiv w:val="1"/>
      <w:marLeft w:val="0"/>
      <w:marRight w:val="0"/>
      <w:marTop w:val="0"/>
      <w:marBottom w:val="0"/>
      <w:divBdr>
        <w:top w:val="none" w:sz="0" w:space="0" w:color="auto"/>
        <w:left w:val="none" w:sz="0" w:space="0" w:color="auto"/>
        <w:bottom w:val="none" w:sz="0" w:space="0" w:color="auto"/>
        <w:right w:val="none" w:sz="0" w:space="0" w:color="auto"/>
      </w:divBdr>
      <w:divsChild>
        <w:div w:id="982660415">
          <w:marLeft w:val="240"/>
          <w:marRight w:val="0"/>
          <w:marTop w:val="240"/>
          <w:marBottom w:val="240"/>
          <w:divBdr>
            <w:top w:val="none" w:sz="0" w:space="0" w:color="auto"/>
            <w:left w:val="none" w:sz="0" w:space="0" w:color="auto"/>
            <w:bottom w:val="none" w:sz="0" w:space="0" w:color="auto"/>
            <w:right w:val="none" w:sz="0" w:space="0" w:color="auto"/>
          </w:divBdr>
        </w:div>
      </w:divsChild>
    </w:div>
    <w:div w:id="1029374823">
      <w:bodyDiv w:val="1"/>
      <w:marLeft w:val="0"/>
      <w:marRight w:val="0"/>
      <w:marTop w:val="0"/>
      <w:marBottom w:val="0"/>
      <w:divBdr>
        <w:top w:val="none" w:sz="0" w:space="0" w:color="auto"/>
        <w:left w:val="none" w:sz="0" w:space="0" w:color="auto"/>
        <w:bottom w:val="none" w:sz="0" w:space="0" w:color="auto"/>
        <w:right w:val="none" w:sz="0" w:space="0" w:color="auto"/>
      </w:divBdr>
      <w:divsChild>
        <w:div w:id="1500774506">
          <w:marLeft w:val="0"/>
          <w:marRight w:val="240"/>
          <w:marTop w:val="0"/>
          <w:marBottom w:val="0"/>
          <w:divBdr>
            <w:top w:val="none" w:sz="0" w:space="0" w:color="auto"/>
            <w:left w:val="none" w:sz="0" w:space="0" w:color="auto"/>
            <w:bottom w:val="none" w:sz="0" w:space="0" w:color="auto"/>
            <w:right w:val="none" w:sz="0" w:space="0" w:color="auto"/>
          </w:divBdr>
          <w:divsChild>
            <w:div w:id="1493571268">
              <w:marLeft w:val="0"/>
              <w:marRight w:val="0"/>
              <w:marTop w:val="0"/>
              <w:marBottom w:val="0"/>
              <w:divBdr>
                <w:top w:val="none" w:sz="0" w:space="0" w:color="auto"/>
                <w:left w:val="none" w:sz="0" w:space="0" w:color="auto"/>
                <w:bottom w:val="none" w:sz="0" w:space="0" w:color="auto"/>
                <w:right w:val="none" w:sz="0" w:space="0" w:color="auto"/>
              </w:divBdr>
              <w:divsChild>
                <w:div w:id="21352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2793">
          <w:marLeft w:val="0"/>
          <w:marRight w:val="240"/>
          <w:marTop w:val="0"/>
          <w:marBottom w:val="0"/>
          <w:divBdr>
            <w:top w:val="none" w:sz="0" w:space="0" w:color="auto"/>
            <w:left w:val="none" w:sz="0" w:space="0" w:color="auto"/>
            <w:bottom w:val="none" w:sz="0" w:space="0" w:color="auto"/>
            <w:right w:val="none" w:sz="0" w:space="0" w:color="auto"/>
          </w:divBdr>
          <w:divsChild>
            <w:div w:id="674921292">
              <w:marLeft w:val="0"/>
              <w:marRight w:val="0"/>
              <w:marTop w:val="0"/>
              <w:marBottom w:val="0"/>
              <w:divBdr>
                <w:top w:val="none" w:sz="0" w:space="0" w:color="auto"/>
                <w:left w:val="none" w:sz="0" w:space="0" w:color="auto"/>
                <w:bottom w:val="none" w:sz="0" w:space="0" w:color="auto"/>
                <w:right w:val="none" w:sz="0" w:space="0" w:color="auto"/>
              </w:divBdr>
              <w:divsChild>
                <w:div w:id="17888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7300">
          <w:marLeft w:val="0"/>
          <w:marRight w:val="0"/>
          <w:marTop w:val="750"/>
          <w:marBottom w:val="0"/>
          <w:divBdr>
            <w:top w:val="none" w:sz="0" w:space="0" w:color="auto"/>
            <w:left w:val="none" w:sz="0" w:space="0" w:color="auto"/>
            <w:bottom w:val="none" w:sz="0" w:space="0" w:color="auto"/>
            <w:right w:val="none" w:sz="0" w:space="0" w:color="auto"/>
          </w:divBdr>
          <w:divsChild>
            <w:div w:id="2058354725">
              <w:marLeft w:val="0"/>
              <w:marRight w:val="0"/>
              <w:marTop w:val="0"/>
              <w:marBottom w:val="0"/>
              <w:divBdr>
                <w:top w:val="none" w:sz="0" w:space="0" w:color="auto"/>
                <w:left w:val="none" w:sz="0" w:space="0" w:color="auto"/>
                <w:bottom w:val="none" w:sz="0" w:space="0" w:color="auto"/>
                <w:right w:val="none" w:sz="0" w:space="0" w:color="auto"/>
              </w:divBdr>
              <w:divsChild>
                <w:div w:id="1677422029">
                  <w:marLeft w:val="0"/>
                  <w:marRight w:val="0"/>
                  <w:marTop w:val="0"/>
                  <w:marBottom w:val="0"/>
                  <w:divBdr>
                    <w:top w:val="none" w:sz="0" w:space="0" w:color="auto"/>
                    <w:left w:val="none" w:sz="0" w:space="0" w:color="auto"/>
                    <w:bottom w:val="none" w:sz="0" w:space="0" w:color="auto"/>
                    <w:right w:val="none" w:sz="0" w:space="0" w:color="auto"/>
                  </w:divBdr>
                  <w:divsChild>
                    <w:div w:id="1823227951">
                      <w:marLeft w:val="0"/>
                      <w:marRight w:val="0"/>
                      <w:marTop w:val="0"/>
                      <w:marBottom w:val="0"/>
                      <w:divBdr>
                        <w:top w:val="none" w:sz="0" w:space="0" w:color="auto"/>
                        <w:left w:val="none" w:sz="0" w:space="0" w:color="auto"/>
                        <w:bottom w:val="none" w:sz="0" w:space="0" w:color="auto"/>
                        <w:right w:val="none" w:sz="0" w:space="0" w:color="auto"/>
                      </w:divBdr>
                      <w:divsChild>
                        <w:div w:id="1061446459">
                          <w:marLeft w:val="0"/>
                          <w:marRight w:val="0"/>
                          <w:marTop w:val="0"/>
                          <w:marBottom w:val="0"/>
                          <w:divBdr>
                            <w:top w:val="none" w:sz="0" w:space="0" w:color="auto"/>
                            <w:left w:val="none" w:sz="0" w:space="0" w:color="auto"/>
                            <w:bottom w:val="none" w:sz="0" w:space="0" w:color="auto"/>
                            <w:right w:val="none" w:sz="0" w:space="0" w:color="auto"/>
                          </w:divBdr>
                        </w:div>
                        <w:div w:id="2107535902">
                          <w:marLeft w:val="240"/>
                          <w:marRight w:val="0"/>
                          <w:marTop w:val="240"/>
                          <w:marBottom w:val="240"/>
                          <w:divBdr>
                            <w:top w:val="none" w:sz="0" w:space="0" w:color="auto"/>
                            <w:left w:val="none" w:sz="0" w:space="0" w:color="auto"/>
                            <w:bottom w:val="none" w:sz="0" w:space="0" w:color="auto"/>
                            <w:right w:val="none" w:sz="0" w:space="0" w:color="auto"/>
                          </w:divBdr>
                        </w:div>
                        <w:div w:id="41925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993461">
      <w:bodyDiv w:val="1"/>
      <w:marLeft w:val="0"/>
      <w:marRight w:val="0"/>
      <w:marTop w:val="0"/>
      <w:marBottom w:val="0"/>
      <w:divBdr>
        <w:top w:val="none" w:sz="0" w:space="0" w:color="auto"/>
        <w:left w:val="none" w:sz="0" w:space="0" w:color="auto"/>
        <w:bottom w:val="none" w:sz="0" w:space="0" w:color="auto"/>
        <w:right w:val="none" w:sz="0" w:space="0" w:color="auto"/>
      </w:divBdr>
      <w:divsChild>
        <w:div w:id="344553485">
          <w:marLeft w:val="0"/>
          <w:marRight w:val="240"/>
          <w:marTop w:val="0"/>
          <w:marBottom w:val="0"/>
          <w:divBdr>
            <w:top w:val="none" w:sz="0" w:space="0" w:color="auto"/>
            <w:left w:val="none" w:sz="0" w:space="0" w:color="auto"/>
            <w:bottom w:val="none" w:sz="0" w:space="0" w:color="auto"/>
            <w:right w:val="none" w:sz="0" w:space="0" w:color="auto"/>
          </w:divBdr>
          <w:divsChild>
            <w:div w:id="1324042309">
              <w:marLeft w:val="0"/>
              <w:marRight w:val="0"/>
              <w:marTop w:val="0"/>
              <w:marBottom w:val="0"/>
              <w:divBdr>
                <w:top w:val="none" w:sz="0" w:space="0" w:color="auto"/>
                <w:left w:val="none" w:sz="0" w:space="0" w:color="auto"/>
                <w:bottom w:val="none" w:sz="0" w:space="0" w:color="auto"/>
                <w:right w:val="none" w:sz="0" w:space="0" w:color="auto"/>
              </w:divBdr>
              <w:divsChild>
                <w:div w:id="33411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70685">
          <w:marLeft w:val="0"/>
          <w:marRight w:val="240"/>
          <w:marTop w:val="0"/>
          <w:marBottom w:val="0"/>
          <w:divBdr>
            <w:top w:val="none" w:sz="0" w:space="0" w:color="auto"/>
            <w:left w:val="none" w:sz="0" w:space="0" w:color="auto"/>
            <w:bottom w:val="none" w:sz="0" w:space="0" w:color="auto"/>
            <w:right w:val="none" w:sz="0" w:space="0" w:color="auto"/>
          </w:divBdr>
          <w:divsChild>
            <w:div w:id="1544634440">
              <w:marLeft w:val="0"/>
              <w:marRight w:val="0"/>
              <w:marTop w:val="0"/>
              <w:marBottom w:val="0"/>
              <w:divBdr>
                <w:top w:val="none" w:sz="0" w:space="0" w:color="auto"/>
                <w:left w:val="none" w:sz="0" w:space="0" w:color="auto"/>
                <w:bottom w:val="none" w:sz="0" w:space="0" w:color="auto"/>
                <w:right w:val="none" w:sz="0" w:space="0" w:color="auto"/>
              </w:divBdr>
              <w:divsChild>
                <w:div w:id="65622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1053">
          <w:marLeft w:val="0"/>
          <w:marRight w:val="0"/>
          <w:marTop w:val="750"/>
          <w:marBottom w:val="0"/>
          <w:divBdr>
            <w:top w:val="none" w:sz="0" w:space="0" w:color="auto"/>
            <w:left w:val="none" w:sz="0" w:space="0" w:color="auto"/>
            <w:bottom w:val="none" w:sz="0" w:space="0" w:color="auto"/>
            <w:right w:val="none" w:sz="0" w:space="0" w:color="auto"/>
          </w:divBdr>
          <w:divsChild>
            <w:div w:id="1464956702">
              <w:marLeft w:val="0"/>
              <w:marRight w:val="0"/>
              <w:marTop w:val="0"/>
              <w:marBottom w:val="0"/>
              <w:divBdr>
                <w:top w:val="none" w:sz="0" w:space="0" w:color="auto"/>
                <w:left w:val="none" w:sz="0" w:space="0" w:color="auto"/>
                <w:bottom w:val="none" w:sz="0" w:space="0" w:color="auto"/>
                <w:right w:val="none" w:sz="0" w:space="0" w:color="auto"/>
              </w:divBdr>
              <w:divsChild>
                <w:div w:id="729116505">
                  <w:marLeft w:val="0"/>
                  <w:marRight w:val="0"/>
                  <w:marTop w:val="0"/>
                  <w:marBottom w:val="0"/>
                  <w:divBdr>
                    <w:top w:val="none" w:sz="0" w:space="0" w:color="auto"/>
                    <w:left w:val="none" w:sz="0" w:space="0" w:color="auto"/>
                    <w:bottom w:val="none" w:sz="0" w:space="0" w:color="auto"/>
                    <w:right w:val="none" w:sz="0" w:space="0" w:color="auto"/>
                  </w:divBdr>
                  <w:divsChild>
                    <w:div w:id="8970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195401">
      <w:bodyDiv w:val="1"/>
      <w:marLeft w:val="0"/>
      <w:marRight w:val="0"/>
      <w:marTop w:val="0"/>
      <w:marBottom w:val="0"/>
      <w:divBdr>
        <w:top w:val="none" w:sz="0" w:space="0" w:color="auto"/>
        <w:left w:val="none" w:sz="0" w:space="0" w:color="auto"/>
        <w:bottom w:val="none" w:sz="0" w:space="0" w:color="auto"/>
        <w:right w:val="none" w:sz="0" w:space="0" w:color="auto"/>
      </w:divBdr>
      <w:divsChild>
        <w:div w:id="899557534">
          <w:marLeft w:val="0"/>
          <w:marRight w:val="240"/>
          <w:marTop w:val="0"/>
          <w:marBottom w:val="0"/>
          <w:divBdr>
            <w:top w:val="none" w:sz="0" w:space="0" w:color="auto"/>
            <w:left w:val="none" w:sz="0" w:space="0" w:color="auto"/>
            <w:bottom w:val="none" w:sz="0" w:space="0" w:color="auto"/>
            <w:right w:val="none" w:sz="0" w:space="0" w:color="auto"/>
          </w:divBdr>
          <w:divsChild>
            <w:div w:id="1925870651">
              <w:marLeft w:val="0"/>
              <w:marRight w:val="0"/>
              <w:marTop w:val="0"/>
              <w:marBottom w:val="0"/>
              <w:divBdr>
                <w:top w:val="none" w:sz="0" w:space="0" w:color="auto"/>
                <w:left w:val="none" w:sz="0" w:space="0" w:color="auto"/>
                <w:bottom w:val="none" w:sz="0" w:space="0" w:color="auto"/>
                <w:right w:val="none" w:sz="0" w:space="0" w:color="auto"/>
              </w:divBdr>
              <w:divsChild>
                <w:div w:id="6306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74155">
          <w:marLeft w:val="0"/>
          <w:marRight w:val="240"/>
          <w:marTop w:val="0"/>
          <w:marBottom w:val="0"/>
          <w:divBdr>
            <w:top w:val="none" w:sz="0" w:space="0" w:color="auto"/>
            <w:left w:val="none" w:sz="0" w:space="0" w:color="auto"/>
            <w:bottom w:val="none" w:sz="0" w:space="0" w:color="auto"/>
            <w:right w:val="none" w:sz="0" w:space="0" w:color="auto"/>
          </w:divBdr>
          <w:divsChild>
            <w:div w:id="1081171545">
              <w:marLeft w:val="0"/>
              <w:marRight w:val="0"/>
              <w:marTop w:val="0"/>
              <w:marBottom w:val="0"/>
              <w:divBdr>
                <w:top w:val="none" w:sz="0" w:space="0" w:color="auto"/>
                <w:left w:val="none" w:sz="0" w:space="0" w:color="auto"/>
                <w:bottom w:val="none" w:sz="0" w:space="0" w:color="auto"/>
                <w:right w:val="none" w:sz="0" w:space="0" w:color="auto"/>
              </w:divBdr>
              <w:divsChild>
                <w:div w:id="15287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91541">
          <w:marLeft w:val="0"/>
          <w:marRight w:val="0"/>
          <w:marTop w:val="750"/>
          <w:marBottom w:val="0"/>
          <w:divBdr>
            <w:top w:val="none" w:sz="0" w:space="0" w:color="auto"/>
            <w:left w:val="none" w:sz="0" w:space="0" w:color="auto"/>
            <w:bottom w:val="none" w:sz="0" w:space="0" w:color="auto"/>
            <w:right w:val="none" w:sz="0" w:space="0" w:color="auto"/>
          </w:divBdr>
          <w:divsChild>
            <w:div w:id="1367676734">
              <w:marLeft w:val="0"/>
              <w:marRight w:val="0"/>
              <w:marTop w:val="0"/>
              <w:marBottom w:val="0"/>
              <w:divBdr>
                <w:top w:val="none" w:sz="0" w:space="0" w:color="auto"/>
                <w:left w:val="none" w:sz="0" w:space="0" w:color="auto"/>
                <w:bottom w:val="none" w:sz="0" w:space="0" w:color="auto"/>
                <w:right w:val="none" w:sz="0" w:space="0" w:color="auto"/>
              </w:divBdr>
              <w:divsChild>
                <w:div w:id="673263124">
                  <w:marLeft w:val="0"/>
                  <w:marRight w:val="0"/>
                  <w:marTop w:val="0"/>
                  <w:marBottom w:val="0"/>
                  <w:divBdr>
                    <w:top w:val="none" w:sz="0" w:space="0" w:color="auto"/>
                    <w:left w:val="none" w:sz="0" w:space="0" w:color="auto"/>
                    <w:bottom w:val="none" w:sz="0" w:space="0" w:color="auto"/>
                    <w:right w:val="none" w:sz="0" w:space="0" w:color="auto"/>
                  </w:divBdr>
                  <w:divsChild>
                    <w:div w:id="19763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163436">
      <w:bodyDiv w:val="1"/>
      <w:marLeft w:val="0"/>
      <w:marRight w:val="0"/>
      <w:marTop w:val="0"/>
      <w:marBottom w:val="0"/>
      <w:divBdr>
        <w:top w:val="none" w:sz="0" w:space="0" w:color="auto"/>
        <w:left w:val="none" w:sz="0" w:space="0" w:color="auto"/>
        <w:bottom w:val="none" w:sz="0" w:space="0" w:color="auto"/>
        <w:right w:val="none" w:sz="0" w:space="0" w:color="auto"/>
      </w:divBdr>
      <w:divsChild>
        <w:div w:id="2040817471">
          <w:marLeft w:val="0"/>
          <w:marRight w:val="240"/>
          <w:marTop w:val="0"/>
          <w:marBottom w:val="0"/>
          <w:divBdr>
            <w:top w:val="none" w:sz="0" w:space="0" w:color="auto"/>
            <w:left w:val="none" w:sz="0" w:space="0" w:color="auto"/>
            <w:bottom w:val="none" w:sz="0" w:space="0" w:color="auto"/>
            <w:right w:val="none" w:sz="0" w:space="0" w:color="auto"/>
          </w:divBdr>
          <w:divsChild>
            <w:div w:id="1344091413">
              <w:marLeft w:val="0"/>
              <w:marRight w:val="0"/>
              <w:marTop w:val="0"/>
              <w:marBottom w:val="0"/>
              <w:divBdr>
                <w:top w:val="none" w:sz="0" w:space="0" w:color="auto"/>
                <w:left w:val="none" w:sz="0" w:space="0" w:color="auto"/>
                <w:bottom w:val="none" w:sz="0" w:space="0" w:color="auto"/>
                <w:right w:val="none" w:sz="0" w:space="0" w:color="auto"/>
              </w:divBdr>
              <w:divsChild>
                <w:div w:id="4587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1643">
          <w:marLeft w:val="0"/>
          <w:marRight w:val="240"/>
          <w:marTop w:val="0"/>
          <w:marBottom w:val="0"/>
          <w:divBdr>
            <w:top w:val="none" w:sz="0" w:space="0" w:color="auto"/>
            <w:left w:val="none" w:sz="0" w:space="0" w:color="auto"/>
            <w:bottom w:val="none" w:sz="0" w:space="0" w:color="auto"/>
            <w:right w:val="none" w:sz="0" w:space="0" w:color="auto"/>
          </w:divBdr>
          <w:divsChild>
            <w:div w:id="2002080968">
              <w:marLeft w:val="0"/>
              <w:marRight w:val="0"/>
              <w:marTop w:val="0"/>
              <w:marBottom w:val="0"/>
              <w:divBdr>
                <w:top w:val="none" w:sz="0" w:space="0" w:color="auto"/>
                <w:left w:val="none" w:sz="0" w:space="0" w:color="auto"/>
                <w:bottom w:val="none" w:sz="0" w:space="0" w:color="auto"/>
                <w:right w:val="none" w:sz="0" w:space="0" w:color="auto"/>
              </w:divBdr>
              <w:divsChild>
                <w:div w:id="27846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9731">
          <w:marLeft w:val="0"/>
          <w:marRight w:val="0"/>
          <w:marTop w:val="750"/>
          <w:marBottom w:val="0"/>
          <w:divBdr>
            <w:top w:val="none" w:sz="0" w:space="0" w:color="auto"/>
            <w:left w:val="none" w:sz="0" w:space="0" w:color="auto"/>
            <w:bottom w:val="none" w:sz="0" w:space="0" w:color="auto"/>
            <w:right w:val="none" w:sz="0" w:space="0" w:color="auto"/>
          </w:divBdr>
          <w:divsChild>
            <w:div w:id="1501047751">
              <w:marLeft w:val="0"/>
              <w:marRight w:val="0"/>
              <w:marTop w:val="0"/>
              <w:marBottom w:val="0"/>
              <w:divBdr>
                <w:top w:val="none" w:sz="0" w:space="0" w:color="auto"/>
                <w:left w:val="none" w:sz="0" w:space="0" w:color="auto"/>
                <w:bottom w:val="none" w:sz="0" w:space="0" w:color="auto"/>
                <w:right w:val="none" w:sz="0" w:space="0" w:color="auto"/>
              </w:divBdr>
              <w:divsChild>
                <w:div w:id="444345886">
                  <w:marLeft w:val="0"/>
                  <w:marRight w:val="0"/>
                  <w:marTop w:val="0"/>
                  <w:marBottom w:val="0"/>
                  <w:divBdr>
                    <w:top w:val="none" w:sz="0" w:space="0" w:color="auto"/>
                    <w:left w:val="none" w:sz="0" w:space="0" w:color="auto"/>
                    <w:bottom w:val="none" w:sz="0" w:space="0" w:color="auto"/>
                    <w:right w:val="none" w:sz="0" w:space="0" w:color="auto"/>
                  </w:divBdr>
                  <w:divsChild>
                    <w:div w:id="180509960">
                      <w:marLeft w:val="0"/>
                      <w:marRight w:val="0"/>
                      <w:marTop w:val="0"/>
                      <w:marBottom w:val="0"/>
                      <w:divBdr>
                        <w:top w:val="none" w:sz="0" w:space="0" w:color="auto"/>
                        <w:left w:val="none" w:sz="0" w:space="0" w:color="auto"/>
                        <w:bottom w:val="none" w:sz="0" w:space="0" w:color="auto"/>
                        <w:right w:val="none" w:sz="0" w:space="0" w:color="auto"/>
                      </w:divBdr>
                      <w:divsChild>
                        <w:div w:id="14541336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0741074">
      <w:bodyDiv w:val="1"/>
      <w:marLeft w:val="0"/>
      <w:marRight w:val="0"/>
      <w:marTop w:val="0"/>
      <w:marBottom w:val="0"/>
      <w:divBdr>
        <w:top w:val="none" w:sz="0" w:space="0" w:color="auto"/>
        <w:left w:val="none" w:sz="0" w:space="0" w:color="auto"/>
        <w:bottom w:val="none" w:sz="0" w:space="0" w:color="auto"/>
        <w:right w:val="none" w:sz="0" w:space="0" w:color="auto"/>
      </w:divBdr>
    </w:div>
    <w:div w:id="1045524314">
      <w:bodyDiv w:val="1"/>
      <w:marLeft w:val="0"/>
      <w:marRight w:val="0"/>
      <w:marTop w:val="0"/>
      <w:marBottom w:val="0"/>
      <w:divBdr>
        <w:top w:val="none" w:sz="0" w:space="0" w:color="auto"/>
        <w:left w:val="none" w:sz="0" w:space="0" w:color="auto"/>
        <w:bottom w:val="none" w:sz="0" w:space="0" w:color="auto"/>
        <w:right w:val="none" w:sz="0" w:space="0" w:color="auto"/>
      </w:divBdr>
      <w:divsChild>
        <w:div w:id="25721811">
          <w:marLeft w:val="0"/>
          <w:marRight w:val="240"/>
          <w:marTop w:val="0"/>
          <w:marBottom w:val="0"/>
          <w:divBdr>
            <w:top w:val="none" w:sz="0" w:space="0" w:color="auto"/>
            <w:left w:val="none" w:sz="0" w:space="0" w:color="auto"/>
            <w:bottom w:val="none" w:sz="0" w:space="0" w:color="auto"/>
            <w:right w:val="none" w:sz="0" w:space="0" w:color="auto"/>
          </w:divBdr>
          <w:divsChild>
            <w:div w:id="985821852">
              <w:marLeft w:val="0"/>
              <w:marRight w:val="0"/>
              <w:marTop w:val="0"/>
              <w:marBottom w:val="0"/>
              <w:divBdr>
                <w:top w:val="none" w:sz="0" w:space="0" w:color="auto"/>
                <w:left w:val="none" w:sz="0" w:space="0" w:color="auto"/>
                <w:bottom w:val="none" w:sz="0" w:space="0" w:color="auto"/>
                <w:right w:val="none" w:sz="0" w:space="0" w:color="auto"/>
              </w:divBdr>
              <w:divsChild>
                <w:div w:id="100443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07874">
          <w:marLeft w:val="0"/>
          <w:marRight w:val="240"/>
          <w:marTop w:val="0"/>
          <w:marBottom w:val="0"/>
          <w:divBdr>
            <w:top w:val="none" w:sz="0" w:space="0" w:color="auto"/>
            <w:left w:val="none" w:sz="0" w:space="0" w:color="auto"/>
            <w:bottom w:val="none" w:sz="0" w:space="0" w:color="auto"/>
            <w:right w:val="none" w:sz="0" w:space="0" w:color="auto"/>
          </w:divBdr>
          <w:divsChild>
            <w:div w:id="1841045996">
              <w:marLeft w:val="0"/>
              <w:marRight w:val="0"/>
              <w:marTop w:val="0"/>
              <w:marBottom w:val="0"/>
              <w:divBdr>
                <w:top w:val="none" w:sz="0" w:space="0" w:color="auto"/>
                <w:left w:val="none" w:sz="0" w:space="0" w:color="auto"/>
                <w:bottom w:val="none" w:sz="0" w:space="0" w:color="auto"/>
                <w:right w:val="none" w:sz="0" w:space="0" w:color="auto"/>
              </w:divBdr>
              <w:divsChild>
                <w:div w:id="18893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0971">
          <w:marLeft w:val="0"/>
          <w:marRight w:val="0"/>
          <w:marTop w:val="750"/>
          <w:marBottom w:val="0"/>
          <w:divBdr>
            <w:top w:val="none" w:sz="0" w:space="0" w:color="auto"/>
            <w:left w:val="none" w:sz="0" w:space="0" w:color="auto"/>
            <w:bottom w:val="none" w:sz="0" w:space="0" w:color="auto"/>
            <w:right w:val="none" w:sz="0" w:space="0" w:color="auto"/>
          </w:divBdr>
          <w:divsChild>
            <w:div w:id="622468137">
              <w:marLeft w:val="0"/>
              <w:marRight w:val="0"/>
              <w:marTop w:val="0"/>
              <w:marBottom w:val="0"/>
              <w:divBdr>
                <w:top w:val="none" w:sz="0" w:space="0" w:color="auto"/>
                <w:left w:val="none" w:sz="0" w:space="0" w:color="auto"/>
                <w:bottom w:val="none" w:sz="0" w:space="0" w:color="auto"/>
                <w:right w:val="none" w:sz="0" w:space="0" w:color="auto"/>
              </w:divBdr>
              <w:divsChild>
                <w:div w:id="895362562">
                  <w:marLeft w:val="0"/>
                  <w:marRight w:val="0"/>
                  <w:marTop w:val="0"/>
                  <w:marBottom w:val="0"/>
                  <w:divBdr>
                    <w:top w:val="none" w:sz="0" w:space="0" w:color="auto"/>
                    <w:left w:val="none" w:sz="0" w:space="0" w:color="auto"/>
                    <w:bottom w:val="none" w:sz="0" w:space="0" w:color="auto"/>
                    <w:right w:val="none" w:sz="0" w:space="0" w:color="auto"/>
                  </w:divBdr>
                  <w:divsChild>
                    <w:div w:id="1639385083">
                      <w:marLeft w:val="0"/>
                      <w:marRight w:val="0"/>
                      <w:marTop w:val="0"/>
                      <w:marBottom w:val="0"/>
                      <w:divBdr>
                        <w:top w:val="none" w:sz="0" w:space="0" w:color="auto"/>
                        <w:left w:val="none" w:sz="0" w:space="0" w:color="auto"/>
                        <w:bottom w:val="none" w:sz="0" w:space="0" w:color="auto"/>
                        <w:right w:val="none" w:sz="0" w:space="0" w:color="auto"/>
                      </w:divBdr>
                      <w:divsChild>
                        <w:div w:id="135445152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50348896">
      <w:bodyDiv w:val="1"/>
      <w:marLeft w:val="0"/>
      <w:marRight w:val="0"/>
      <w:marTop w:val="0"/>
      <w:marBottom w:val="0"/>
      <w:divBdr>
        <w:top w:val="none" w:sz="0" w:space="0" w:color="auto"/>
        <w:left w:val="none" w:sz="0" w:space="0" w:color="auto"/>
        <w:bottom w:val="none" w:sz="0" w:space="0" w:color="auto"/>
        <w:right w:val="none" w:sz="0" w:space="0" w:color="auto"/>
      </w:divBdr>
    </w:div>
    <w:div w:id="1054348398">
      <w:bodyDiv w:val="1"/>
      <w:marLeft w:val="0"/>
      <w:marRight w:val="0"/>
      <w:marTop w:val="0"/>
      <w:marBottom w:val="0"/>
      <w:divBdr>
        <w:top w:val="none" w:sz="0" w:space="0" w:color="auto"/>
        <w:left w:val="none" w:sz="0" w:space="0" w:color="auto"/>
        <w:bottom w:val="none" w:sz="0" w:space="0" w:color="auto"/>
        <w:right w:val="none" w:sz="0" w:space="0" w:color="auto"/>
      </w:divBdr>
      <w:divsChild>
        <w:div w:id="833957390">
          <w:marLeft w:val="0"/>
          <w:marRight w:val="240"/>
          <w:marTop w:val="0"/>
          <w:marBottom w:val="0"/>
          <w:divBdr>
            <w:top w:val="none" w:sz="0" w:space="0" w:color="auto"/>
            <w:left w:val="none" w:sz="0" w:space="0" w:color="auto"/>
            <w:bottom w:val="none" w:sz="0" w:space="0" w:color="auto"/>
            <w:right w:val="none" w:sz="0" w:space="0" w:color="auto"/>
          </w:divBdr>
          <w:divsChild>
            <w:div w:id="1320382053">
              <w:marLeft w:val="0"/>
              <w:marRight w:val="0"/>
              <w:marTop w:val="0"/>
              <w:marBottom w:val="0"/>
              <w:divBdr>
                <w:top w:val="none" w:sz="0" w:space="0" w:color="auto"/>
                <w:left w:val="none" w:sz="0" w:space="0" w:color="auto"/>
                <w:bottom w:val="none" w:sz="0" w:space="0" w:color="auto"/>
                <w:right w:val="none" w:sz="0" w:space="0" w:color="auto"/>
              </w:divBdr>
              <w:divsChild>
                <w:div w:id="16531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419">
          <w:marLeft w:val="0"/>
          <w:marRight w:val="240"/>
          <w:marTop w:val="0"/>
          <w:marBottom w:val="0"/>
          <w:divBdr>
            <w:top w:val="none" w:sz="0" w:space="0" w:color="auto"/>
            <w:left w:val="none" w:sz="0" w:space="0" w:color="auto"/>
            <w:bottom w:val="none" w:sz="0" w:space="0" w:color="auto"/>
            <w:right w:val="none" w:sz="0" w:space="0" w:color="auto"/>
          </w:divBdr>
          <w:divsChild>
            <w:div w:id="1744177464">
              <w:marLeft w:val="0"/>
              <w:marRight w:val="0"/>
              <w:marTop w:val="0"/>
              <w:marBottom w:val="0"/>
              <w:divBdr>
                <w:top w:val="none" w:sz="0" w:space="0" w:color="auto"/>
                <w:left w:val="none" w:sz="0" w:space="0" w:color="auto"/>
                <w:bottom w:val="none" w:sz="0" w:space="0" w:color="auto"/>
                <w:right w:val="none" w:sz="0" w:space="0" w:color="auto"/>
              </w:divBdr>
              <w:divsChild>
                <w:div w:id="16268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0688">
          <w:marLeft w:val="0"/>
          <w:marRight w:val="0"/>
          <w:marTop w:val="750"/>
          <w:marBottom w:val="0"/>
          <w:divBdr>
            <w:top w:val="none" w:sz="0" w:space="0" w:color="auto"/>
            <w:left w:val="none" w:sz="0" w:space="0" w:color="auto"/>
            <w:bottom w:val="none" w:sz="0" w:space="0" w:color="auto"/>
            <w:right w:val="none" w:sz="0" w:space="0" w:color="auto"/>
          </w:divBdr>
          <w:divsChild>
            <w:div w:id="965351404">
              <w:marLeft w:val="0"/>
              <w:marRight w:val="0"/>
              <w:marTop w:val="0"/>
              <w:marBottom w:val="0"/>
              <w:divBdr>
                <w:top w:val="none" w:sz="0" w:space="0" w:color="auto"/>
                <w:left w:val="none" w:sz="0" w:space="0" w:color="auto"/>
                <w:bottom w:val="none" w:sz="0" w:space="0" w:color="auto"/>
                <w:right w:val="none" w:sz="0" w:space="0" w:color="auto"/>
              </w:divBdr>
              <w:divsChild>
                <w:div w:id="1030913718">
                  <w:marLeft w:val="0"/>
                  <w:marRight w:val="0"/>
                  <w:marTop w:val="0"/>
                  <w:marBottom w:val="0"/>
                  <w:divBdr>
                    <w:top w:val="none" w:sz="0" w:space="0" w:color="auto"/>
                    <w:left w:val="none" w:sz="0" w:space="0" w:color="auto"/>
                    <w:bottom w:val="none" w:sz="0" w:space="0" w:color="auto"/>
                    <w:right w:val="none" w:sz="0" w:space="0" w:color="auto"/>
                  </w:divBdr>
                  <w:divsChild>
                    <w:div w:id="156718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201399">
      <w:bodyDiv w:val="1"/>
      <w:marLeft w:val="0"/>
      <w:marRight w:val="0"/>
      <w:marTop w:val="0"/>
      <w:marBottom w:val="0"/>
      <w:divBdr>
        <w:top w:val="none" w:sz="0" w:space="0" w:color="auto"/>
        <w:left w:val="none" w:sz="0" w:space="0" w:color="auto"/>
        <w:bottom w:val="none" w:sz="0" w:space="0" w:color="auto"/>
        <w:right w:val="none" w:sz="0" w:space="0" w:color="auto"/>
      </w:divBdr>
    </w:div>
    <w:div w:id="1060247570">
      <w:bodyDiv w:val="1"/>
      <w:marLeft w:val="0"/>
      <w:marRight w:val="0"/>
      <w:marTop w:val="0"/>
      <w:marBottom w:val="0"/>
      <w:divBdr>
        <w:top w:val="none" w:sz="0" w:space="0" w:color="auto"/>
        <w:left w:val="none" w:sz="0" w:space="0" w:color="auto"/>
        <w:bottom w:val="none" w:sz="0" w:space="0" w:color="auto"/>
        <w:right w:val="none" w:sz="0" w:space="0" w:color="auto"/>
      </w:divBdr>
      <w:divsChild>
        <w:div w:id="1197934292">
          <w:marLeft w:val="0"/>
          <w:marRight w:val="240"/>
          <w:marTop w:val="0"/>
          <w:marBottom w:val="0"/>
          <w:divBdr>
            <w:top w:val="none" w:sz="0" w:space="0" w:color="auto"/>
            <w:left w:val="none" w:sz="0" w:space="0" w:color="auto"/>
            <w:bottom w:val="none" w:sz="0" w:space="0" w:color="auto"/>
            <w:right w:val="none" w:sz="0" w:space="0" w:color="auto"/>
          </w:divBdr>
          <w:divsChild>
            <w:div w:id="916137154">
              <w:marLeft w:val="0"/>
              <w:marRight w:val="0"/>
              <w:marTop w:val="0"/>
              <w:marBottom w:val="0"/>
              <w:divBdr>
                <w:top w:val="none" w:sz="0" w:space="0" w:color="auto"/>
                <w:left w:val="none" w:sz="0" w:space="0" w:color="auto"/>
                <w:bottom w:val="none" w:sz="0" w:space="0" w:color="auto"/>
                <w:right w:val="none" w:sz="0" w:space="0" w:color="auto"/>
              </w:divBdr>
              <w:divsChild>
                <w:div w:id="145563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5084">
          <w:marLeft w:val="0"/>
          <w:marRight w:val="240"/>
          <w:marTop w:val="0"/>
          <w:marBottom w:val="0"/>
          <w:divBdr>
            <w:top w:val="none" w:sz="0" w:space="0" w:color="auto"/>
            <w:left w:val="none" w:sz="0" w:space="0" w:color="auto"/>
            <w:bottom w:val="none" w:sz="0" w:space="0" w:color="auto"/>
            <w:right w:val="none" w:sz="0" w:space="0" w:color="auto"/>
          </w:divBdr>
          <w:divsChild>
            <w:div w:id="608633207">
              <w:marLeft w:val="0"/>
              <w:marRight w:val="0"/>
              <w:marTop w:val="0"/>
              <w:marBottom w:val="0"/>
              <w:divBdr>
                <w:top w:val="none" w:sz="0" w:space="0" w:color="auto"/>
                <w:left w:val="none" w:sz="0" w:space="0" w:color="auto"/>
                <w:bottom w:val="none" w:sz="0" w:space="0" w:color="auto"/>
                <w:right w:val="none" w:sz="0" w:space="0" w:color="auto"/>
              </w:divBdr>
              <w:divsChild>
                <w:div w:id="205858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5865">
          <w:marLeft w:val="0"/>
          <w:marRight w:val="0"/>
          <w:marTop w:val="750"/>
          <w:marBottom w:val="0"/>
          <w:divBdr>
            <w:top w:val="none" w:sz="0" w:space="0" w:color="auto"/>
            <w:left w:val="none" w:sz="0" w:space="0" w:color="auto"/>
            <w:bottom w:val="none" w:sz="0" w:space="0" w:color="auto"/>
            <w:right w:val="none" w:sz="0" w:space="0" w:color="auto"/>
          </w:divBdr>
          <w:divsChild>
            <w:div w:id="1714429500">
              <w:marLeft w:val="0"/>
              <w:marRight w:val="0"/>
              <w:marTop w:val="0"/>
              <w:marBottom w:val="0"/>
              <w:divBdr>
                <w:top w:val="none" w:sz="0" w:space="0" w:color="auto"/>
                <w:left w:val="none" w:sz="0" w:space="0" w:color="auto"/>
                <w:bottom w:val="none" w:sz="0" w:space="0" w:color="auto"/>
                <w:right w:val="none" w:sz="0" w:space="0" w:color="auto"/>
              </w:divBdr>
              <w:divsChild>
                <w:div w:id="879436768">
                  <w:marLeft w:val="0"/>
                  <w:marRight w:val="0"/>
                  <w:marTop w:val="0"/>
                  <w:marBottom w:val="0"/>
                  <w:divBdr>
                    <w:top w:val="none" w:sz="0" w:space="0" w:color="auto"/>
                    <w:left w:val="none" w:sz="0" w:space="0" w:color="auto"/>
                    <w:bottom w:val="none" w:sz="0" w:space="0" w:color="auto"/>
                    <w:right w:val="none" w:sz="0" w:space="0" w:color="auto"/>
                  </w:divBdr>
                  <w:divsChild>
                    <w:div w:id="4396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943962">
      <w:bodyDiv w:val="1"/>
      <w:marLeft w:val="0"/>
      <w:marRight w:val="0"/>
      <w:marTop w:val="0"/>
      <w:marBottom w:val="0"/>
      <w:divBdr>
        <w:top w:val="none" w:sz="0" w:space="0" w:color="auto"/>
        <w:left w:val="none" w:sz="0" w:space="0" w:color="auto"/>
        <w:bottom w:val="none" w:sz="0" w:space="0" w:color="auto"/>
        <w:right w:val="none" w:sz="0" w:space="0" w:color="auto"/>
      </w:divBdr>
      <w:divsChild>
        <w:div w:id="1910848948">
          <w:marLeft w:val="0"/>
          <w:marRight w:val="0"/>
          <w:marTop w:val="0"/>
          <w:marBottom w:val="0"/>
          <w:divBdr>
            <w:top w:val="none" w:sz="0" w:space="0" w:color="auto"/>
            <w:left w:val="none" w:sz="0" w:space="0" w:color="auto"/>
            <w:bottom w:val="none" w:sz="0" w:space="0" w:color="auto"/>
            <w:right w:val="none" w:sz="0" w:space="0" w:color="auto"/>
          </w:divBdr>
        </w:div>
        <w:div w:id="998381995">
          <w:marLeft w:val="0"/>
          <w:marRight w:val="0"/>
          <w:marTop w:val="0"/>
          <w:marBottom w:val="0"/>
          <w:divBdr>
            <w:top w:val="none" w:sz="0" w:space="0" w:color="auto"/>
            <w:left w:val="none" w:sz="0" w:space="0" w:color="auto"/>
            <w:bottom w:val="none" w:sz="0" w:space="0" w:color="auto"/>
            <w:right w:val="none" w:sz="0" w:space="0" w:color="auto"/>
          </w:divBdr>
        </w:div>
      </w:divsChild>
    </w:div>
    <w:div w:id="1067460417">
      <w:bodyDiv w:val="1"/>
      <w:marLeft w:val="0"/>
      <w:marRight w:val="0"/>
      <w:marTop w:val="0"/>
      <w:marBottom w:val="0"/>
      <w:divBdr>
        <w:top w:val="none" w:sz="0" w:space="0" w:color="auto"/>
        <w:left w:val="none" w:sz="0" w:space="0" w:color="auto"/>
        <w:bottom w:val="none" w:sz="0" w:space="0" w:color="auto"/>
        <w:right w:val="none" w:sz="0" w:space="0" w:color="auto"/>
      </w:divBdr>
      <w:divsChild>
        <w:div w:id="1083257207">
          <w:marLeft w:val="0"/>
          <w:marRight w:val="240"/>
          <w:marTop w:val="0"/>
          <w:marBottom w:val="0"/>
          <w:divBdr>
            <w:top w:val="none" w:sz="0" w:space="0" w:color="auto"/>
            <w:left w:val="none" w:sz="0" w:space="0" w:color="auto"/>
            <w:bottom w:val="none" w:sz="0" w:space="0" w:color="auto"/>
            <w:right w:val="none" w:sz="0" w:space="0" w:color="auto"/>
          </w:divBdr>
          <w:divsChild>
            <w:div w:id="470095969">
              <w:marLeft w:val="0"/>
              <w:marRight w:val="0"/>
              <w:marTop w:val="0"/>
              <w:marBottom w:val="0"/>
              <w:divBdr>
                <w:top w:val="none" w:sz="0" w:space="0" w:color="auto"/>
                <w:left w:val="none" w:sz="0" w:space="0" w:color="auto"/>
                <w:bottom w:val="none" w:sz="0" w:space="0" w:color="auto"/>
                <w:right w:val="none" w:sz="0" w:space="0" w:color="auto"/>
              </w:divBdr>
              <w:divsChild>
                <w:div w:id="134185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6512">
          <w:marLeft w:val="0"/>
          <w:marRight w:val="240"/>
          <w:marTop w:val="0"/>
          <w:marBottom w:val="0"/>
          <w:divBdr>
            <w:top w:val="none" w:sz="0" w:space="0" w:color="auto"/>
            <w:left w:val="none" w:sz="0" w:space="0" w:color="auto"/>
            <w:bottom w:val="none" w:sz="0" w:space="0" w:color="auto"/>
            <w:right w:val="none" w:sz="0" w:space="0" w:color="auto"/>
          </w:divBdr>
          <w:divsChild>
            <w:div w:id="765081154">
              <w:marLeft w:val="0"/>
              <w:marRight w:val="0"/>
              <w:marTop w:val="0"/>
              <w:marBottom w:val="0"/>
              <w:divBdr>
                <w:top w:val="none" w:sz="0" w:space="0" w:color="auto"/>
                <w:left w:val="none" w:sz="0" w:space="0" w:color="auto"/>
                <w:bottom w:val="none" w:sz="0" w:space="0" w:color="auto"/>
                <w:right w:val="none" w:sz="0" w:space="0" w:color="auto"/>
              </w:divBdr>
              <w:divsChild>
                <w:div w:id="9500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60655">
          <w:marLeft w:val="0"/>
          <w:marRight w:val="0"/>
          <w:marTop w:val="750"/>
          <w:marBottom w:val="0"/>
          <w:divBdr>
            <w:top w:val="none" w:sz="0" w:space="0" w:color="auto"/>
            <w:left w:val="none" w:sz="0" w:space="0" w:color="auto"/>
            <w:bottom w:val="none" w:sz="0" w:space="0" w:color="auto"/>
            <w:right w:val="none" w:sz="0" w:space="0" w:color="auto"/>
          </w:divBdr>
          <w:divsChild>
            <w:div w:id="1677539036">
              <w:marLeft w:val="0"/>
              <w:marRight w:val="0"/>
              <w:marTop w:val="0"/>
              <w:marBottom w:val="0"/>
              <w:divBdr>
                <w:top w:val="none" w:sz="0" w:space="0" w:color="auto"/>
                <w:left w:val="none" w:sz="0" w:space="0" w:color="auto"/>
                <w:bottom w:val="none" w:sz="0" w:space="0" w:color="auto"/>
                <w:right w:val="none" w:sz="0" w:space="0" w:color="auto"/>
              </w:divBdr>
              <w:divsChild>
                <w:div w:id="1235044583">
                  <w:marLeft w:val="0"/>
                  <w:marRight w:val="0"/>
                  <w:marTop w:val="0"/>
                  <w:marBottom w:val="0"/>
                  <w:divBdr>
                    <w:top w:val="none" w:sz="0" w:space="0" w:color="auto"/>
                    <w:left w:val="none" w:sz="0" w:space="0" w:color="auto"/>
                    <w:bottom w:val="none" w:sz="0" w:space="0" w:color="auto"/>
                    <w:right w:val="none" w:sz="0" w:space="0" w:color="auto"/>
                  </w:divBdr>
                  <w:divsChild>
                    <w:div w:id="13048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916863">
      <w:bodyDiv w:val="1"/>
      <w:marLeft w:val="0"/>
      <w:marRight w:val="0"/>
      <w:marTop w:val="0"/>
      <w:marBottom w:val="0"/>
      <w:divBdr>
        <w:top w:val="none" w:sz="0" w:space="0" w:color="auto"/>
        <w:left w:val="none" w:sz="0" w:space="0" w:color="auto"/>
        <w:bottom w:val="none" w:sz="0" w:space="0" w:color="auto"/>
        <w:right w:val="none" w:sz="0" w:space="0" w:color="auto"/>
      </w:divBdr>
      <w:divsChild>
        <w:div w:id="714625569">
          <w:marLeft w:val="0"/>
          <w:marRight w:val="240"/>
          <w:marTop w:val="0"/>
          <w:marBottom w:val="0"/>
          <w:divBdr>
            <w:top w:val="none" w:sz="0" w:space="0" w:color="auto"/>
            <w:left w:val="none" w:sz="0" w:space="0" w:color="auto"/>
            <w:bottom w:val="none" w:sz="0" w:space="0" w:color="auto"/>
            <w:right w:val="none" w:sz="0" w:space="0" w:color="auto"/>
          </w:divBdr>
          <w:divsChild>
            <w:div w:id="950479315">
              <w:marLeft w:val="0"/>
              <w:marRight w:val="0"/>
              <w:marTop w:val="0"/>
              <w:marBottom w:val="0"/>
              <w:divBdr>
                <w:top w:val="none" w:sz="0" w:space="0" w:color="auto"/>
                <w:left w:val="none" w:sz="0" w:space="0" w:color="auto"/>
                <w:bottom w:val="none" w:sz="0" w:space="0" w:color="auto"/>
                <w:right w:val="none" w:sz="0" w:space="0" w:color="auto"/>
              </w:divBdr>
              <w:divsChild>
                <w:div w:id="5954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0454">
          <w:marLeft w:val="0"/>
          <w:marRight w:val="240"/>
          <w:marTop w:val="0"/>
          <w:marBottom w:val="0"/>
          <w:divBdr>
            <w:top w:val="none" w:sz="0" w:space="0" w:color="auto"/>
            <w:left w:val="none" w:sz="0" w:space="0" w:color="auto"/>
            <w:bottom w:val="none" w:sz="0" w:space="0" w:color="auto"/>
            <w:right w:val="none" w:sz="0" w:space="0" w:color="auto"/>
          </w:divBdr>
          <w:divsChild>
            <w:div w:id="1409960931">
              <w:marLeft w:val="0"/>
              <w:marRight w:val="0"/>
              <w:marTop w:val="0"/>
              <w:marBottom w:val="0"/>
              <w:divBdr>
                <w:top w:val="none" w:sz="0" w:space="0" w:color="auto"/>
                <w:left w:val="none" w:sz="0" w:space="0" w:color="auto"/>
                <w:bottom w:val="none" w:sz="0" w:space="0" w:color="auto"/>
                <w:right w:val="none" w:sz="0" w:space="0" w:color="auto"/>
              </w:divBdr>
              <w:divsChild>
                <w:div w:id="14569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83207">
          <w:marLeft w:val="0"/>
          <w:marRight w:val="0"/>
          <w:marTop w:val="750"/>
          <w:marBottom w:val="0"/>
          <w:divBdr>
            <w:top w:val="none" w:sz="0" w:space="0" w:color="auto"/>
            <w:left w:val="none" w:sz="0" w:space="0" w:color="auto"/>
            <w:bottom w:val="none" w:sz="0" w:space="0" w:color="auto"/>
            <w:right w:val="none" w:sz="0" w:space="0" w:color="auto"/>
          </w:divBdr>
          <w:divsChild>
            <w:div w:id="1729306253">
              <w:marLeft w:val="0"/>
              <w:marRight w:val="0"/>
              <w:marTop w:val="0"/>
              <w:marBottom w:val="0"/>
              <w:divBdr>
                <w:top w:val="none" w:sz="0" w:space="0" w:color="auto"/>
                <w:left w:val="none" w:sz="0" w:space="0" w:color="auto"/>
                <w:bottom w:val="none" w:sz="0" w:space="0" w:color="auto"/>
                <w:right w:val="none" w:sz="0" w:space="0" w:color="auto"/>
              </w:divBdr>
              <w:divsChild>
                <w:div w:id="469127119">
                  <w:marLeft w:val="0"/>
                  <w:marRight w:val="0"/>
                  <w:marTop w:val="0"/>
                  <w:marBottom w:val="0"/>
                  <w:divBdr>
                    <w:top w:val="none" w:sz="0" w:space="0" w:color="auto"/>
                    <w:left w:val="none" w:sz="0" w:space="0" w:color="auto"/>
                    <w:bottom w:val="none" w:sz="0" w:space="0" w:color="auto"/>
                    <w:right w:val="none" w:sz="0" w:space="0" w:color="auto"/>
                  </w:divBdr>
                  <w:divsChild>
                    <w:div w:id="425268967">
                      <w:marLeft w:val="0"/>
                      <w:marRight w:val="0"/>
                      <w:marTop w:val="0"/>
                      <w:marBottom w:val="0"/>
                      <w:divBdr>
                        <w:top w:val="none" w:sz="0" w:space="0" w:color="auto"/>
                        <w:left w:val="none" w:sz="0" w:space="0" w:color="auto"/>
                        <w:bottom w:val="none" w:sz="0" w:space="0" w:color="auto"/>
                        <w:right w:val="none" w:sz="0" w:space="0" w:color="auto"/>
                      </w:divBdr>
                      <w:divsChild>
                        <w:div w:id="20677972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191814">
      <w:bodyDiv w:val="1"/>
      <w:marLeft w:val="0"/>
      <w:marRight w:val="0"/>
      <w:marTop w:val="0"/>
      <w:marBottom w:val="0"/>
      <w:divBdr>
        <w:top w:val="none" w:sz="0" w:space="0" w:color="auto"/>
        <w:left w:val="none" w:sz="0" w:space="0" w:color="auto"/>
        <w:bottom w:val="none" w:sz="0" w:space="0" w:color="auto"/>
        <w:right w:val="none" w:sz="0" w:space="0" w:color="auto"/>
      </w:divBdr>
      <w:divsChild>
        <w:div w:id="1862813189">
          <w:marLeft w:val="0"/>
          <w:marRight w:val="240"/>
          <w:marTop w:val="0"/>
          <w:marBottom w:val="0"/>
          <w:divBdr>
            <w:top w:val="none" w:sz="0" w:space="0" w:color="auto"/>
            <w:left w:val="none" w:sz="0" w:space="0" w:color="auto"/>
            <w:bottom w:val="none" w:sz="0" w:space="0" w:color="auto"/>
            <w:right w:val="none" w:sz="0" w:space="0" w:color="auto"/>
          </w:divBdr>
          <w:divsChild>
            <w:div w:id="1628702897">
              <w:marLeft w:val="0"/>
              <w:marRight w:val="0"/>
              <w:marTop w:val="0"/>
              <w:marBottom w:val="0"/>
              <w:divBdr>
                <w:top w:val="none" w:sz="0" w:space="0" w:color="auto"/>
                <w:left w:val="none" w:sz="0" w:space="0" w:color="auto"/>
                <w:bottom w:val="none" w:sz="0" w:space="0" w:color="auto"/>
                <w:right w:val="none" w:sz="0" w:space="0" w:color="auto"/>
              </w:divBdr>
              <w:divsChild>
                <w:div w:id="132639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0319">
          <w:marLeft w:val="0"/>
          <w:marRight w:val="240"/>
          <w:marTop w:val="0"/>
          <w:marBottom w:val="0"/>
          <w:divBdr>
            <w:top w:val="none" w:sz="0" w:space="0" w:color="auto"/>
            <w:left w:val="none" w:sz="0" w:space="0" w:color="auto"/>
            <w:bottom w:val="none" w:sz="0" w:space="0" w:color="auto"/>
            <w:right w:val="none" w:sz="0" w:space="0" w:color="auto"/>
          </w:divBdr>
          <w:divsChild>
            <w:div w:id="440030369">
              <w:marLeft w:val="0"/>
              <w:marRight w:val="0"/>
              <w:marTop w:val="0"/>
              <w:marBottom w:val="0"/>
              <w:divBdr>
                <w:top w:val="none" w:sz="0" w:space="0" w:color="auto"/>
                <w:left w:val="none" w:sz="0" w:space="0" w:color="auto"/>
                <w:bottom w:val="none" w:sz="0" w:space="0" w:color="auto"/>
                <w:right w:val="none" w:sz="0" w:space="0" w:color="auto"/>
              </w:divBdr>
              <w:divsChild>
                <w:div w:id="12719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1108">
          <w:marLeft w:val="0"/>
          <w:marRight w:val="0"/>
          <w:marTop w:val="750"/>
          <w:marBottom w:val="0"/>
          <w:divBdr>
            <w:top w:val="none" w:sz="0" w:space="0" w:color="auto"/>
            <w:left w:val="none" w:sz="0" w:space="0" w:color="auto"/>
            <w:bottom w:val="none" w:sz="0" w:space="0" w:color="auto"/>
            <w:right w:val="none" w:sz="0" w:space="0" w:color="auto"/>
          </w:divBdr>
          <w:divsChild>
            <w:div w:id="1490099311">
              <w:marLeft w:val="0"/>
              <w:marRight w:val="0"/>
              <w:marTop w:val="0"/>
              <w:marBottom w:val="0"/>
              <w:divBdr>
                <w:top w:val="none" w:sz="0" w:space="0" w:color="auto"/>
                <w:left w:val="none" w:sz="0" w:space="0" w:color="auto"/>
                <w:bottom w:val="none" w:sz="0" w:space="0" w:color="auto"/>
                <w:right w:val="none" w:sz="0" w:space="0" w:color="auto"/>
              </w:divBdr>
              <w:divsChild>
                <w:div w:id="448092198">
                  <w:marLeft w:val="0"/>
                  <w:marRight w:val="0"/>
                  <w:marTop w:val="0"/>
                  <w:marBottom w:val="0"/>
                  <w:divBdr>
                    <w:top w:val="none" w:sz="0" w:space="0" w:color="auto"/>
                    <w:left w:val="none" w:sz="0" w:space="0" w:color="auto"/>
                    <w:bottom w:val="none" w:sz="0" w:space="0" w:color="auto"/>
                    <w:right w:val="none" w:sz="0" w:space="0" w:color="auto"/>
                  </w:divBdr>
                  <w:divsChild>
                    <w:div w:id="1771505772">
                      <w:marLeft w:val="0"/>
                      <w:marRight w:val="0"/>
                      <w:marTop w:val="0"/>
                      <w:marBottom w:val="0"/>
                      <w:divBdr>
                        <w:top w:val="none" w:sz="0" w:space="0" w:color="auto"/>
                        <w:left w:val="none" w:sz="0" w:space="0" w:color="auto"/>
                        <w:bottom w:val="none" w:sz="0" w:space="0" w:color="auto"/>
                        <w:right w:val="none" w:sz="0" w:space="0" w:color="auto"/>
                      </w:divBdr>
                      <w:divsChild>
                        <w:div w:id="11571128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973017">
      <w:bodyDiv w:val="1"/>
      <w:marLeft w:val="0"/>
      <w:marRight w:val="0"/>
      <w:marTop w:val="0"/>
      <w:marBottom w:val="0"/>
      <w:divBdr>
        <w:top w:val="none" w:sz="0" w:space="0" w:color="auto"/>
        <w:left w:val="none" w:sz="0" w:space="0" w:color="auto"/>
        <w:bottom w:val="none" w:sz="0" w:space="0" w:color="auto"/>
        <w:right w:val="none" w:sz="0" w:space="0" w:color="auto"/>
      </w:divBdr>
      <w:divsChild>
        <w:div w:id="615405179">
          <w:marLeft w:val="240"/>
          <w:marRight w:val="0"/>
          <w:marTop w:val="240"/>
          <w:marBottom w:val="240"/>
          <w:divBdr>
            <w:top w:val="none" w:sz="0" w:space="0" w:color="auto"/>
            <w:left w:val="none" w:sz="0" w:space="0" w:color="auto"/>
            <w:bottom w:val="none" w:sz="0" w:space="0" w:color="auto"/>
            <w:right w:val="none" w:sz="0" w:space="0" w:color="auto"/>
          </w:divBdr>
        </w:div>
      </w:divsChild>
    </w:div>
    <w:div w:id="1075126232">
      <w:bodyDiv w:val="1"/>
      <w:marLeft w:val="0"/>
      <w:marRight w:val="0"/>
      <w:marTop w:val="0"/>
      <w:marBottom w:val="0"/>
      <w:divBdr>
        <w:top w:val="none" w:sz="0" w:space="0" w:color="auto"/>
        <w:left w:val="none" w:sz="0" w:space="0" w:color="auto"/>
        <w:bottom w:val="none" w:sz="0" w:space="0" w:color="auto"/>
        <w:right w:val="none" w:sz="0" w:space="0" w:color="auto"/>
      </w:divBdr>
      <w:divsChild>
        <w:div w:id="2094012054">
          <w:marLeft w:val="0"/>
          <w:marRight w:val="240"/>
          <w:marTop w:val="0"/>
          <w:marBottom w:val="0"/>
          <w:divBdr>
            <w:top w:val="none" w:sz="0" w:space="0" w:color="auto"/>
            <w:left w:val="none" w:sz="0" w:space="0" w:color="auto"/>
            <w:bottom w:val="none" w:sz="0" w:space="0" w:color="auto"/>
            <w:right w:val="none" w:sz="0" w:space="0" w:color="auto"/>
          </w:divBdr>
          <w:divsChild>
            <w:div w:id="898052109">
              <w:marLeft w:val="0"/>
              <w:marRight w:val="0"/>
              <w:marTop w:val="0"/>
              <w:marBottom w:val="0"/>
              <w:divBdr>
                <w:top w:val="none" w:sz="0" w:space="0" w:color="auto"/>
                <w:left w:val="none" w:sz="0" w:space="0" w:color="auto"/>
                <w:bottom w:val="none" w:sz="0" w:space="0" w:color="auto"/>
                <w:right w:val="none" w:sz="0" w:space="0" w:color="auto"/>
              </w:divBdr>
              <w:divsChild>
                <w:div w:id="9052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3684">
          <w:marLeft w:val="0"/>
          <w:marRight w:val="240"/>
          <w:marTop w:val="0"/>
          <w:marBottom w:val="0"/>
          <w:divBdr>
            <w:top w:val="none" w:sz="0" w:space="0" w:color="auto"/>
            <w:left w:val="none" w:sz="0" w:space="0" w:color="auto"/>
            <w:bottom w:val="none" w:sz="0" w:space="0" w:color="auto"/>
            <w:right w:val="none" w:sz="0" w:space="0" w:color="auto"/>
          </w:divBdr>
          <w:divsChild>
            <w:div w:id="2064138029">
              <w:marLeft w:val="0"/>
              <w:marRight w:val="0"/>
              <w:marTop w:val="0"/>
              <w:marBottom w:val="0"/>
              <w:divBdr>
                <w:top w:val="none" w:sz="0" w:space="0" w:color="auto"/>
                <w:left w:val="none" w:sz="0" w:space="0" w:color="auto"/>
                <w:bottom w:val="none" w:sz="0" w:space="0" w:color="auto"/>
                <w:right w:val="none" w:sz="0" w:space="0" w:color="auto"/>
              </w:divBdr>
              <w:divsChild>
                <w:div w:id="200850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70786">
          <w:marLeft w:val="0"/>
          <w:marRight w:val="0"/>
          <w:marTop w:val="750"/>
          <w:marBottom w:val="0"/>
          <w:divBdr>
            <w:top w:val="none" w:sz="0" w:space="0" w:color="auto"/>
            <w:left w:val="none" w:sz="0" w:space="0" w:color="auto"/>
            <w:bottom w:val="none" w:sz="0" w:space="0" w:color="auto"/>
            <w:right w:val="none" w:sz="0" w:space="0" w:color="auto"/>
          </w:divBdr>
          <w:divsChild>
            <w:div w:id="15625001">
              <w:marLeft w:val="0"/>
              <w:marRight w:val="0"/>
              <w:marTop w:val="0"/>
              <w:marBottom w:val="0"/>
              <w:divBdr>
                <w:top w:val="none" w:sz="0" w:space="0" w:color="auto"/>
                <w:left w:val="none" w:sz="0" w:space="0" w:color="auto"/>
                <w:bottom w:val="none" w:sz="0" w:space="0" w:color="auto"/>
                <w:right w:val="none" w:sz="0" w:space="0" w:color="auto"/>
              </w:divBdr>
              <w:divsChild>
                <w:div w:id="11534990">
                  <w:marLeft w:val="0"/>
                  <w:marRight w:val="0"/>
                  <w:marTop w:val="0"/>
                  <w:marBottom w:val="0"/>
                  <w:divBdr>
                    <w:top w:val="none" w:sz="0" w:space="0" w:color="auto"/>
                    <w:left w:val="none" w:sz="0" w:space="0" w:color="auto"/>
                    <w:bottom w:val="none" w:sz="0" w:space="0" w:color="auto"/>
                    <w:right w:val="none" w:sz="0" w:space="0" w:color="auto"/>
                  </w:divBdr>
                  <w:divsChild>
                    <w:div w:id="676810237">
                      <w:marLeft w:val="0"/>
                      <w:marRight w:val="0"/>
                      <w:marTop w:val="0"/>
                      <w:marBottom w:val="0"/>
                      <w:divBdr>
                        <w:top w:val="none" w:sz="0" w:space="0" w:color="auto"/>
                        <w:left w:val="none" w:sz="0" w:space="0" w:color="auto"/>
                        <w:bottom w:val="none" w:sz="0" w:space="0" w:color="auto"/>
                        <w:right w:val="none" w:sz="0" w:space="0" w:color="auto"/>
                      </w:divBdr>
                      <w:divsChild>
                        <w:div w:id="205049147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8865855">
      <w:bodyDiv w:val="1"/>
      <w:marLeft w:val="0"/>
      <w:marRight w:val="0"/>
      <w:marTop w:val="0"/>
      <w:marBottom w:val="0"/>
      <w:divBdr>
        <w:top w:val="none" w:sz="0" w:space="0" w:color="auto"/>
        <w:left w:val="none" w:sz="0" w:space="0" w:color="auto"/>
        <w:bottom w:val="none" w:sz="0" w:space="0" w:color="auto"/>
        <w:right w:val="none" w:sz="0" w:space="0" w:color="auto"/>
      </w:divBdr>
    </w:div>
    <w:div w:id="1079332901">
      <w:bodyDiv w:val="1"/>
      <w:marLeft w:val="0"/>
      <w:marRight w:val="0"/>
      <w:marTop w:val="0"/>
      <w:marBottom w:val="0"/>
      <w:divBdr>
        <w:top w:val="none" w:sz="0" w:space="0" w:color="auto"/>
        <w:left w:val="none" w:sz="0" w:space="0" w:color="auto"/>
        <w:bottom w:val="none" w:sz="0" w:space="0" w:color="auto"/>
        <w:right w:val="none" w:sz="0" w:space="0" w:color="auto"/>
      </w:divBdr>
      <w:divsChild>
        <w:div w:id="1105272272">
          <w:marLeft w:val="0"/>
          <w:marRight w:val="240"/>
          <w:marTop w:val="0"/>
          <w:marBottom w:val="0"/>
          <w:divBdr>
            <w:top w:val="none" w:sz="0" w:space="0" w:color="auto"/>
            <w:left w:val="none" w:sz="0" w:space="0" w:color="auto"/>
            <w:bottom w:val="none" w:sz="0" w:space="0" w:color="auto"/>
            <w:right w:val="none" w:sz="0" w:space="0" w:color="auto"/>
          </w:divBdr>
          <w:divsChild>
            <w:div w:id="271406134">
              <w:marLeft w:val="0"/>
              <w:marRight w:val="0"/>
              <w:marTop w:val="0"/>
              <w:marBottom w:val="0"/>
              <w:divBdr>
                <w:top w:val="none" w:sz="0" w:space="0" w:color="auto"/>
                <w:left w:val="none" w:sz="0" w:space="0" w:color="auto"/>
                <w:bottom w:val="none" w:sz="0" w:space="0" w:color="auto"/>
                <w:right w:val="none" w:sz="0" w:space="0" w:color="auto"/>
              </w:divBdr>
              <w:divsChild>
                <w:div w:id="136617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7052">
          <w:marLeft w:val="0"/>
          <w:marRight w:val="240"/>
          <w:marTop w:val="0"/>
          <w:marBottom w:val="0"/>
          <w:divBdr>
            <w:top w:val="none" w:sz="0" w:space="0" w:color="auto"/>
            <w:left w:val="none" w:sz="0" w:space="0" w:color="auto"/>
            <w:bottom w:val="none" w:sz="0" w:space="0" w:color="auto"/>
            <w:right w:val="none" w:sz="0" w:space="0" w:color="auto"/>
          </w:divBdr>
          <w:divsChild>
            <w:div w:id="1305965546">
              <w:marLeft w:val="0"/>
              <w:marRight w:val="0"/>
              <w:marTop w:val="0"/>
              <w:marBottom w:val="0"/>
              <w:divBdr>
                <w:top w:val="none" w:sz="0" w:space="0" w:color="auto"/>
                <w:left w:val="none" w:sz="0" w:space="0" w:color="auto"/>
                <w:bottom w:val="none" w:sz="0" w:space="0" w:color="auto"/>
                <w:right w:val="none" w:sz="0" w:space="0" w:color="auto"/>
              </w:divBdr>
              <w:divsChild>
                <w:div w:id="105292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16527">
          <w:marLeft w:val="0"/>
          <w:marRight w:val="0"/>
          <w:marTop w:val="750"/>
          <w:marBottom w:val="0"/>
          <w:divBdr>
            <w:top w:val="none" w:sz="0" w:space="0" w:color="auto"/>
            <w:left w:val="none" w:sz="0" w:space="0" w:color="auto"/>
            <w:bottom w:val="none" w:sz="0" w:space="0" w:color="auto"/>
            <w:right w:val="none" w:sz="0" w:space="0" w:color="auto"/>
          </w:divBdr>
          <w:divsChild>
            <w:div w:id="509953315">
              <w:marLeft w:val="0"/>
              <w:marRight w:val="0"/>
              <w:marTop w:val="0"/>
              <w:marBottom w:val="0"/>
              <w:divBdr>
                <w:top w:val="none" w:sz="0" w:space="0" w:color="auto"/>
                <w:left w:val="none" w:sz="0" w:space="0" w:color="auto"/>
                <w:bottom w:val="none" w:sz="0" w:space="0" w:color="auto"/>
                <w:right w:val="none" w:sz="0" w:space="0" w:color="auto"/>
              </w:divBdr>
              <w:divsChild>
                <w:div w:id="1611204172">
                  <w:marLeft w:val="0"/>
                  <w:marRight w:val="0"/>
                  <w:marTop w:val="0"/>
                  <w:marBottom w:val="0"/>
                  <w:divBdr>
                    <w:top w:val="none" w:sz="0" w:space="0" w:color="auto"/>
                    <w:left w:val="none" w:sz="0" w:space="0" w:color="auto"/>
                    <w:bottom w:val="none" w:sz="0" w:space="0" w:color="auto"/>
                    <w:right w:val="none" w:sz="0" w:space="0" w:color="auto"/>
                  </w:divBdr>
                  <w:divsChild>
                    <w:div w:id="16211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963776">
      <w:bodyDiv w:val="1"/>
      <w:marLeft w:val="0"/>
      <w:marRight w:val="0"/>
      <w:marTop w:val="0"/>
      <w:marBottom w:val="0"/>
      <w:divBdr>
        <w:top w:val="none" w:sz="0" w:space="0" w:color="auto"/>
        <w:left w:val="none" w:sz="0" w:space="0" w:color="auto"/>
        <w:bottom w:val="none" w:sz="0" w:space="0" w:color="auto"/>
        <w:right w:val="none" w:sz="0" w:space="0" w:color="auto"/>
      </w:divBdr>
    </w:div>
    <w:div w:id="1090420689">
      <w:bodyDiv w:val="1"/>
      <w:marLeft w:val="0"/>
      <w:marRight w:val="0"/>
      <w:marTop w:val="0"/>
      <w:marBottom w:val="0"/>
      <w:divBdr>
        <w:top w:val="none" w:sz="0" w:space="0" w:color="auto"/>
        <w:left w:val="none" w:sz="0" w:space="0" w:color="auto"/>
        <w:bottom w:val="none" w:sz="0" w:space="0" w:color="auto"/>
        <w:right w:val="none" w:sz="0" w:space="0" w:color="auto"/>
      </w:divBdr>
    </w:div>
    <w:div w:id="1092355948">
      <w:bodyDiv w:val="1"/>
      <w:marLeft w:val="0"/>
      <w:marRight w:val="0"/>
      <w:marTop w:val="0"/>
      <w:marBottom w:val="0"/>
      <w:divBdr>
        <w:top w:val="none" w:sz="0" w:space="0" w:color="auto"/>
        <w:left w:val="none" w:sz="0" w:space="0" w:color="auto"/>
        <w:bottom w:val="none" w:sz="0" w:space="0" w:color="auto"/>
        <w:right w:val="none" w:sz="0" w:space="0" w:color="auto"/>
      </w:divBdr>
      <w:divsChild>
        <w:div w:id="2067100449">
          <w:marLeft w:val="0"/>
          <w:marRight w:val="240"/>
          <w:marTop w:val="0"/>
          <w:marBottom w:val="0"/>
          <w:divBdr>
            <w:top w:val="none" w:sz="0" w:space="0" w:color="auto"/>
            <w:left w:val="none" w:sz="0" w:space="0" w:color="auto"/>
            <w:bottom w:val="none" w:sz="0" w:space="0" w:color="auto"/>
            <w:right w:val="none" w:sz="0" w:space="0" w:color="auto"/>
          </w:divBdr>
          <w:divsChild>
            <w:div w:id="187332429">
              <w:marLeft w:val="0"/>
              <w:marRight w:val="0"/>
              <w:marTop w:val="0"/>
              <w:marBottom w:val="0"/>
              <w:divBdr>
                <w:top w:val="none" w:sz="0" w:space="0" w:color="auto"/>
                <w:left w:val="none" w:sz="0" w:space="0" w:color="auto"/>
                <w:bottom w:val="none" w:sz="0" w:space="0" w:color="auto"/>
                <w:right w:val="none" w:sz="0" w:space="0" w:color="auto"/>
              </w:divBdr>
              <w:divsChild>
                <w:div w:id="16214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4580">
          <w:marLeft w:val="0"/>
          <w:marRight w:val="240"/>
          <w:marTop w:val="0"/>
          <w:marBottom w:val="0"/>
          <w:divBdr>
            <w:top w:val="none" w:sz="0" w:space="0" w:color="auto"/>
            <w:left w:val="none" w:sz="0" w:space="0" w:color="auto"/>
            <w:bottom w:val="none" w:sz="0" w:space="0" w:color="auto"/>
            <w:right w:val="none" w:sz="0" w:space="0" w:color="auto"/>
          </w:divBdr>
          <w:divsChild>
            <w:div w:id="1269267984">
              <w:marLeft w:val="0"/>
              <w:marRight w:val="0"/>
              <w:marTop w:val="0"/>
              <w:marBottom w:val="0"/>
              <w:divBdr>
                <w:top w:val="none" w:sz="0" w:space="0" w:color="auto"/>
                <w:left w:val="none" w:sz="0" w:space="0" w:color="auto"/>
                <w:bottom w:val="none" w:sz="0" w:space="0" w:color="auto"/>
                <w:right w:val="none" w:sz="0" w:space="0" w:color="auto"/>
              </w:divBdr>
              <w:divsChild>
                <w:div w:id="17480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6185">
          <w:marLeft w:val="0"/>
          <w:marRight w:val="0"/>
          <w:marTop w:val="750"/>
          <w:marBottom w:val="0"/>
          <w:divBdr>
            <w:top w:val="none" w:sz="0" w:space="0" w:color="auto"/>
            <w:left w:val="none" w:sz="0" w:space="0" w:color="auto"/>
            <w:bottom w:val="none" w:sz="0" w:space="0" w:color="auto"/>
            <w:right w:val="none" w:sz="0" w:space="0" w:color="auto"/>
          </w:divBdr>
          <w:divsChild>
            <w:div w:id="1169831157">
              <w:marLeft w:val="0"/>
              <w:marRight w:val="0"/>
              <w:marTop w:val="0"/>
              <w:marBottom w:val="0"/>
              <w:divBdr>
                <w:top w:val="none" w:sz="0" w:space="0" w:color="auto"/>
                <w:left w:val="none" w:sz="0" w:space="0" w:color="auto"/>
                <w:bottom w:val="none" w:sz="0" w:space="0" w:color="auto"/>
                <w:right w:val="none" w:sz="0" w:space="0" w:color="auto"/>
              </w:divBdr>
              <w:divsChild>
                <w:div w:id="2072462346">
                  <w:marLeft w:val="0"/>
                  <w:marRight w:val="0"/>
                  <w:marTop w:val="0"/>
                  <w:marBottom w:val="0"/>
                  <w:divBdr>
                    <w:top w:val="none" w:sz="0" w:space="0" w:color="auto"/>
                    <w:left w:val="none" w:sz="0" w:space="0" w:color="auto"/>
                    <w:bottom w:val="none" w:sz="0" w:space="0" w:color="auto"/>
                    <w:right w:val="none" w:sz="0" w:space="0" w:color="auto"/>
                  </w:divBdr>
                  <w:divsChild>
                    <w:div w:id="9081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685991">
      <w:bodyDiv w:val="1"/>
      <w:marLeft w:val="0"/>
      <w:marRight w:val="0"/>
      <w:marTop w:val="0"/>
      <w:marBottom w:val="0"/>
      <w:divBdr>
        <w:top w:val="none" w:sz="0" w:space="0" w:color="auto"/>
        <w:left w:val="none" w:sz="0" w:space="0" w:color="auto"/>
        <w:bottom w:val="none" w:sz="0" w:space="0" w:color="auto"/>
        <w:right w:val="none" w:sz="0" w:space="0" w:color="auto"/>
      </w:divBdr>
      <w:divsChild>
        <w:div w:id="1931111509">
          <w:marLeft w:val="0"/>
          <w:marRight w:val="240"/>
          <w:marTop w:val="0"/>
          <w:marBottom w:val="0"/>
          <w:divBdr>
            <w:top w:val="none" w:sz="0" w:space="0" w:color="auto"/>
            <w:left w:val="none" w:sz="0" w:space="0" w:color="auto"/>
            <w:bottom w:val="none" w:sz="0" w:space="0" w:color="auto"/>
            <w:right w:val="none" w:sz="0" w:space="0" w:color="auto"/>
          </w:divBdr>
          <w:divsChild>
            <w:div w:id="1291402027">
              <w:marLeft w:val="0"/>
              <w:marRight w:val="0"/>
              <w:marTop w:val="0"/>
              <w:marBottom w:val="0"/>
              <w:divBdr>
                <w:top w:val="none" w:sz="0" w:space="0" w:color="auto"/>
                <w:left w:val="none" w:sz="0" w:space="0" w:color="auto"/>
                <w:bottom w:val="none" w:sz="0" w:space="0" w:color="auto"/>
                <w:right w:val="none" w:sz="0" w:space="0" w:color="auto"/>
              </w:divBdr>
              <w:divsChild>
                <w:div w:id="14499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05382">
          <w:marLeft w:val="0"/>
          <w:marRight w:val="240"/>
          <w:marTop w:val="0"/>
          <w:marBottom w:val="0"/>
          <w:divBdr>
            <w:top w:val="none" w:sz="0" w:space="0" w:color="auto"/>
            <w:left w:val="none" w:sz="0" w:space="0" w:color="auto"/>
            <w:bottom w:val="none" w:sz="0" w:space="0" w:color="auto"/>
            <w:right w:val="none" w:sz="0" w:space="0" w:color="auto"/>
          </w:divBdr>
          <w:divsChild>
            <w:div w:id="219245938">
              <w:marLeft w:val="0"/>
              <w:marRight w:val="0"/>
              <w:marTop w:val="0"/>
              <w:marBottom w:val="0"/>
              <w:divBdr>
                <w:top w:val="none" w:sz="0" w:space="0" w:color="auto"/>
                <w:left w:val="none" w:sz="0" w:space="0" w:color="auto"/>
                <w:bottom w:val="none" w:sz="0" w:space="0" w:color="auto"/>
                <w:right w:val="none" w:sz="0" w:space="0" w:color="auto"/>
              </w:divBdr>
              <w:divsChild>
                <w:div w:id="7618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01272">
          <w:marLeft w:val="0"/>
          <w:marRight w:val="0"/>
          <w:marTop w:val="750"/>
          <w:marBottom w:val="0"/>
          <w:divBdr>
            <w:top w:val="none" w:sz="0" w:space="0" w:color="auto"/>
            <w:left w:val="none" w:sz="0" w:space="0" w:color="auto"/>
            <w:bottom w:val="none" w:sz="0" w:space="0" w:color="auto"/>
            <w:right w:val="none" w:sz="0" w:space="0" w:color="auto"/>
          </w:divBdr>
          <w:divsChild>
            <w:div w:id="834955153">
              <w:marLeft w:val="0"/>
              <w:marRight w:val="0"/>
              <w:marTop w:val="0"/>
              <w:marBottom w:val="0"/>
              <w:divBdr>
                <w:top w:val="none" w:sz="0" w:space="0" w:color="auto"/>
                <w:left w:val="none" w:sz="0" w:space="0" w:color="auto"/>
                <w:bottom w:val="none" w:sz="0" w:space="0" w:color="auto"/>
                <w:right w:val="none" w:sz="0" w:space="0" w:color="auto"/>
              </w:divBdr>
              <w:divsChild>
                <w:div w:id="1622153479">
                  <w:marLeft w:val="0"/>
                  <w:marRight w:val="0"/>
                  <w:marTop w:val="0"/>
                  <w:marBottom w:val="0"/>
                  <w:divBdr>
                    <w:top w:val="none" w:sz="0" w:space="0" w:color="auto"/>
                    <w:left w:val="none" w:sz="0" w:space="0" w:color="auto"/>
                    <w:bottom w:val="none" w:sz="0" w:space="0" w:color="auto"/>
                    <w:right w:val="none" w:sz="0" w:space="0" w:color="auto"/>
                  </w:divBdr>
                  <w:divsChild>
                    <w:div w:id="130188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264313">
      <w:bodyDiv w:val="1"/>
      <w:marLeft w:val="0"/>
      <w:marRight w:val="0"/>
      <w:marTop w:val="0"/>
      <w:marBottom w:val="0"/>
      <w:divBdr>
        <w:top w:val="none" w:sz="0" w:space="0" w:color="auto"/>
        <w:left w:val="none" w:sz="0" w:space="0" w:color="auto"/>
        <w:bottom w:val="none" w:sz="0" w:space="0" w:color="auto"/>
        <w:right w:val="none" w:sz="0" w:space="0" w:color="auto"/>
      </w:divBdr>
      <w:divsChild>
        <w:div w:id="1734622041">
          <w:marLeft w:val="0"/>
          <w:marRight w:val="240"/>
          <w:marTop w:val="0"/>
          <w:marBottom w:val="0"/>
          <w:divBdr>
            <w:top w:val="none" w:sz="0" w:space="0" w:color="auto"/>
            <w:left w:val="none" w:sz="0" w:space="0" w:color="auto"/>
            <w:bottom w:val="none" w:sz="0" w:space="0" w:color="auto"/>
            <w:right w:val="none" w:sz="0" w:space="0" w:color="auto"/>
          </w:divBdr>
          <w:divsChild>
            <w:div w:id="1263687632">
              <w:marLeft w:val="0"/>
              <w:marRight w:val="0"/>
              <w:marTop w:val="0"/>
              <w:marBottom w:val="0"/>
              <w:divBdr>
                <w:top w:val="none" w:sz="0" w:space="0" w:color="auto"/>
                <w:left w:val="none" w:sz="0" w:space="0" w:color="auto"/>
                <w:bottom w:val="none" w:sz="0" w:space="0" w:color="auto"/>
                <w:right w:val="none" w:sz="0" w:space="0" w:color="auto"/>
              </w:divBdr>
              <w:divsChild>
                <w:div w:id="2437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3339">
          <w:marLeft w:val="0"/>
          <w:marRight w:val="240"/>
          <w:marTop w:val="0"/>
          <w:marBottom w:val="0"/>
          <w:divBdr>
            <w:top w:val="none" w:sz="0" w:space="0" w:color="auto"/>
            <w:left w:val="none" w:sz="0" w:space="0" w:color="auto"/>
            <w:bottom w:val="none" w:sz="0" w:space="0" w:color="auto"/>
            <w:right w:val="none" w:sz="0" w:space="0" w:color="auto"/>
          </w:divBdr>
          <w:divsChild>
            <w:div w:id="858086639">
              <w:marLeft w:val="0"/>
              <w:marRight w:val="0"/>
              <w:marTop w:val="0"/>
              <w:marBottom w:val="0"/>
              <w:divBdr>
                <w:top w:val="none" w:sz="0" w:space="0" w:color="auto"/>
                <w:left w:val="none" w:sz="0" w:space="0" w:color="auto"/>
                <w:bottom w:val="none" w:sz="0" w:space="0" w:color="auto"/>
                <w:right w:val="none" w:sz="0" w:space="0" w:color="auto"/>
              </w:divBdr>
              <w:divsChild>
                <w:div w:id="18922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1515">
          <w:marLeft w:val="0"/>
          <w:marRight w:val="0"/>
          <w:marTop w:val="750"/>
          <w:marBottom w:val="0"/>
          <w:divBdr>
            <w:top w:val="none" w:sz="0" w:space="0" w:color="auto"/>
            <w:left w:val="none" w:sz="0" w:space="0" w:color="auto"/>
            <w:bottom w:val="none" w:sz="0" w:space="0" w:color="auto"/>
            <w:right w:val="none" w:sz="0" w:space="0" w:color="auto"/>
          </w:divBdr>
          <w:divsChild>
            <w:div w:id="843589518">
              <w:marLeft w:val="0"/>
              <w:marRight w:val="0"/>
              <w:marTop w:val="0"/>
              <w:marBottom w:val="0"/>
              <w:divBdr>
                <w:top w:val="none" w:sz="0" w:space="0" w:color="auto"/>
                <w:left w:val="none" w:sz="0" w:space="0" w:color="auto"/>
                <w:bottom w:val="none" w:sz="0" w:space="0" w:color="auto"/>
                <w:right w:val="none" w:sz="0" w:space="0" w:color="auto"/>
              </w:divBdr>
              <w:divsChild>
                <w:div w:id="2126387813">
                  <w:marLeft w:val="0"/>
                  <w:marRight w:val="0"/>
                  <w:marTop w:val="0"/>
                  <w:marBottom w:val="0"/>
                  <w:divBdr>
                    <w:top w:val="none" w:sz="0" w:space="0" w:color="auto"/>
                    <w:left w:val="none" w:sz="0" w:space="0" w:color="auto"/>
                    <w:bottom w:val="none" w:sz="0" w:space="0" w:color="auto"/>
                    <w:right w:val="none" w:sz="0" w:space="0" w:color="auto"/>
                  </w:divBdr>
                  <w:divsChild>
                    <w:div w:id="6355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073975">
      <w:bodyDiv w:val="1"/>
      <w:marLeft w:val="0"/>
      <w:marRight w:val="0"/>
      <w:marTop w:val="0"/>
      <w:marBottom w:val="0"/>
      <w:divBdr>
        <w:top w:val="none" w:sz="0" w:space="0" w:color="auto"/>
        <w:left w:val="none" w:sz="0" w:space="0" w:color="auto"/>
        <w:bottom w:val="none" w:sz="0" w:space="0" w:color="auto"/>
        <w:right w:val="none" w:sz="0" w:space="0" w:color="auto"/>
      </w:divBdr>
      <w:divsChild>
        <w:div w:id="1274947173">
          <w:marLeft w:val="0"/>
          <w:marRight w:val="240"/>
          <w:marTop w:val="0"/>
          <w:marBottom w:val="0"/>
          <w:divBdr>
            <w:top w:val="none" w:sz="0" w:space="0" w:color="auto"/>
            <w:left w:val="none" w:sz="0" w:space="0" w:color="auto"/>
            <w:bottom w:val="none" w:sz="0" w:space="0" w:color="auto"/>
            <w:right w:val="none" w:sz="0" w:space="0" w:color="auto"/>
          </w:divBdr>
          <w:divsChild>
            <w:div w:id="975178651">
              <w:marLeft w:val="0"/>
              <w:marRight w:val="0"/>
              <w:marTop w:val="0"/>
              <w:marBottom w:val="0"/>
              <w:divBdr>
                <w:top w:val="none" w:sz="0" w:space="0" w:color="auto"/>
                <w:left w:val="none" w:sz="0" w:space="0" w:color="auto"/>
                <w:bottom w:val="none" w:sz="0" w:space="0" w:color="auto"/>
                <w:right w:val="none" w:sz="0" w:space="0" w:color="auto"/>
              </w:divBdr>
              <w:divsChild>
                <w:div w:id="142418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2843">
          <w:marLeft w:val="0"/>
          <w:marRight w:val="240"/>
          <w:marTop w:val="0"/>
          <w:marBottom w:val="0"/>
          <w:divBdr>
            <w:top w:val="none" w:sz="0" w:space="0" w:color="auto"/>
            <w:left w:val="none" w:sz="0" w:space="0" w:color="auto"/>
            <w:bottom w:val="none" w:sz="0" w:space="0" w:color="auto"/>
            <w:right w:val="none" w:sz="0" w:space="0" w:color="auto"/>
          </w:divBdr>
          <w:divsChild>
            <w:div w:id="1771924039">
              <w:marLeft w:val="0"/>
              <w:marRight w:val="0"/>
              <w:marTop w:val="0"/>
              <w:marBottom w:val="0"/>
              <w:divBdr>
                <w:top w:val="none" w:sz="0" w:space="0" w:color="auto"/>
                <w:left w:val="none" w:sz="0" w:space="0" w:color="auto"/>
                <w:bottom w:val="none" w:sz="0" w:space="0" w:color="auto"/>
                <w:right w:val="none" w:sz="0" w:space="0" w:color="auto"/>
              </w:divBdr>
              <w:divsChild>
                <w:div w:id="193721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82374">
          <w:marLeft w:val="0"/>
          <w:marRight w:val="0"/>
          <w:marTop w:val="750"/>
          <w:marBottom w:val="0"/>
          <w:divBdr>
            <w:top w:val="none" w:sz="0" w:space="0" w:color="auto"/>
            <w:left w:val="none" w:sz="0" w:space="0" w:color="auto"/>
            <w:bottom w:val="none" w:sz="0" w:space="0" w:color="auto"/>
            <w:right w:val="none" w:sz="0" w:space="0" w:color="auto"/>
          </w:divBdr>
          <w:divsChild>
            <w:div w:id="1207522377">
              <w:marLeft w:val="0"/>
              <w:marRight w:val="0"/>
              <w:marTop w:val="0"/>
              <w:marBottom w:val="0"/>
              <w:divBdr>
                <w:top w:val="none" w:sz="0" w:space="0" w:color="auto"/>
                <w:left w:val="none" w:sz="0" w:space="0" w:color="auto"/>
                <w:bottom w:val="none" w:sz="0" w:space="0" w:color="auto"/>
                <w:right w:val="none" w:sz="0" w:space="0" w:color="auto"/>
              </w:divBdr>
              <w:divsChild>
                <w:div w:id="252009006">
                  <w:marLeft w:val="0"/>
                  <w:marRight w:val="0"/>
                  <w:marTop w:val="0"/>
                  <w:marBottom w:val="0"/>
                  <w:divBdr>
                    <w:top w:val="none" w:sz="0" w:space="0" w:color="auto"/>
                    <w:left w:val="none" w:sz="0" w:space="0" w:color="auto"/>
                    <w:bottom w:val="none" w:sz="0" w:space="0" w:color="auto"/>
                    <w:right w:val="none" w:sz="0" w:space="0" w:color="auto"/>
                  </w:divBdr>
                  <w:divsChild>
                    <w:div w:id="232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965792">
      <w:bodyDiv w:val="1"/>
      <w:marLeft w:val="0"/>
      <w:marRight w:val="0"/>
      <w:marTop w:val="0"/>
      <w:marBottom w:val="0"/>
      <w:divBdr>
        <w:top w:val="none" w:sz="0" w:space="0" w:color="auto"/>
        <w:left w:val="none" w:sz="0" w:space="0" w:color="auto"/>
        <w:bottom w:val="none" w:sz="0" w:space="0" w:color="auto"/>
        <w:right w:val="none" w:sz="0" w:space="0" w:color="auto"/>
      </w:divBdr>
      <w:divsChild>
        <w:div w:id="807088423">
          <w:marLeft w:val="0"/>
          <w:marRight w:val="240"/>
          <w:marTop w:val="0"/>
          <w:marBottom w:val="0"/>
          <w:divBdr>
            <w:top w:val="none" w:sz="0" w:space="0" w:color="auto"/>
            <w:left w:val="none" w:sz="0" w:space="0" w:color="auto"/>
            <w:bottom w:val="none" w:sz="0" w:space="0" w:color="auto"/>
            <w:right w:val="none" w:sz="0" w:space="0" w:color="auto"/>
          </w:divBdr>
          <w:divsChild>
            <w:div w:id="1431899678">
              <w:marLeft w:val="0"/>
              <w:marRight w:val="0"/>
              <w:marTop w:val="0"/>
              <w:marBottom w:val="0"/>
              <w:divBdr>
                <w:top w:val="none" w:sz="0" w:space="0" w:color="auto"/>
                <w:left w:val="none" w:sz="0" w:space="0" w:color="auto"/>
                <w:bottom w:val="none" w:sz="0" w:space="0" w:color="auto"/>
                <w:right w:val="none" w:sz="0" w:space="0" w:color="auto"/>
              </w:divBdr>
              <w:divsChild>
                <w:div w:id="5586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6074">
          <w:marLeft w:val="0"/>
          <w:marRight w:val="240"/>
          <w:marTop w:val="0"/>
          <w:marBottom w:val="0"/>
          <w:divBdr>
            <w:top w:val="none" w:sz="0" w:space="0" w:color="auto"/>
            <w:left w:val="none" w:sz="0" w:space="0" w:color="auto"/>
            <w:bottom w:val="none" w:sz="0" w:space="0" w:color="auto"/>
            <w:right w:val="none" w:sz="0" w:space="0" w:color="auto"/>
          </w:divBdr>
          <w:divsChild>
            <w:div w:id="318311101">
              <w:marLeft w:val="0"/>
              <w:marRight w:val="0"/>
              <w:marTop w:val="0"/>
              <w:marBottom w:val="0"/>
              <w:divBdr>
                <w:top w:val="none" w:sz="0" w:space="0" w:color="auto"/>
                <w:left w:val="none" w:sz="0" w:space="0" w:color="auto"/>
                <w:bottom w:val="none" w:sz="0" w:space="0" w:color="auto"/>
                <w:right w:val="none" w:sz="0" w:space="0" w:color="auto"/>
              </w:divBdr>
              <w:divsChild>
                <w:div w:id="108711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64313">
          <w:marLeft w:val="0"/>
          <w:marRight w:val="0"/>
          <w:marTop w:val="750"/>
          <w:marBottom w:val="0"/>
          <w:divBdr>
            <w:top w:val="none" w:sz="0" w:space="0" w:color="auto"/>
            <w:left w:val="none" w:sz="0" w:space="0" w:color="auto"/>
            <w:bottom w:val="none" w:sz="0" w:space="0" w:color="auto"/>
            <w:right w:val="none" w:sz="0" w:space="0" w:color="auto"/>
          </w:divBdr>
          <w:divsChild>
            <w:div w:id="536967224">
              <w:marLeft w:val="0"/>
              <w:marRight w:val="0"/>
              <w:marTop w:val="0"/>
              <w:marBottom w:val="0"/>
              <w:divBdr>
                <w:top w:val="none" w:sz="0" w:space="0" w:color="auto"/>
                <w:left w:val="none" w:sz="0" w:space="0" w:color="auto"/>
                <w:bottom w:val="none" w:sz="0" w:space="0" w:color="auto"/>
                <w:right w:val="none" w:sz="0" w:space="0" w:color="auto"/>
              </w:divBdr>
              <w:divsChild>
                <w:div w:id="259144509">
                  <w:marLeft w:val="0"/>
                  <w:marRight w:val="0"/>
                  <w:marTop w:val="0"/>
                  <w:marBottom w:val="0"/>
                  <w:divBdr>
                    <w:top w:val="none" w:sz="0" w:space="0" w:color="auto"/>
                    <w:left w:val="none" w:sz="0" w:space="0" w:color="auto"/>
                    <w:bottom w:val="none" w:sz="0" w:space="0" w:color="auto"/>
                    <w:right w:val="none" w:sz="0" w:space="0" w:color="auto"/>
                  </w:divBdr>
                  <w:divsChild>
                    <w:div w:id="2302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28983">
      <w:bodyDiv w:val="1"/>
      <w:marLeft w:val="0"/>
      <w:marRight w:val="0"/>
      <w:marTop w:val="0"/>
      <w:marBottom w:val="0"/>
      <w:divBdr>
        <w:top w:val="none" w:sz="0" w:space="0" w:color="auto"/>
        <w:left w:val="none" w:sz="0" w:space="0" w:color="auto"/>
        <w:bottom w:val="none" w:sz="0" w:space="0" w:color="auto"/>
        <w:right w:val="none" w:sz="0" w:space="0" w:color="auto"/>
      </w:divBdr>
      <w:divsChild>
        <w:div w:id="291980443">
          <w:marLeft w:val="0"/>
          <w:marRight w:val="240"/>
          <w:marTop w:val="0"/>
          <w:marBottom w:val="0"/>
          <w:divBdr>
            <w:top w:val="none" w:sz="0" w:space="0" w:color="auto"/>
            <w:left w:val="none" w:sz="0" w:space="0" w:color="auto"/>
            <w:bottom w:val="none" w:sz="0" w:space="0" w:color="auto"/>
            <w:right w:val="none" w:sz="0" w:space="0" w:color="auto"/>
          </w:divBdr>
          <w:divsChild>
            <w:div w:id="1688949513">
              <w:marLeft w:val="0"/>
              <w:marRight w:val="0"/>
              <w:marTop w:val="0"/>
              <w:marBottom w:val="0"/>
              <w:divBdr>
                <w:top w:val="none" w:sz="0" w:space="0" w:color="auto"/>
                <w:left w:val="none" w:sz="0" w:space="0" w:color="auto"/>
                <w:bottom w:val="none" w:sz="0" w:space="0" w:color="auto"/>
                <w:right w:val="none" w:sz="0" w:space="0" w:color="auto"/>
              </w:divBdr>
              <w:divsChild>
                <w:div w:id="9789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29186">
          <w:marLeft w:val="0"/>
          <w:marRight w:val="240"/>
          <w:marTop w:val="0"/>
          <w:marBottom w:val="0"/>
          <w:divBdr>
            <w:top w:val="none" w:sz="0" w:space="0" w:color="auto"/>
            <w:left w:val="none" w:sz="0" w:space="0" w:color="auto"/>
            <w:bottom w:val="none" w:sz="0" w:space="0" w:color="auto"/>
            <w:right w:val="none" w:sz="0" w:space="0" w:color="auto"/>
          </w:divBdr>
          <w:divsChild>
            <w:div w:id="1258320097">
              <w:marLeft w:val="0"/>
              <w:marRight w:val="0"/>
              <w:marTop w:val="0"/>
              <w:marBottom w:val="0"/>
              <w:divBdr>
                <w:top w:val="none" w:sz="0" w:space="0" w:color="auto"/>
                <w:left w:val="none" w:sz="0" w:space="0" w:color="auto"/>
                <w:bottom w:val="none" w:sz="0" w:space="0" w:color="auto"/>
                <w:right w:val="none" w:sz="0" w:space="0" w:color="auto"/>
              </w:divBdr>
              <w:divsChild>
                <w:div w:id="1241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1654">
          <w:marLeft w:val="0"/>
          <w:marRight w:val="0"/>
          <w:marTop w:val="750"/>
          <w:marBottom w:val="0"/>
          <w:divBdr>
            <w:top w:val="none" w:sz="0" w:space="0" w:color="auto"/>
            <w:left w:val="none" w:sz="0" w:space="0" w:color="auto"/>
            <w:bottom w:val="none" w:sz="0" w:space="0" w:color="auto"/>
            <w:right w:val="none" w:sz="0" w:space="0" w:color="auto"/>
          </w:divBdr>
          <w:divsChild>
            <w:div w:id="557789268">
              <w:marLeft w:val="0"/>
              <w:marRight w:val="0"/>
              <w:marTop w:val="0"/>
              <w:marBottom w:val="0"/>
              <w:divBdr>
                <w:top w:val="none" w:sz="0" w:space="0" w:color="auto"/>
                <w:left w:val="none" w:sz="0" w:space="0" w:color="auto"/>
                <w:bottom w:val="none" w:sz="0" w:space="0" w:color="auto"/>
                <w:right w:val="none" w:sz="0" w:space="0" w:color="auto"/>
              </w:divBdr>
              <w:divsChild>
                <w:div w:id="260996132">
                  <w:marLeft w:val="0"/>
                  <w:marRight w:val="0"/>
                  <w:marTop w:val="0"/>
                  <w:marBottom w:val="0"/>
                  <w:divBdr>
                    <w:top w:val="none" w:sz="0" w:space="0" w:color="auto"/>
                    <w:left w:val="none" w:sz="0" w:space="0" w:color="auto"/>
                    <w:bottom w:val="none" w:sz="0" w:space="0" w:color="auto"/>
                    <w:right w:val="none" w:sz="0" w:space="0" w:color="auto"/>
                  </w:divBdr>
                  <w:divsChild>
                    <w:div w:id="42488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204445">
      <w:bodyDiv w:val="1"/>
      <w:marLeft w:val="0"/>
      <w:marRight w:val="0"/>
      <w:marTop w:val="0"/>
      <w:marBottom w:val="0"/>
      <w:divBdr>
        <w:top w:val="none" w:sz="0" w:space="0" w:color="auto"/>
        <w:left w:val="none" w:sz="0" w:space="0" w:color="auto"/>
        <w:bottom w:val="none" w:sz="0" w:space="0" w:color="auto"/>
        <w:right w:val="none" w:sz="0" w:space="0" w:color="auto"/>
      </w:divBdr>
      <w:divsChild>
        <w:div w:id="65151869">
          <w:marLeft w:val="0"/>
          <w:marRight w:val="240"/>
          <w:marTop w:val="0"/>
          <w:marBottom w:val="0"/>
          <w:divBdr>
            <w:top w:val="none" w:sz="0" w:space="0" w:color="auto"/>
            <w:left w:val="none" w:sz="0" w:space="0" w:color="auto"/>
            <w:bottom w:val="none" w:sz="0" w:space="0" w:color="auto"/>
            <w:right w:val="none" w:sz="0" w:space="0" w:color="auto"/>
          </w:divBdr>
          <w:divsChild>
            <w:div w:id="2140027011">
              <w:marLeft w:val="0"/>
              <w:marRight w:val="0"/>
              <w:marTop w:val="0"/>
              <w:marBottom w:val="0"/>
              <w:divBdr>
                <w:top w:val="none" w:sz="0" w:space="0" w:color="auto"/>
                <w:left w:val="none" w:sz="0" w:space="0" w:color="auto"/>
                <w:bottom w:val="none" w:sz="0" w:space="0" w:color="auto"/>
                <w:right w:val="none" w:sz="0" w:space="0" w:color="auto"/>
              </w:divBdr>
              <w:divsChild>
                <w:div w:id="77440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96201">
          <w:marLeft w:val="0"/>
          <w:marRight w:val="240"/>
          <w:marTop w:val="0"/>
          <w:marBottom w:val="0"/>
          <w:divBdr>
            <w:top w:val="none" w:sz="0" w:space="0" w:color="auto"/>
            <w:left w:val="none" w:sz="0" w:space="0" w:color="auto"/>
            <w:bottom w:val="none" w:sz="0" w:space="0" w:color="auto"/>
            <w:right w:val="none" w:sz="0" w:space="0" w:color="auto"/>
          </w:divBdr>
          <w:divsChild>
            <w:div w:id="534924168">
              <w:marLeft w:val="0"/>
              <w:marRight w:val="0"/>
              <w:marTop w:val="0"/>
              <w:marBottom w:val="0"/>
              <w:divBdr>
                <w:top w:val="none" w:sz="0" w:space="0" w:color="auto"/>
                <w:left w:val="none" w:sz="0" w:space="0" w:color="auto"/>
                <w:bottom w:val="none" w:sz="0" w:space="0" w:color="auto"/>
                <w:right w:val="none" w:sz="0" w:space="0" w:color="auto"/>
              </w:divBdr>
              <w:divsChild>
                <w:div w:id="39494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41436">
          <w:marLeft w:val="0"/>
          <w:marRight w:val="0"/>
          <w:marTop w:val="750"/>
          <w:marBottom w:val="0"/>
          <w:divBdr>
            <w:top w:val="none" w:sz="0" w:space="0" w:color="auto"/>
            <w:left w:val="none" w:sz="0" w:space="0" w:color="auto"/>
            <w:bottom w:val="none" w:sz="0" w:space="0" w:color="auto"/>
            <w:right w:val="none" w:sz="0" w:space="0" w:color="auto"/>
          </w:divBdr>
          <w:divsChild>
            <w:div w:id="911742577">
              <w:marLeft w:val="0"/>
              <w:marRight w:val="0"/>
              <w:marTop w:val="0"/>
              <w:marBottom w:val="0"/>
              <w:divBdr>
                <w:top w:val="none" w:sz="0" w:space="0" w:color="auto"/>
                <w:left w:val="none" w:sz="0" w:space="0" w:color="auto"/>
                <w:bottom w:val="none" w:sz="0" w:space="0" w:color="auto"/>
                <w:right w:val="none" w:sz="0" w:space="0" w:color="auto"/>
              </w:divBdr>
              <w:divsChild>
                <w:div w:id="1901939672">
                  <w:marLeft w:val="0"/>
                  <w:marRight w:val="0"/>
                  <w:marTop w:val="0"/>
                  <w:marBottom w:val="0"/>
                  <w:divBdr>
                    <w:top w:val="none" w:sz="0" w:space="0" w:color="auto"/>
                    <w:left w:val="none" w:sz="0" w:space="0" w:color="auto"/>
                    <w:bottom w:val="none" w:sz="0" w:space="0" w:color="auto"/>
                    <w:right w:val="none" w:sz="0" w:space="0" w:color="auto"/>
                  </w:divBdr>
                  <w:divsChild>
                    <w:div w:id="6709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835198">
      <w:bodyDiv w:val="1"/>
      <w:marLeft w:val="0"/>
      <w:marRight w:val="0"/>
      <w:marTop w:val="0"/>
      <w:marBottom w:val="0"/>
      <w:divBdr>
        <w:top w:val="none" w:sz="0" w:space="0" w:color="auto"/>
        <w:left w:val="none" w:sz="0" w:space="0" w:color="auto"/>
        <w:bottom w:val="none" w:sz="0" w:space="0" w:color="auto"/>
        <w:right w:val="none" w:sz="0" w:space="0" w:color="auto"/>
      </w:divBdr>
    </w:div>
    <w:div w:id="1117220671">
      <w:bodyDiv w:val="1"/>
      <w:marLeft w:val="0"/>
      <w:marRight w:val="0"/>
      <w:marTop w:val="0"/>
      <w:marBottom w:val="0"/>
      <w:divBdr>
        <w:top w:val="none" w:sz="0" w:space="0" w:color="auto"/>
        <w:left w:val="none" w:sz="0" w:space="0" w:color="auto"/>
        <w:bottom w:val="none" w:sz="0" w:space="0" w:color="auto"/>
        <w:right w:val="none" w:sz="0" w:space="0" w:color="auto"/>
      </w:divBdr>
      <w:divsChild>
        <w:div w:id="1307927451">
          <w:marLeft w:val="0"/>
          <w:marRight w:val="240"/>
          <w:marTop w:val="0"/>
          <w:marBottom w:val="0"/>
          <w:divBdr>
            <w:top w:val="none" w:sz="0" w:space="0" w:color="auto"/>
            <w:left w:val="none" w:sz="0" w:space="0" w:color="auto"/>
            <w:bottom w:val="none" w:sz="0" w:space="0" w:color="auto"/>
            <w:right w:val="none" w:sz="0" w:space="0" w:color="auto"/>
          </w:divBdr>
          <w:divsChild>
            <w:div w:id="727727787">
              <w:marLeft w:val="0"/>
              <w:marRight w:val="0"/>
              <w:marTop w:val="0"/>
              <w:marBottom w:val="0"/>
              <w:divBdr>
                <w:top w:val="none" w:sz="0" w:space="0" w:color="auto"/>
                <w:left w:val="none" w:sz="0" w:space="0" w:color="auto"/>
                <w:bottom w:val="none" w:sz="0" w:space="0" w:color="auto"/>
                <w:right w:val="none" w:sz="0" w:space="0" w:color="auto"/>
              </w:divBdr>
              <w:divsChild>
                <w:div w:id="75354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41974">
          <w:marLeft w:val="0"/>
          <w:marRight w:val="240"/>
          <w:marTop w:val="0"/>
          <w:marBottom w:val="0"/>
          <w:divBdr>
            <w:top w:val="none" w:sz="0" w:space="0" w:color="auto"/>
            <w:left w:val="none" w:sz="0" w:space="0" w:color="auto"/>
            <w:bottom w:val="none" w:sz="0" w:space="0" w:color="auto"/>
            <w:right w:val="none" w:sz="0" w:space="0" w:color="auto"/>
          </w:divBdr>
          <w:divsChild>
            <w:div w:id="1542748126">
              <w:marLeft w:val="0"/>
              <w:marRight w:val="0"/>
              <w:marTop w:val="0"/>
              <w:marBottom w:val="0"/>
              <w:divBdr>
                <w:top w:val="none" w:sz="0" w:space="0" w:color="auto"/>
                <w:left w:val="none" w:sz="0" w:space="0" w:color="auto"/>
                <w:bottom w:val="none" w:sz="0" w:space="0" w:color="auto"/>
                <w:right w:val="none" w:sz="0" w:space="0" w:color="auto"/>
              </w:divBdr>
              <w:divsChild>
                <w:div w:id="173192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7573">
          <w:marLeft w:val="0"/>
          <w:marRight w:val="0"/>
          <w:marTop w:val="750"/>
          <w:marBottom w:val="0"/>
          <w:divBdr>
            <w:top w:val="none" w:sz="0" w:space="0" w:color="auto"/>
            <w:left w:val="none" w:sz="0" w:space="0" w:color="auto"/>
            <w:bottom w:val="none" w:sz="0" w:space="0" w:color="auto"/>
            <w:right w:val="none" w:sz="0" w:space="0" w:color="auto"/>
          </w:divBdr>
          <w:divsChild>
            <w:div w:id="399793261">
              <w:marLeft w:val="0"/>
              <w:marRight w:val="0"/>
              <w:marTop w:val="0"/>
              <w:marBottom w:val="0"/>
              <w:divBdr>
                <w:top w:val="none" w:sz="0" w:space="0" w:color="auto"/>
                <w:left w:val="none" w:sz="0" w:space="0" w:color="auto"/>
                <w:bottom w:val="none" w:sz="0" w:space="0" w:color="auto"/>
                <w:right w:val="none" w:sz="0" w:space="0" w:color="auto"/>
              </w:divBdr>
              <w:divsChild>
                <w:div w:id="148448756">
                  <w:marLeft w:val="0"/>
                  <w:marRight w:val="0"/>
                  <w:marTop w:val="0"/>
                  <w:marBottom w:val="0"/>
                  <w:divBdr>
                    <w:top w:val="none" w:sz="0" w:space="0" w:color="auto"/>
                    <w:left w:val="none" w:sz="0" w:space="0" w:color="auto"/>
                    <w:bottom w:val="none" w:sz="0" w:space="0" w:color="auto"/>
                    <w:right w:val="none" w:sz="0" w:space="0" w:color="auto"/>
                  </w:divBdr>
                  <w:divsChild>
                    <w:div w:id="737241429">
                      <w:marLeft w:val="0"/>
                      <w:marRight w:val="0"/>
                      <w:marTop w:val="0"/>
                      <w:marBottom w:val="0"/>
                      <w:divBdr>
                        <w:top w:val="none" w:sz="0" w:space="0" w:color="auto"/>
                        <w:left w:val="none" w:sz="0" w:space="0" w:color="auto"/>
                        <w:bottom w:val="none" w:sz="0" w:space="0" w:color="auto"/>
                        <w:right w:val="none" w:sz="0" w:space="0" w:color="auto"/>
                      </w:divBdr>
                      <w:divsChild>
                        <w:div w:id="1200789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24302552">
      <w:bodyDiv w:val="1"/>
      <w:marLeft w:val="0"/>
      <w:marRight w:val="0"/>
      <w:marTop w:val="0"/>
      <w:marBottom w:val="0"/>
      <w:divBdr>
        <w:top w:val="none" w:sz="0" w:space="0" w:color="auto"/>
        <w:left w:val="none" w:sz="0" w:space="0" w:color="auto"/>
        <w:bottom w:val="none" w:sz="0" w:space="0" w:color="auto"/>
        <w:right w:val="none" w:sz="0" w:space="0" w:color="auto"/>
      </w:divBdr>
      <w:divsChild>
        <w:div w:id="1706100027">
          <w:marLeft w:val="0"/>
          <w:marRight w:val="0"/>
          <w:marTop w:val="0"/>
          <w:marBottom w:val="0"/>
          <w:divBdr>
            <w:top w:val="none" w:sz="0" w:space="0" w:color="auto"/>
            <w:left w:val="none" w:sz="0" w:space="0" w:color="auto"/>
            <w:bottom w:val="none" w:sz="0" w:space="0" w:color="auto"/>
            <w:right w:val="none" w:sz="0" w:space="0" w:color="auto"/>
          </w:divBdr>
          <w:divsChild>
            <w:div w:id="371540525">
              <w:marLeft w:val="0"/>
              <w:marRight w:val="0"/>
              <w:marTop w:val="0"/>
              <w:marBottom w:val="0"/>
              <w:divBdr>
                <w:top w:val="none" w:sz="0" w:space="0" w:color="auto"/>
                <w:left w:val="none" w:sz="0" w:space="0" w:color="auto"/>
                <w:bottom w:val="none" w:sz="0" w:space="0" w:color="auto"/>
                <w:right w:val="none" w:sz="0" w:space="0" w:color="auto"/>
              </w:divBdr>
              <w:divsChild>
                <w:div w:id="1605720745">
                  <w:marLeft w:val="0"/>
                  <w:marRight w:val="0"/>
                  <w:marTop w:val="0"/>
                  <w:marBottom w:val="0"/>
                  <w:divBdr>
                    <w:top w:val="none" w:sz="0" w:space="0" w:color="auto"/>
                    <w:left w:val="none" w:sz="0" w:space="0" w:color="auto"/>
                    <w:bottom w:val="none" w:sz="0" w:space="0" w:color="auto"/>
                    <w:right w:val="none" w:sz="0" w:space="0" w:color="auto"/>
                  </w:divBdr>
                  <w:divsChild>
                    <w:div w:id="1810706207">
                      <w:marLeft w:val="0"/>
                      <w:marRight w:val="0"/>
                      <w:marTop w:val="0"/>
                      <w:marBottom w:val="0"/>
                      <w:divBdr>
                        <w:top w:val="none" w:sz="0" w:space="0" w:color="auto"/>
                        <w:left w:val="none" w:sz="0" w:space="0" w:color="auto"/>
                        <w:bottom w:val="none" w:sz="0" w:space="0" w:color="auto"/>
                        <w:right w:val="none" w:sz="0" w:space="0" w:color="auto"/>
                      </w:divBdr>
                      <w:divsChild>
                        <w:div w:id="2012444396">
                          <w:marLeft w:val="0"/>
                          <w:marRight w:val="0"/>
                          <w:marTop w:val="0"/>
                          <w:marBottom w:val="0"/>
                          <w:divBdr>
                            <w:top w:val="none" w:sz="0" w:space="0" w:color="auto"/>
                            <w:left w:val="none" w:sz="0" w:space="0" w:color="auto"/>
                            <w:bottom w:val="none" w:sz="0" w:space="0" w:color="auto"/>
                            <w:right w:val="none" w:sz="0" w:space="0" w:color="auto"/>
                          </w:divBdr>
                          <w:divsChild>
                            <w:div w:id="1794329468">
                              <w:marLeft w:val="0"/>
                              <w:marRight w:val="0"/>
                              <w:marTop w:val="0"/>
                              <w:marBottom w:val="0"/>
                              <w:divBdr>
                                <w:top w:val="none" w:sz="0" w:space="0" w:color="auto"/>
                                <w:left w:val="none" w:sz="0" w:space="0" w:color="auto"/>
                                <w:bottom w:val="none" w:sz="0" w:space="0" w:color="auto"/>
                                <w:right w:val="none" w:sz="0" w:space="0" w:color="auto"/>
                              </w:divBdr>
                              <w:divsChild>
                                <w:div w:id="343023367">
                                  <w:marLeft w:val="0"/>
                                  <w:marRight w:val="0"/>
                                  <w:marTop w:val="0"/>
                                  <w:marBottom w:val="0"/>
                                  <w:divBdr>
                                    <w:top w:val="none" w:sz="0" w:space="0" w:color="auto"/>
                                    <w:left w:val="none" w:sz="0" w:space="0" w:color="auto"/>
                                    <w:bottom w:val="none" w:sz="0" w:space="0" w:color="auto"/>
                                    <w:right w:val="none" w:sz="0" w:space="0" w:color="auto"/>
                                  </w:divBdr>
                                  <w:divsChild>
                                    <w:div w:id="1982228775">
                                      <w:marLeft w:val="0"/>
                                      <w:marRight w:val="0"/>
                                      <w:marTop w:val="0"/>
                                      <w:marBottom w:val="0"/>
                                      <w:divBdr>
                                        <w:top w:val="none" w:sz="0" w:space="0" w:color="auto"/>
                                        <w:left w:val="none" w:sz="0" w:space="0" w:color="auto"/>
                                        <w:bottom w:val="none" w:sz="0" w:space="0" w:color="auto"/>
                                        <w:right w:val="none" w:sz="0" w:space="0" w:color="auto"/>
                                      </w:divBdr>
                                      <w:divsChild>
                                        <w:div w:id="1490755793">
                                          <w:marLeft w:val="0"/>
                                          <w:marRight w:val="0"/>
                                          <w:marTop w:val="0"/>
                                          <w:marBottom w:val="0"/>
                                          <w:divBdr>
                                            <w:top w:val="none" w:sz="0" w:space="0" w:color="auto"/>
                                            <w:left w:val="none" w:sz="0" w:space="0" w:color="auto"/>
                                            <w:bottom w:val="none" w:sz="0" w:space="0" w:color="auto"/>
                                            <w:right w:val="none" w:sz="0" w:space="0" w:color="auto"/>
                                          </w:divBdr>
                                          <w:divsChild>
                                            <w:div w:id="857037442">
                                              <w:marLeft w:val="0"/>
                                              <w:marRight w:val="0"/>
                                              <w:marTop w:val="0"/>
                                              <w:marBottom w:val="0"/>
                                              <w:divBdr>
                                                <w:top w:val="none" w:sz="0" w:space="0" w:color="auto"/>
                                                <w:left w:val="none" w:sz="0" w:space="0" w:color="auto"/>
                                                <w:bottom w:val="none" w:sz="0" w:space="0" w:color="auto"/>
                                                <w:right w:val="none" w:sz="0" w:space="0" w:color="auto"/>
                                              </w:divBdr>
                                              <w:divsChild>
                                                <w:div w:id="160045293">
                                                  <w:marLeft w:val="0"/>
                                                  <w:marRight w:val="0"/>
                                                  <w:marTop w:val="0"/>
                                                  <w:marBottom w:val="0"/>
                                                  <w:divBdr>
                                                    <w:top w:val="none" w:sz="0" w:space="0" w:color="auto"/>
                                                    <w:left w:val="none" w:sz="0" w:space="0" w:color="auto"/>
                                                    <w:bottom w:val="none" w:sz="0" w:space="0" w:color="auto"/>
                                                    <w:right w:val="none" w:sz="0" w:space="0" w:color="auto"/>
                                                  </w:divBdr>
                                                  <w:divsChild>
                                                    <w:div w:id="1911228994">
                                                      <w:marLeft w:val="0"/>
                                                      <w:marRight w:val="0"/>
                                                      <w:marTop w:val="0"/>
                                                      <w:marBottom w:val="0"/>
                                                      <w:divBdr>
                                                        <w:top w:val="none" w:sz="0" w:space="0" w:color="auto"/>
                                                        <w:left w:val="none" w:sz="0" w:space="0" w:color="auto"/>
                                                        <w:bottom w:val="none" w:sz="0" w:space="0" w:color="auto"/>
                                                        <w:right w:val="none" w:sz="0" w:space="0" w:color="auto"/>
                                                      </w:divBdr>
                                                      <w:divsChild>
                                                        <w:div w:id="909315970">
                                                          <w:marLeft w:val="0"/>
                                                          <w:marRight w:val="0"/>
                                                          <w:marTop w:val="0"/>
                                                          <w:marBottom w:val="0"/>
                                                          <w:divBdr>
                                                            <w:top w:val="none" w:sz="0" w:space="0" w:color="auto"/>
                                                            <w:left w:val="none" w:sz="0" w:space="0" w:color="auto"/>
                                                            <w:bottom w:val="none" w:sz="0" w:space="0" w:color="auto"/>
                                                            <w:right w:val="none" w:sz="0" w:space="0" w:color="auto"/>
                                                          </w:divBdr>
                                                          <w:divsChild>
                                                            <w:div w:id="962275268">
                                                              <w:marLeft w:val="0"/>
                                                              <w:marRight w:val="0"/>
                                                              <w:marTop w:val="0"/>
                                                              <w:marBottom w:val="0"/>
                                                              <w:divBdr>
                                                                <w:top w:val="none" w:sz="0" w:space="0" w:color="auto"/>
                                                                <w:left w:val="none" w:sz="0" w:space="0" w:color="auto"/>
                                                                <w:bottom w:val="none" w:sz="0" w:space="0" w:color="auto"/>
                                                                <w:right w:val="none" w:sz="0" w:space="0" w:color="auto"/>
                                                              </w:divBdr>
                                                              <w:divsChild>
                                                                <w:div w:id="607472320">
                                                                  <w:marLeft w:val="0"/>
                                                                  <w:marRight w:val="0"/>
                                                                  <w:marTop w:val="0"/>
                                                                  <w:marBottom w:val="0"/>
                                                                  <w:divBdr>
                                                                    <w:top w:val="none" w:sz="0" w:space="0" w:color="auto"/>
                                                                    <w:left w:val="none" w:sz="0" w:space="0" w:color="auto"/>
                                                                    <w:bottom w:val="none" w:sz="0" w:space="0" w:color="auto"/>
                                                                    <w:right w:val="none" w:sz="0" w:space="0" w:color="auto"/>
                                                                  </w:divBdr>
                                                                  <w:divsChild>
                                                                    <w:div w:id="11047683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09545107">
                                                              <w:marLeft w:val="0"/>
                                                              <w:marRight w:val="0"/>
                                                              <w:marTop w:val="0"/>
                                                              <w:marBottom w:val="0"/>
                                                              <w:divBdr>
                                                                <w:top w:val="none" w:sz="0" w:space="0" w:color="auto"/>
                                                                <w:left w:val="none" w:sz="0" w:space="0" w:color="auto"/>
                                                                <w:bottom w:val="none" w:sz="0" w:space="0" w:color="auto"/>
                                                                <w:right w:val="none" w:sz="0" w:space="0" w:color="auto"/>
                                                              </w:divBdr>
                                                              <w:divsChild>
                                                                <w:div w:id="26108710">
                                                                  <w:marLeft w:val="0"/>
                                                                  <w:marRight w:val="0"/>
                                                                  <w:marTop w:val="0"/>
                                                                  <w:marBottom w:val="0"/>
                                                                  <w:divBdr>
                                                                    <w:top w:val="none" w:sz="0" w:space="0" w:color="auto"/>
                                                                    <w:left w:val="none" w:sz="0" w:space="0" w:color="auto"/>
                                                                    <w:bottom w:val="none" w:sz="0" w:space="0" w:color="auto"/>
                                                                    <w:right w:val="none" w:sz="0" w:space="0" w:color="auto"/>
                                                                  </w:divBdr>
                                                                  <w:divsChild>
                                                                    <w:div w:id="1909918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5604430">
                                                              <w:marLeft w:val="0"/>
                                                              <w:marRight w:val="0"/>
                                                              <w:marTop w:val="0"/>
                                                              <w:marBottom w:val="0"/>
                                                              <w:divBdr>
                                                                <w:top w:val="none" w:sz="0" w:space="0" w:color="auto"/>
                                                                <w:left w:val="none" w:sz="0" w:space="0" w:color="auto"/>
                                                                <w:bottom w:val="none" w:sz="0" w:space="0" w:color="auto"/>
                                                                <w:right w:val="none" w:sz="0" w:space="0" w:color="auto"/>
                                                              </w:divBdr>
                                                              <w:divsChild>
                                                                <w:div w:id="941768574">
                                                                  <w:marLeft w:val="0"/>
                                                                  <w:marRight w:val="0"/>
                                                                  <w:marTop w:val="0"/>
                                                                  <w:marBottom w:val="0"/>
                                                                  <w:divBdr>
                                                                    <w:top w:val="none" w:sz="0" w:space="0" w:color="auto"/>
                                                                    <w:left w:val="none" w:sz="0" w:space="0" w:color="auto"/>
                                                                    <w:bottom w:val="none" w:sz="0" w:space="0" w:color="auto"/>
                                                                    <w:right w:val="none" w:sz="0" w:space="0" w:color="auto"/>
                                                                  </w:divBdr>
                                                                  <w:divsChild>
                                                                    <w:div w:id="377321785">
                                                                      <w:marLeft w:val="-420"/>
                                                                      <w:marRight w:val="0"/>
                                                                      <w:marTop w:val="0"/>
                                                                      <w:marBottom w:val="0"/>
                                                                      <w:divBdr>
                                                                        <w:top w:val="none" w:sz="0" w:space="0" w:color="auto"/>
                                                                        <w:left w:val="none" w:sz="0" w:space="0" w:color="auto"/>
                                                                        <w:bottom w:val="none" w:sz="0" w:space="0" w:color="auto"/>
                                                                        <w:right w:val="none" w:sz="0" w:space="0" w:color="auto"/>
                                                                      </w:divBdr>
                                                                      <w:divsChild>
                                                                        <w:div w:id="1226144373">
                                                                          <w:marLeft w:val="0"/>
                                                                          <w:marRight w:val="0"/>
                                                                          <w:marTop w:val="0"/>
                                                                          <w:marBottom w:val="0"/>
                                                                          <w:divBdr>
                                                                            <w:top w:val="none" w:sz="0" w:space="0" w:color="auto"/>
                                                                            <w:left w:val="none" w:sz="0" w:space="0" w:color="auto"/>
                                                                            <w:bottom w:val="none" w:sz="0" w:space="0" w:color="auto"/>
                                                                            <w:right w:val="none" w:sz="0" w:space="0" w:color="auto"/>
                                                                          </w:divBdr>
                                                                          <w:divsChild>
                                                                            <w:div w:id="1261992170">
                                                                              <w:marLeft w:val="0"/>
                                                                              <w:marRight w:val="0"/>
                                                                              <w:marTop w:val="0"/>
                                                                              <w:marBottom w:val="0"/>
                                                                              <w:divBdr>
                                                                                <w:top w:val="none" w:sz="0" w:space="0" w:color="auto"/>
                                                                                <w:left w:val="none" w:sz="0" w:space="0" w:color="auto"/>
                                                                                <w:bottom w:val="none" w:sz="0" w:space="0" w:color="auto"/>
                                                                                <w:right w:val="none" w:sz="0" w:space="0" w:color="auto"/>
                                                                              </w:divBdr>
                                                                              <w:divsChild>
                                                                                <w:div w:id="471873936">
                                                                                  <w:marLeft w:val="0"/>
                                                                                  <w:marRight w:val="0"/>
                                                                                  <w:marTop w:val="0"/>
                                                                                  <w:marBottom w:val="0"/>
                                                                                  <w:divBdr>
                                                                                    <w:top w:val="none" w:sz="0" w:space="0" w:color="auto"/>
                                                                                    <w:left w:val="none" w:sz="0" w:space="0" w:color="auto"/>
                                                                                    <w:bottom w:val="none" w:sz="0" w:space="0" w:color="auto"/>
                                                                                    <w:right w:val="none" w:sz="0" w:space="0" w:color="auto"/>
                                                                                  </w:divBdr>
                                                                                </w:div>
                                                                                <w:div w:id="170886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2947">
                                                                      <w:marLeft w:val="-420"/>
                                                                      <w:marRight w:val="0"/>
                                                                      <w:marTop w:val="0"/>
                                                                      <w:marBottom w:val="0"/>
                                                                      <w:divBdr>
                                                                        <w:top w:val="none" w:sz="0" w:space="0" w:color="auto"/>
                                                                        <w:left w:val="none" w:sz="0" w:space="0" w:color="auto"/>
                                                                        <w:bottom w:val="none" w:sz="0" w:space="0" w:color="auto"/>
                                                                        <w:right w:val="none" w:sz="0" w:space="0" w:color="auto"/>
                                                                      </w:divBdr>
                                                                      <w:divsChild>
                                                                        <w:div w:id="2125075034">
                                                                          <w:marLeft w:val="0"/>
                                                                          <w:marRight w:val="0"/>
                                                                          <w:marTop w:val="0"/>
                                                                          <w:marBottom w:val="0"/>
                                                                          <w:divBdr>
                                                                            <w:top w:val="none" w:sz="0" w:space="0" w:color="auto"/>
                                                                            <w:left w:val="none" w:sz="0" w:space="0" w:color="auto"/>
                                                                            <w:bottom w:val="none" w:sz="0" w:space="0" w:color="auto"/>
                                                                            <w:right w:val="none" w:sz="0" w:space="0" w:color="auto"/>
                                                                          </w:divBdr>
                                                                          <w:divsChild>
                                                                            <w:div w:id="902718317">
                                                                              <w:marLeft w:val="0"/>
                                                                              <w:marRight w:val="0"/>
                                                                              <w:marTop w:val="0"/>
                                                                              <w:marBottom w:val="0"/>
                                                                              <w:divBdr>
                                                                                <w:top w:val="none" w:sz="0" w:space="0" w:color="auto"/>
                                                                                <w:left w:val="none" w:sz="0" w:space="0" w:color="auto"/>
                                                                                <w:bottom w:val="none" w:sz="0" w:space="0" w:color="auto"/>
                                                                                <w:right w:val="none" w:sz="0" w:space="0" w:color="auto"/>
                                                                              </w:divBdr>
                                                                              <w:divsChild>
                                                                                <w:div w:id="749696414">
                                                                                  <w:marLeft w:val="0"/>
                                                                                  <w:marRight w:val="0"/>
                                                                                  <w:marTop w:val="0"/>
                                                                                  <w:marBottom w:val="0"/>
                                                                                  <w:divBdr>
                                                                                    <w:top w:val="none" w:sz="0" w:space="0" w:color="auto"/>
                                                                                    <w:left w:val="none" w:sz="0" w:space="0" w:color="auto"/>
                                                                                    <w:bottom w:val="none" w:sz="0" w:space="0" w:color="auto"/>
                                                                                    <w:right w:val="none" w:sz="0" w:space="0" w:color="auto"/>
                                                                                  </w:divBdr>
                                                                                </w:div>
                                                                                <w:div w:id="15421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0942">
                                                                      <w:marLeft w:val="-420"/>
                                                                      <w:marRight w:val="0"/>
                                                                      <w:marTop w:val="0"/>
                                                                      <w:marBottom w:val="0"/>
                                                                      <w:divBdr>
                                                                        <w:top w:val="none" w:sz="0" w:space="0" w:color="auto"/>
                                                                        <w:left w:val="none" w:sz="0" w:space="0" w:color="auto"/>
                                                                        <w:bottom w:val="none" w:sz="0" w:space="0" w:color="auto"/>
                                                                        <w:right w:val="none" w:sz="0" w:space="0" w:color="auto"/>
                                                                      </w:divBdr>
                                                                      <w:divsChild>
                                                                        <w:div w:id="182329553">
                                                                          <w:marLeft w:val="0"/>
                                                                          <w:marRight w:val="0"/>
                                                                          <w:marTop w:val="0"/>
                                                                          <w:marBottom w:val="0"/>
                                                                          <w:divBdr>
                                                                            <w:top w:val="none" w:sz="0" w:space="0" w:color="auto"/>
                                                                            <w:left w:val="none" w:sz="0" w:space="0" w:color="auto"/>
                                                                            <w:bottom w:val="none" w:sz="0" w:space="0" w:color="auto"/>
                                                                            <w:right w:val="none" w:sz="0" w:space="0" w:color="auto"/>
                                                                          </w:divBdr>
                                                                          <w:divsChild>
                                                                            <w:div w:id="1685548146">
                                                                              <w:marLeft w:val="0"/>
                                                                              <w:marRight w:val="0"/>
                                                                              <w:marTop w:val="0"/>
                                                                              <w:marBottom w:val="0"/>
                                                                              <w:divBdr>
                                                                                <w:top w:val="none" w:sz="0" w:space="0" w:color="auto"/>
                                                                                <w:left w:val="none" w:sz="0" w:space="0" w:color="auto"/>
                                                                                <w:bottom w:val="none" w:sz="0" w:space="0" w:color="auto"/>
                                                                                <w:right w:val="none" w:sz="0" w:space="0" w:color="auto"/>
                                                                              </w:divBdr>
                                                                              <w:divsChild>
                                                                                <w:div w:id="154341592">
                                                                                  <w:marLeft w:val="0"/>
                                                                                  <w:marRight w:val="0"/>
                                                                                  <w:marTop w:val="0"/>
                                                                                  <w:marBottom w:val="0"/>
                                                                                  <w:divBdr>
                                                                                    <w:top w:val="none" w:sz="0" w:space="0" w:color="auto"/>
                                                                                    <w:left w:val="none" w:sz="0" w:space="0" w:color="auto"/>
                                                                                    <w:bottom w:val="none" w:sz="0" w:space="0" w:color="auto"/>
                                                                                    <w:right w:val="none" w:sz="0" w:space="0" w:color="auto"/>
                                                                                  </w:divBdr>
                                                                                </w:div>
                                                                                <w:div w:id="94399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6905">
                                                                      <w:marLeft w:val="-420"/>
                                                                      <w:marRight w:val="0"/>
                                                                      <w:marTop w:val="0"/>
                                                                      <w:marBottom w:val="0"/>
                                                                      <w:divBdr>
                                                                        <w:top w:val="none" w:sz="0" w:space="0" w:color="auto"/>
                                                                        <w:left w:val="none" w:sz="0" w:space="0" w:color="auto"/>
                                                                        <w:bottom w:val="none" w:sz="0" w:space="0" w:color="auto"/>
                                                                        <w:right w:val="none" w:sz="0" w:space="0" w:color="auto"/>
                                                                      </w:divBdr>
                                                                      <w:divsChild>
                                                                        <w:div w:id="2066416193">
                                                                          <w:marLeft w:val="0"/>
                                                                          <w:marRight w:val="0"/>
                                                                          <w:marTop w:val="0"/>
                                                                          <w:marBottom w:val="0"/>
                                                                          <w:divBdr>
                                                                            <w:top w:val="none" w:sz="0" w:space="0" w:color="auto"/>
                                                                            <w:left w:val="none" w:sz="0" w:space="0" w:color="auto"/>
                                                                            <w:bottom w:val="none" w:sz="0" w:space="0" w:color="auto"/>
                                                                            <w:right w:val="none" w:sz="0" w:space="0" w:color="auto"/>
                                                                          </w:divBdr>
                                                                          <w:divsChild>
                                                                            <w:div w:id="216285205">
                                                                              <w:marLeft w:val="0"/>
                                                                              <w:marRight w:val="0"/>
                                                                              <w:marTop w:val="0"/>
                                                                              <w:marBottom w:val="0"/>
                                                                              <w:divBdr>
                                                                                <w:top w:val="none" w:sz="0" w:space="0" w:color="auto"/>
                                                                                <w:left w:val="none" w:sz="0" w:space="0" w:color="auto"/>
                                                                                <w:bottom w:val="none" w:sz="0" w:space="0" w:color="auto"/>
                                                                                <w:right w:val="none" w:sz="0" w:space="0" w:color="auto"/>
                                                                              </w:divBdr>
                                                                              <w:divsChild>
                                                                                <w:div w:id="1951280005">
                                                                                  <w:marLeft w:val="0"/>
                                                                                  <w:marRight w:val="0"/>
                                                                                  <w:marTop w:val="0"/>
                                                                                  <w:marBottom w:val="0"/>
                                                                                  <w:divBdr>
                                                                                    <w:top w:val="none" w:sz="0" w:space="0" w:color="auto"/>
                                                                                    <w:left w:val="none" w:sz="0" w:space="0" w:color="auto"/>
                                                                                    <w:bottom w:val="none" w:sz="0" w:space="0" w:color="auto"/>
                                                                                    <w:right w:val="none" w:sz="0" w:space="0" w:color="auto"/>
                                                                                  </w:divBdr>
                                                                                </w:div>
                                                                                <w:div w:id="5455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251933">
                                                  <w:marLeft w:val="0"/>
                                                  <w:marRight w:val="0"/>
                                                  <w:marTop w:val="0"/>
                                                  <w:marBottom w:val="0"/>
                                                  <w:divBdr>
                                                    <w:top w:val="none" w:sz="0" w:space="0" w:color="auto"/>
                                                    <w:left w:val="none" w:sz="0" w:space="0" w:color="auto"/>
                                                    <w:bottom w:val="none" w:sz="0" w:space="0" w:color="auto"/>
                                                    <w:right w:val="none" w:sz="0" w:space="0" w:color="auto"/>
                                                  </w:divBdr>
                                                  <w:divsChild>
                                                    <w:div w:id="1502159388">
                                                      <w:marLeft w:val="0"/>
                                                      <w:marRight w:val="0"/>
                                                      <w:marTop w:val="0"/>
                                                      <w:marBottom w:val="0"/>
                                                      <w:divBdr>
                                                        <w:top w:val="none" w:sz="0" w:space="0" w:color="auto"/>
                                                        <w:left w:val="none" w:sz="0" w:space="0" w:color="auto"/>
                                                        <w:bottom w:val="none" w:sz="0" w:space="0" w:color="auto"/>
                                                        <w:right w:val="none" w:sz="0" w:space="0" w:color="auto"/>
                                                      </w:divBdr>
                                                      <w:divsChild>
                                                        <w:div w:id="402222050">
                                                          <w:marLeft w:val="0"/>
                                                          <w:marRight w:val="0"/>
                                                          <w:marTop w:val="0"/>
                                                          <w:marBottom w:val="0"/>
                                                          <w:divBdr>
                                                            <w:top w:val="none" w:sz="0" w:space="0" w:color="auto"/>
                                                            <w:left w:val="none" w:sz="0" w:space="0" w:color="auto"/>
                                                            <w:bottom w:val="none" w:sz="0" w:space="0" w:color="auto"/>
                                                            <w:right w:val="none" w:sz="0" w:space="0" w:color="auto"/>
                                                          </w:divBdr>
                                                          <w:divsChild>
                                                            <w:div w:id="1543252121">
                                                              <w:marLeft w:val="0"/>
                                                              <w:marRight w:val="0"/>
                                                              <w:marTop w:val="0"/>
                                                              <w:marBottom w:val="0"/>
                                                              <w:divBdr>
                                                                <w:top w:val="none" w:sz="0" w:space="0" w:color="auto"/>
                                                                <w:left w:val="none" w:sz="0" w:space="0" w:color="auto"/>
                                                                <w:bottom w:val="none" w:sz="0" w:space="0" w:color="auto"/>
                                                                <w:right w:val="none" w:sz="0" w:space="0" w:color="auto"/>
                                                              </w:divBdr>
                                                              <w:divsChild>
                                                                <w:div w:id="1792553553">
                                                                  <w:marLeft w:val="0"/>
                                                                  <w:marRight w:val="0"/>
                                                                  <w:marTop w:val="0"/>
                                                                  <w:marBottom w:val="300"/>
                                                                  <w:divBdr>
                                                                    <w:top w:val="none" w:sz="0" w:space="0" w:color="auto"/>
                                                                    <w:left w:val="none" w:sz="0" w:space="0" w:color="auto"/>
                                                                    <w:bottom w:val="none" w:sz="0" w:space="0" w:color="auto"/>
                                                                    <w:right w:val="none" w:sz="0" w:space="0" w:color="auto"/>
                                                                  </w:divBdr>
                                                                  <w:divsChild>
                                                                    <w:div w:id="1234968054">
                                                                      <w:marLeft w:val="0"/>
                                                                      <w:marRight w:val="0"/>
                                                                      <w:marTop w:val="0"/>
                                                                      <w:marBottom w:val="0"/>
                                                                      <w:divBdr>
                                                                        <w:top w:val="none" w:sz="0" w:space="0" w:color="auto"/>
                                                                        <w:left w:val="none" w:sz="0" w:space="0" w:color="auto"/>
                                                                        <w:bottom w:val="none" w:sz="0" w:space="0" w:color="auto"/>
                                                                        <w:right w:val="none" w:sz="0" w:space="0" w:color="auto"/>
                                                                      </w:divBdr>
                                                                      <w:divsChild>
                                                                        <w:div w:id="383335093">
                                                                          <w:marLeft w:val="0"/>
                                                                          <w:marRight w:val="0"/>
                                                                          <w:marTop w:val="0"/>
                                                                          <w:marBottom w:val="0"/>
                                                                          <w:divBdr>
                                                                            <w:top w:val="none" w:sz="0" w:space="0" w:color="auto"/>
                                                                            <w:left w:val="none" w:sz="0" w:space="0" w:color="auto"/>
                                                                            <w:bottom w:val="none" w:sz="0" w:space="0" w:color="auto"/>
                                                                            <w:right w:val="none" w:sz="0" w:space="0" w:color="auto"/>
                                                                          </w:divBdr>
                                                                          <w:divsChild>
                                                                            <w:div w:id="2095779391">
                                                                              <w:marLeft w:val="0"/>
                                                                              <w:marRight w:val="0"/>
                                                                              <w:marTop w:val="0"/>
                                                                              <w:marBottom w:val="0"/>
                                                                              <w:divBdr>
                                                                                <w:top w:val="none" w:sz="0" w:space="0" w:color="auto"/>
                                                                                <w:left w:val="none" w:sz="0" w:space="0" w:color="auto"/>
                                                                                <w:bottom w:val="none" w:sz="0" w:space="0" w:color="auto"/>
                                                                                <w:right w:val="none" w:sz="0" w:space="0" w:color="auto"/>
                                                                              </w:divBdr>
                                                                              <w:divsChild>
                                                                                <w:div w:id="754281353">
                                                                                  <w:marLeft w:val="0"/>
                                                                                  <w:marRight w:val="0"/>
                                                                                  <w:marTop w:val="0"/>
                                                                                  <w:marBottom w:val="0"/>
                                                                                  <w:divBdr>
                                                                                    <w:top w:val="none" w:sz="0" w:space="0" w:color="auto"/>
                                                                                    <w:left w:val="none" w:sz="0" w:space="0" w:color="auto"/>
                                                                                    <w:bottom w:val="none" w:sz="0" w:space="0" w:color="auto"/>
                                                                                    <w:right w:val="none" w:sz="0" w:space="0" w:color="auto"/>
                                                                                  </w:divBdr>
                                                                                  <w:divsChild>
                                                                                    <w:div w:id="1266575168">
                                                                                      <w:marLeft w:val="0"/>
                                                                                      <w:marRight w:val="0"/>
                                                                                      <w:marTop w:val="0"/>
                                                                                      <w:marBottom w:val="0"/>
                                                                                      <w:divBdr>
                                                                                        <w:top w:val="none" w:sz="0" w:space="0" w:color="auto"/>
                                                                                        <w:left w:val="none" w:sz="0" w:space="0" w:color="auto"/>
                                                                                        <w:bottom w:val="none" w:sz="0" w:space="0" w:color="auto"/>
                                                                                        <w:right w:val="none" w:sz="0" w:space="0" w:color="auto"/>
                                                                                      </w:divBdr>
                                                                                      <w:divsChild>
                                                                                        <w:div w:id="727266702">
                                                                                          <w:marLeft w:val="0"/>
                                                                                          <w:marRight w:val="0"/>
                                                                                          <w:marTop w:val="0"/>
                                                                                          <w:marBottom w:val="0"/>
                                                                                          <w:divBdr>
                                                                                            <w:top w:val="none" w:sz="0" w:space="0" w:color="auto"/>
                                                                                            <w:left w:val="none" w:sz="0" w:space="0" w:color="auto"/>
                                                                                            <w:bottom w:val="none" w:sz="0" w:space="0" w:color="auto"/>
                                                                                            <w:right w:val="none" w:sz="0" w:space="0" w:color="auto"/>
                                                                                          </w:divBdr>
                                                                                          <w:divsChild>
                                                                                            <w:div w:id="1360858953">
                                                                                              <w:marLeft w:val="0"/>
                                                                                              <w:marRight w:val="0"/>
                                                                                              <w:marTop w:val="0"/>
                                                                                              <w:marBottom w:val="60"/>
                                                                                              <w:divBdr>
                                                                                                <w:top w:val="none" w:sz="0" w:space="0" w:color="auto"/>
                                                                                                <w:left w:val="none" w:sz="0" w:space="0" w:color="auto"/>
                                                                                                <w:bottom w:val="none" w:sz="0" w:space="0" w:color="auto"/>
                                                                                                <w:right w:val="none" w:sz="0" w:space="0" w:color="auto"/>
                                                                                              </w:divBdr>
                                                                                            </w:div>
                                                                                            <w:div w:id="1626963251">
                                                                                              <w:marLeft w:val="0"/>
                                                                                              <w:marRight w:val="0"/>
                                                                                              <w:marTop w:val="0"/>
                                                                                              <w:marBottom w:val="120"/>
                                                                                              <w:divBdr>
                                                                                                <w:top w:val="none" w:sz="0" w:space="0" w:color="auto"/>
                                                                                                <w:left w:val="none" w:sz="0" w:space="0" w:color="auto"/>
                                                                                                <w:bottom w:val="none" w:sz="0" w:space="0" w:color="auto"/>
                                                                                                <w:right w:val="none" w:sz="0" w:space="0" w:color="auto"/>
                                                                                              </w:divBdr>
                                                                                            </w:div>
                                                                                            <w:div w:id="150685488">
                                                                                              <w:marLeft w:val="0"/>
                                                                                              <w:marRight w:val="0"/>
                                                                                              <w:marTop w:val="0"/>
                                                                                              <w:marBottom w:val="0"/>
                                                                                              <w:divBdr>
                                                                                                <w:top w:val="none" w:sz="0" w:space="0" w:color="auto"/>
                                                                                                <w:left w:val="none" w:sz="0" w:space="0" w:color="auto"/>
                                                                                                <w:bottom w:val="none" w:sz="0" w:space="0" w:color="auto"/>
                                                                                                <w:right w:val="none" w:sz="0" w:space="0" w:color="auto"/>
                                                                                              </w:divBdr>
                                                                                              <w:divsChild>
                                                                                                <w:div w:id="1605186127">
                                                                                                  <w:marLeft w:val="0"/>
                                                                                                  <w:marRight w:val="0"/>
                                                                                                  <w:marTop w:val="0"/>
                                                                                                  <w:marBottom w:val="0"/>
                                                                                                  <w:divBdr>
                                                                                                    <w:top w:val="none" w:sz="0" w:space="0" w:color="auto"/>
                                                                                                    <w:left w:val="none" w:sz="0" w:space="0" w:color="auto"/>
                                                                                                    <w:bottom w:val="none" w:sz="0" w:space="0" w:color="auto"/>
                                                                                                    <w:right w:val="none" w:sz="0" w:space="0" w:color="auto"/>
                                                                                                  </w:divBdr>
                                                                                                  <w:divsChild>
                                                                                                    <w:div w:id="54932109">
                                                                                                      <w:marLeft w:val="0"/>
                                                                                                      <w:marRight w:val="0"/>
                                                                                                      <w:marTop w:val="0"/>
                                                                                                      <w:marBottom w:val="0"/>
                                                                                                      <w:divBdr>
                                                                                                        <w:top w:val="none" w:sz="0" w:space="0" w:color="auto"/>
                                                                                                        <w:left w:val="none" w:sz="0" w:space="0" w:color="auto"/>
                                                                                                        <w:bottom w:val="none" w:sz="0" w:space="0" w:color="auto"/>
                                                                                                        <w:right w:val="none" w:sz="0" w:space="0" w:color="auto"/>
                                                                                                      </w:divBdr>
                                                                                                      <w:divsChild>
                                                                                                        <w:div w:id="1212503575">
                                                                                                          <w:marLeft w:val="0"/>
                                                                                                          <w:marRight w:val="0"/>
                                                                                                          <w:marTop w:val="0"/>
                                                                                                          <w:marBottom w:val="0"/>
                                                                                                          <w:divBdr>
                                                                                                            <w:top w:val="none" w:sz="0" w:space="0" w:color="auto"/>
                                                                                                            <w:left w:val="none" w:sz="0" w:space="0" w:color="auto"/>
                                                                                                            <w:bottom w:val="none" w:sz="0" w:space="0" w:color="auto"/>
                                                                                                            <w:right w:val="none" w:sz="0" w:space="0" w:color="auto"/>
                                                                                                          </w:divBdr>
                                                                                                          <w:divsChild>
                                                                                                            <w:div w:id="525413151">
                                                                                                              <w:marLeft w:val="0"/>
                                                                                                              <w:marRight w:val="0"/>
                                                                                                              <w:marTop w:val="0"/>
                                                                                                              <w:marBottom w:val="0"/>
                                                                                                              <w:divBdr>
                                                                                                                <w:top w:val="none" w:sz="0" w:space="0" w:color="auto"/>
                                                                                                                <w:left w:val="none" w:sz="0" w:space="0" w:color="auto"/>
                                                                                                                <w:bottom w:val="none" w:sz="0" w:space="0" w:color="auto"/>
                                                                                                                <w:right w:val="none" w:sz="0" w:space="0" w:color="auto"/>
                                                                                                              </w:divBdr>
                                                                                                              <w:divsChild>
                                                                                                                <w:div w:id="6767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6032">
                                                                                                          <w:marLeft w:val="90"/>
                                                                                                          <w:marRight w:val="0"/>
                                                                                                          <w:marTop w:val="0"/>
                                                                                                          <w:marBottom w:val="0"/>
                                                                                                          <w:divBdr>
                                                                                                            <w:top w:val="none" w:sz="0" w:space="0" w:color="auto"/>
                                                                                                            <w:left w:val="none" w:sz="0" w:space="0" w:color="auto"/>
                                                                                                            <w:bottom w:val="none" w:sz="0" w:space="0" w:color="auto"/>
                                                                                                            <w:right w:val="none" w:sz="0" w:space="0" w:color="auto"/>
                                                                                                          </w:divBdr>
                                                                                                          <w:divsChild>
                                                                                                            <w:div w:id="122390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072703">
                                                                                          <w:marLeft w:val="0"/>
                                                                                          <w:marRight w:val="0"/>
                                                                                          <w:marTop w:val="0"/>
                                                                                          <w:marBottom w:val="0"/>
                                                                                          <w:divBdr>
                                                                                            <w:top w:val="none" w:sz="0" w:space="0" w:color="auto"/>
                                                                                            <w:left w:val="none" w:sz="0" w:space="0" w:color="auto"/>
                                                                                            <w:bottom w:val="none" w:sz="0" w:space="0" w:color="auto"/>
                                                                                            <w:right w:val="none" w:sz="0" w:space="0" w:color="auto"/>
                                                                                          </w:divBdr>
                                                                                          <w:divsChild>
                                                                                            <w:div w:id="585189289">
                                                                                              <w:marLeft w:val="0"/>
                                                                                              <w:marRight w:val="0"/>
                                                                                              <w:marTop w:val="0"/>
                                                                                              <w:marBottom w:val="60"/>
                                                                                              <w:divBdr>
                                                                                                <w:top w:val="none" w:sz="0" w:space="0" w:color="auto"/>
                                                                                                <w:left w:val="none" w:sz="0" w:space="0" w:color="auto"/>
                                                                                                <w:bottom w:val="none" w:sz="0" w:space="0" w:color="auto"/>
                                                                                                <w:right w:val="none" w:sz="0" w:space="0" w:color="auto"/>
                                                                                              </w:divBdr>
                                                                                            </w:div>
                                                                                            <w:div w:id="961808382">
                                                                                              <w:marLeft w:val="0"/>
                                                                                              <w:marRight w:val="0"/>
                                                                                              <w:marTop w:val="0"/>
                                                                                              <w:marBottom w:val="120"/>
                                                                                              <w:divBdr>
                                                                                                <w:top w:val="none" w:sz="0" w:space="0" w:color="auto"/>
                                                                                                <w:left w:val="none" w:sz="0" w:space="0" w:color="auto"/>
                                                                                                <w:bottom w:val="none" w:sz="0" w:space="0" w:color="auto"/>
                                                                                                <w:right w:val="none" w:sz="0" w:space="0" w:color="auto"/>
                                                                                              </w:divBdr>
                                                                                            </w:div>
                                                                                            <w:div w:id="1615822557">
                                                                                              <w:marLeft w:val="0"/>
                                                                                              <w:marRight w:val="0"/>
                                                                                              <w:marTop w:val="0"/>
                                                                                              <w:marBottom w:val="0"/>
                                                                                              <w:divBdr>
                                                                                                <w:top w:val="none" w:sz="0" w:space="0" w:color="auto"/>
                                                                                                <w:left w:val="none" w:sz="0" w:space="0" w:color="auto"/>
                                                                                                <w:bottom w:val="none" w:sz="0" w:space="0" w:color="auto"/>
                                                                                                <w:right w:val="none" w:sz="0" w:space="0" w:color="auto"/>
                                                                                              </w:divBdr>
                                                                                              <w:divsChild>
                                                                                                <w:div w:id="416168539">
                                                                                                  <w:marLeft w:val="0"/>
                                                                                                  <w:marRight w:val="0"/>
                                                                                                  <w:marTop w:val="0"/>
                                                                                                  <w:marBottom w:val="0"/>
                                                                                                  <w:divBdr>
                                                                                                    <w:top w:val="none" w:sz="0" w:space="0" w:color="auto"/>
                                                                                                    <w:left w:val="none" w:sz="0" w:space="0" w:color="auto"/>
                                                                                                    <w:bottom w:val="none" w:sz="0" w:space="0" w:color="auto"/>
                                                                                                    <w:right w:val="none" w:sz="0" w:space="0" w:color="auto"/>
                                                                                                  </w:divBdr>
                                                                                                  <w:divsChild>
                                                                                                    <w:div w:id="1654139574">
                                                                                                      <w:marLeft w:val="0"/>
                                                                                                      <w:marRight w:val="0"/>
                                                                                                      <w:marTop w:val="0"/>
                                                                                                      <w:marBottom w:val="0"/>
                                                                                                      <w:divBdr>
                                                                                                        <w:top w:val="none" w:sz="0" w:space="0" w:color="auto"/>
                                                                                                        <w:left w:val="none" w:sz="0" w:space="0" w:color="auto"/>
                                                                                                        <w:bottom w:val="none" w:sz="0" w:space="0" w:color="auto"/>
                                                                                                        <w:right w:val="none" w:sz="0" w:space="0" w:color="auto"/>
                                                                                                      </w:divBdr>
                                                                                                      <w:divsChild>
                                                                                                        <w:div w:id="1141268618">
                                                                                                          <w:marLeft w:val="0"/>
                                                                                                          <w:marRight w:val="0"/>
                                                                                                          <w:marTop w:val="0"/>
                                                                                                          <w:marBottom w:val="0"/>
                                                                                                          <w:divBdr>
                                                                                                            <w:top w:val="none" w:sz="0" w:space="0" w:color="auto"/>
                                                                                                            <w:left w:val="none" w:sz="0" w:space="0" w:color="auto"/>
                                                                                                            <w:bottom w:val="none" w:sz="0" w:space="0" w:color="auto"/>
                                                                                                            <w:right w:val="none" w:sz="0" w:space="0" w:color="auto"/>
                                                                                                          </w:divBdr>
                                                                                                          <w:divsChild>
                                                                                                            <w:div w:id="191573938">
                                                                                                              <w:marLeft w:val="0"/>
                                                                                                              <w:marRight w:val="0"/>
                                                                                                              <w:marTop w:val="0"/>
                                                                                                              <w:marBottom w:val="0"/>
                                                                                                              <w:divBdr>
                                                                                                                <w:top w:val="none" w:sz="0" w:space="0" w:color="auto"/>
                                                                                                                <w:left w:val="none" w:sz="0" w:space="0" w:color="auto"/>
                                                                                                                <w:bottom w:val="none" w:sz="0" w:space="0" w:color="auto"/>
                                                                                                                <w:right w:val="none" w:sz="0" w:space="0" w:color="auto"/>
                                                                                                              </w:divBdr>
                                                                                                              <w:divsChild>
                                                                                                                <w:div w:id="51815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53136">
                                                                                                          <w:marLeft w:val="90"/>
                                                                                                          <w:marRight w:val="0"/>
                                                                                                          <w:marTop w:val="0"/>
                                                                                                          <w:marBottom w:val="0"/>
                                                                                                          <w:divBdr>
                                                                                                            <w:top w:val="none" w:sz="0" w:space="0" w:color="auto"/>
                                                                                                            <w:left w:val="none" w:sz="0" w:space="0" w:color="auto"/>
                                                                                                            <w:bottom w:val="none" w:sz="0" w:space="0" w:color="auto"/>
                                                                                                            <w:right w:val="none" w:sz="0" w:space="0" w:color="auto"/>
                                                                                                          </w:divBdr>
                                                                                                          <w:divsChild>
                                                                                                            <w:div w:id="75281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67430">
                                                                                          <w:marLeft w:val="0"/>
                                                                                          <w:marRight w:val="0"/>
                                                                                          <w:marTop w:val="0"/>
                                                                                          <w:marBottom w:val="0"/>
                                                                                          <w:divBdr>
                                                                                            <w:top w:val="none" w:sz="0" w:space="0" w:color="auto"/>
                                                                                            <w:left w:val="none" w:sz="0" w:space="0" w:color="auto"/>
                                                                                            <w:bottom w:val="none" w:sz="0" w:space="0" w:color="auto"/>
                                                                                            <w:right w:val="none" w:sz="0" w:space="0" w:color="auto"/>
                                                                                          </w:divBdr>
                                                                                          <w:divsChild>
                                                                                            <w:div w:id="395861599">
                                                                                              <w:marLeft w:val="0"/>
                                                                                              <w:marRight w:val="0"/>
                                                                                              <w:marTop w:val="0"/>
                                                                                              <w:marBottom w:val="60"/>
                                                                                              <w:divBdr>
                                                                                                <w:top w:val="none" w:sz="0" w:space="0" w:color="auto"/>
                                                                                                <w:left w:val="none" w:sz="0" w:space="0" w:color="auto"/>
                                                                                                <w:bottom w:val="none" w:sz="0" w:space="0" w:color="auto"/>
                                                                                                <w:right w:val="none" w:sz="0" w:space="0" w:color="auto"/>
                                                                                              </w:divBdr>
                                                                                            </w:div>
                                                                                            <w:div w:id="352655260">
                                                                                              <w:marLeft w:val="0"/>
                                                                                              <w:marRight w:val="0"/>
                                                                                              <w:marTop w:val="0"/>
                                                                                              <w:marBottom w:val="120"/>
                                                                                              <w:divBdr>
                                                                                                <w:top w:val="none" w:sz="0" w:space="0" w:color="auto"/>
                                                                                                <w:left w:val="none" w:sz="0" w:space="0" w:color="auto"/>
                                                                                                <w:bottom w:val="none" w:sz="0" w:space="0" w:color="auto"/>
                                                                                                <w:right w:val="none" w:sz="0" w:space="0" w:color="auto"/>
                                                                                              </w:divBdr>
                                                                                            </w:div>
                                                                                            <w:div w:id="2004122212">
                                                                                              <w:marLeft w:val="0"/>
                                                                                              <w:marRight w:val="0"/>
                                                                                              <w:marTop w:val="0"/>
                                                                                              <w:marBottom w:val="0"/>
                                                                                              <w:divBdr>
                                                                                                <w:top w:val="none" w:sz="0" w:space="0" w:color="auto"/>
                                                                                                <w:left w:val="none" w:sz="0" w:space="0" w:color="auto"/>
                                                                                                <w:bottom w:val="none" w:sz="0" w:space="0" w:color="auto"/>
                                                                                                <w:right w:val="none" w:sz="0" w:space="0" w:color="auto"/>
                                                                                              </w:divBdr>
                                                                                              <w:divsChild>
                                                                                                <w:div w:id="1717318479">
                                                                                                  <w:marLeft w:val="0"/>
                                                                                                  <w:marRight w:val="0"/>
                                                                                                  <w:marTop w:val="0"/>
                                                                                                  <w:marBottom w:val="0"/>
                                                                                                  <w:divBdr>
                                                                                                    <w:top w:val="none" w:sz="0" w:space="0" w:color="auto"/>
                                                                                                    <w:left w:val="none" w:sz="0" w:space="0" w:color="auto"/>
                                                                                                    <w:bottom w:val="none" w:sz="0" w:space="0" w:color="auto"/>
                                                                                                    <w:right w:val="none" w:sz="0" w:space="0" w:color="auto"/>
                                                                                                  </w:divBdr>
                                                                                                  <w:divsChild>
                                                                                                    <w:div w:id="1193106818">
                                                                                                      <w:marLeft w:val="0"/>
                                                                                                      <w:marRight w:val="0"/>
                                                                                                      <w:marTop w:val="0"/>
                                                                                                      <w:marBottom w:val="0"/>
                                                                                                      <w:divBdr>
                                                                                                        <w:top w:val="none" w:sz="0" w:space="0" w:color="auto"/>
                                                                                                        <w:left w:val="none" w:sz="0" w:space="0" w:color="auto"/>
                                                                                                        <w:bottom w:val="none" w:sz="0" w:space="0" w:color="auto"/>
                                                                                                        <w:right w:val="none" w:sz="0" w:space="0" w:color="auto"/>
                                                                                                      </w:divBdr>
                                                                                                      <w:divsChild>
                                                                                                        <w:div w:id="273446228">
                                                                                                          <w:marLeft w:val="0"/>
                                                                                                          <w:marRight w:val="0"/>
                                                                                                          <w:marTop w:val="0"/>
                                                                                                          <w:marBottom w:val="0"/>
                                                                                                          <w:divBdr>
                                                                                                            <w:top w:val="none" w:sz="0" w:space="0" w:color="auto"/>
                                                                                                            <w:left w:val="none" w:sz="0" w:space="0" w:color="auto"/>
                                                                                                            <w:bottom w:val="none" w:sz="0" w:space="0" w:color="auto"/>
                                                                                                            <w:right w:val="none" w:sz="0" w:space="0" w:color="auto"/>
                                                                                                          </w:divBdr>
                                                                                                          <w:divsChild>
                                                                                                            <w:div w:id="1650397175">
                                                                                                              <w:marLeft w:val="0"/>
                                                                                                              <w:marRight w:val="0"/>
                                                                                                              <w:marTop w:val="0"/>
                                                                                                              <w:marBottom w:val="30"/>
                                                                                                              <w:divBdr>
                                                                                                                <w:top w:val="none" w:sz="0" w:space="0" w:color="auto"/>
                                                                                                                <w:left w:val="none" w:sz="0" w:space="0" w:color="auto"/>
                                                                                                                <w:bottom w:val="none" w:sz="0" w:space="0" w:color="auto"/>
                                                                                                                <w:right w:val="none" w:sz="0" w:space="0" w:color="auto"/>
                                                                                                              </w:divBdr>
                                                                                                              <w:divsChild>
                                                                                                                <w:div w:id="1221867222">
                                                                                                                  <w:marLeft w:val="0"/>
                                                                                                                  <w:marRight w:val="0"/>
                                                                                                                  <w:marTop w:val="0"/>
                                                                                                                  <w:marBottom w:val="0"/>
                                                                                                                  <w:divBdr>
                                                                                                                    <w:top w:val="none" w:sz="0" w:space="0" w:color="auto"/>
                                                                                                                    <w:left w:val="none" w:sz="0" w:space="0" w:color="auto"/>
                                                                                                                    <w:bottom w:val="none" w:sz="0" w:space="0" w:color="auto"/>
                                                                                                                    <w:right w:val="none" w:sz="0" w:space="0" w:color="auto"/>
                                                                                                                  </w:divBdr>
                                                                                                                </w:div>
                                                                                                                <w:div w:id="1603344558">
                                                                                                                  <w:marLeft w:val="0"/>
                                                                                                                  <w:marRight w:val="0"/>
                                                                                                                  <w:marTop w:val="0"/>
                                                                                                                  <w:marBottom w:val="0"/>
                                                                                                                  <w:divBdr>
                                                                                                                    <w:top w:val="none" w:sz="0" w:space="0" w:color="auto"/>
                                                                                                                    <w:left w:val="none" w:sz="0" w:space="0" w:color="auto"/>
                                                                                                                    <w:bottom w:val="none" w:sz="0" w:space="0" w:color="auto"/>
                                                                                                                    <w:right w:val="none" w:sz="0" w:space="0" w:color="auto"/>
                                                                                                                  </w:divBdr>
                                                                                                                  <w:divsChild>
                                                                                                                    <w:div w:id="989139895">
                                                                                                                      <w:marLeft w:val="0"/>
                                                                                                                      <w:marRight w:val="0"/>
                                                                                                                      <w:marTop w:val="0"/>
                                                                                                                      <w:marBottom w:val="0"/>
                                                                                                                      <w:divBdr>
                                                                                                                        <w:top w:val="none" w:sz="0" w:space="0" w:color="auto"/>
                                                                                                                        <w:left w:val="none" w:sz="0" w:space="0" w:color="auto"/>
                                                                                                                        <w:bottom w:val="none" w:sz="0" w:space="0" w:color="auto"/>
                                                                                                                        <w:right w:val="none" w:sz="0" w:space="0" w:color="auto"/>
                                                                                                                      </w:divBdr>
                                                                                                                      <w:divsChild>
                                                                                                                        <w:div w:id="93239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332190">
                                                                                                          <w:marLeft w:val="120"/>
                                                                                                          <w:marRight w:val="0"/>
                                                                                                          <w:marTop w:val="0"/>
                                                                                                          <w:marBottom w:val="0"/>
                                                                                                          <w:divBdr>
                                                                                                            <w:top w:val="none" w:sz="0" w:space="0" w:color="auto"/>
                                                                                                            <w:left w:val="none" w:sz="0" w:space="0" w:color="auto"/>
                                                                                                            <w:bottom w:val="none" w:sz="0" w:space="0" w:color="auto"/>
                                                                                                            <w:right w:val="none" w:sz="0" w:space="0" w:color="auto"/>
                                                                                                          </w:divBdr>
                                                                                                          <w:divsChild>
                                                                                                            <w:div w:id="929628879">
                                                                                                              <w:marLeft w:val="0"/>
                                                                                                              <w:marRight w:val="0"/>
                                                                                                              <w:marTop w:val="0"/>
                                                                                                              <w:marBottom w:val="0"/>
                                                                                                              <w:divBdr>
                                                                                                                <w:top w:val="none" w:sz="0" w:space="0" w:color="auto"/>
                                                                                                                <w:left w:val="none" w:sz="0" w:space="0" w:color="auto"/>
                                                                                                                <w:bottom w:val="none" w:sz="0" w:space="0" w:color="auto"/>
                                                                                                                <w:right w:val="none" w:sz="0" w:space="0" w:color="auto"/>
                                                                                                              </w:divBdr>
                                                                                                            </w:div>
                                                                                                            <w:div w:id="10746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765042">
                                                                                          <w:marLeft w:val="0"/>
                                                                                          <w:marRight w:val="0"/>
                                                                                          <w:marTop w:val="0"/>
                                                                                          <w:marBottom w:val="0"/>
                                                                                          <w:divBdr>
                                                                                            <w:top w:val="none" w:sz="0" w:space="0" w:color="auto"/>
                                                                                            <w:left w:val="none" w:sz="0" w:space="0" w:color="auto"/>
                                                                                            <w:bottom w:val="none" w:sz="0" w:space="0" w:color="auto"/>
                                                                                            <w:right w:val="none" w:sz="0" w:space="0" w:color="auto"/>
                                                                                          </w:divBdr>
                                                                                          <w:divsChild>
                                                                                            <w:div w:id="1075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1362945">
      <w:bodyDiv w:val="1"/>
      <w:marLeft w:val="0"/>
      <w:marRight w:val="0"/>
      <w:marTop w:val="0"/>
      <w:marBottom w:val="0"/>
      <w:divBdr>
        <w:top w:val="none" w:sz="0" w:space="0" w:color="auto"/>
        <w:left w:val="none" w:sz="0" w:space="0" w:color="auto"/>
        <w:bottom w:val="none" w:sz="0" w:space="0" w:color="auto"/>
        <w:right w:val="none" w:sz="0" w:space="0" w:color="auto"/>
      </w:divBdr>
    </w:div>
    <w:div w:id="1131482966">
      <w:bodyDiv w:val="1"/>
      <w:marLeft w:val="0"/>
      <w:marRight w:val="0"/>
      <w:marTop w:val="0"/>
      <w:marBottom w:val="0"/>
      <w:divBdr>
        <w:top w:val="none" w:sz="0" w:space="0" w:color="auto"/>
        <w:left w:val="none" w:sz="0" w:space="0" w:color="auto"/>
        <w:bottom w:val="none" w:sz="0" w:space="0" w:color="auto"/>
        <w:right w:val="none" w:sz="0" w:space="0" w:color="auto"/>
      </w:divBdr>
    </w:div>
    <w:div w:id="1137336300">
      <w:bodyDiv w:val="1"/>
      <w:marLeft w:val="0"/>
      <w:marRight w:val="0"/>
      <w:marTop w:val="0"/>
      <w:marBottom w:val="0"/>
      <w:divBdr>
        <w:top w:val="none" w:sz="0" w:space="0" w:color="auto"/>
        <w:left w:val="none" w:sz="0" w:space="0" w:color="auto"/>
        <w:bottom w:val="none" w:sz="0" w:space="0" w:color="auto"/>
        <w:right w:val="none" w:sz="0" w:space="0" w:color="auto"/>
      </w:divBdr>
      <w:divsChild>
        <w:div w:id="648050485">
          <w:marLeft w:val="0"/>
          <w:marRight w:val="0"/>
          <w:marTop w:val="0"/>
          <w:marBottom w:val="0"/>
          <w:divBdr>
            <w:top w:val="none" w:sz="0" w:space="0" w:color="auto"/>
            <w:left w:val="none" w:sz="0" w:space="0" w:color="auto"/>
            <w:bottom w:val="none" w:sz="0" w:space="0" w:color="auto"/>
            <w:right w:val="none" w:sz="0" w:space="0" w:color="auto"/>
          </w:divBdr>
          <w:divsChild>
            <w:div w:id="1067192125">
              <w:marLeft w:val="0"/>
              <w:marRight w:val="0"/>
              <w:marTop w:val="0"/>
              <w:marBottom w:val="0"/>
              <w:divBdr>
                <w:top w:val="none" w:sz="0" w:space="0" w:color="auto"/>
                <w:left w:val="none" w:sz="0" w:space="0" w:color="auto"/>
                <w:bottom w:val="none" w:sz="0" w:space="0" w:color="auto"/>
                <w:right w:val="none" w:sz="0" w:space="0" w:color="auto"/>
              </w:divBdr>
              <w:divsChild>
                <w:div w:id="7911712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8250660">
          <w:marLeft w:val="0"/>
          <w:marRight w:val="0"/>
          <w:marTop w:val="0"/>
          <w:marBottom w:val="0"/>
          <w:divBdr>
            <w:top w:val="none" w:sz="0" w:space="0" w:color="auto"/>
            <w:left w:val="none" w:sz="0" w:space="0" w:color="auto"/>
            <w:bottom w:val="none" w:sz="0" w:space="0" w:color="auto"/>
            <w:right w:val="none" w:sz="0" w:space="0" w:color="auto"/>
          </w:divBdr>
          <w:divsChild>
            <w:div w:id="256600063">
              <w:marLeft w:val="0"/>
              <w:marRight w:val="0"/>
              <w:marTop w:val="0"/>
              <w:marBottom w:val="0"/>
              <w:divBdr>
                <w:top w:val="none" w:sz="0" w:space="0" w:color="auto"/>
                <w:left w:val="none" w:sz="0" w:space="0" w:color="auto"/>
                <w:bottom w:val="none" w:sz="0" w:space="0" w:color="auto"/>
                <w:right w:val="none" w:sz="0" w:space="0" w:color="auto"/>
              </w:divBdr>
              <w:divsChild>
                <w:div w:id="1568763133">
                  <w:marLeft w:val="-420"/>
                  <w:marRight w:val="0"/>
                  <w:marTop w:val="0"/>
                  <w:marBottom w:val="0"/>
                  <w:divBdr>
                    <w:top w:val="none" w:sz="0" w:space="0" w:color="auto"/>
                    <w:left w:val="none" w:sz="0" w:space="0" w:color="auto"/>
                    <w:bottom w:val="none" w:sz="0" w:space="0" w:color="auto"/>
                    <w:right w:val="none" w:sz="0" w:space="0" w:color="auto"/>
                  </w:divBdr>
                  <w:divsChild>
                    <w:div w:id="1256868078">
                      <w:marLeft w:val="0"/>
                      <w:marRight w:val="0"/>
                      <w:marTop w:val="0"/>
                      <w:marBottom w:val="0"/>
                      <w:divBdr>
                        <w:top w:val="none" w:sz="0" w:space="0" w:color="auto"/>
                        <w:left w:val="none" w:sz="0" w:space="0" w:color="auto"/>
                        <w:bottom w:val="none" w:sz="0" w:space="0" w:color="auto"/>
                        <w:right w:val="none" w:sz="0" w:space="0" w:color="auto"/>
                      </w:divBdr>
                      <w:divsChild>
                        <w:div w:id="1723946158">
                          <w:marLeft w:val="0"/>
                          <w:marRight w:val="0"/>
                          <w:marTop w:val="0"/>
                          <w:marBottom w:val="0"/>
                          <w:divBdr>
                            <w:top w:val="none" w:sz="0" w:space="0" w:color="auto"/>
                            <w:left w:val="none" w:sz="0" w:space="0" w:color="auto"/>
                            <w:bottom w:val="none" w:sz="0" w:space="0" w:color="auto"/>
                            <w:right w:val="none" w:sz="0" w:space="0" w:color="auto"/>
                          </w:divBdr>
                          <w:divsChild>
                            <w:div w:id="289018651">
                              <w:marLeft w:val="0"/>
                              <w:marRight w:val="0"/>
                              <w:marTop w:val="0"/>
                              <w:marBottom w:val="0"/>
                              <w:divBdr>
                                <w:top w:val="none" w:sz="0" w:space="0" w:color="auto"/>
                                <w:left w:val="none" w:sz="0" w:space="0" w:color="auto"/>
                                <w:bottom w:val="none" w:sz="0" w:space="0" w:color="auto"/>
                                <w:right w:val="none" w:sz="0" w:space="0" w:color="auto"/>
                              </w:divBdr>
                            </w:div>
                            <w:div w:id="211019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757421">
                  <w:marLeft w:val="-420"/>
                  <w:marRight w:val="0"/>
                  <w:marTop w:val="0"/>
                  <w:marBottom w:val="0"/>
                  <w:divBdr>
                    <w:top w:val="none" w:sz="0" w:space="0" w:color="auto"/>
                    <w:left w:val="none" w:sz="0" w:space="0" w:color="auto"/>
                    <w:bottom w:val="none" w:sz="0" w:space="0" w:color="auto"/>
                    <w:right w:val="none" w:sz="0" w:space="0" w:color="auto"/>
                  </w:divBdr>
                  <w:divsChild>
                    <w:div w:id="1541821309">
                      <w:marLeft w:val="0"/>
                      <w:marRight w:val="0"/>
                      <w:marTop w:val="0"/>
                      <w:marBottom w:val="0"/>
                      <w:divBdr>
                        <w:top w:val="none" w:sz="0" w:space="0" w:color="auto"/>
                        <w:left w:val="none" w:sz="0" w:space="0" w:color="auto"/>
                        <w:bottom w:val="none" w:sz="0" w:space="0" w:color="auto"/>
                        <w:right w:val="none" w:sz="0" w:space="0" w:color="auto"/>
                      </w:divBdr>
                      <w:divsChild>
                        <w:div w:id="324403586">
                          <w:marLeft w:val="0"/>
                          <w:marRight w:val="0"/>
                          <w:marTop w:val="0"/>
                          <w:marBottom w:val="0"/>
                          <w:divBdr>
                            <w:top w:val="none" w:sz="0" w:space="0" w:color="auto"/>
                            <w:left w:val="none" w:sz="0" w:space="0" w:color="auto"/>
                            <w:bottom w:val="none" w:sz="0" w:space="0" w:color="auto"/>
                            <w:right w:val="none" w:sz="0" w:space="0" w:color="auto"/>
                          </w:divBdr>
                          <w:divsChild>
                            <w:div w:id="1426917944">
                              <w:marLeft w:val="0"/>
                              <w:marRight w:val="0"/>
                              <w:marTop w:val="0"/>
                              <w:marBottom w:val="0"/>
                              <w:divBdr>
                                <w:top w:val="none" w:sz="0" w:space="0" w:color="auto"/>
                                <w:left w:val="none" w:sz="0" w:space="0" w:color="auto"/>
                                <w:bottom w:val="none" w:sz="0" w:space="0" w:color="auto"/>
                                <w:right w:val="none" w:sz="0" w:space="0" w:color="auto"/>
                              </w:divBdr>
                            </w:div>
                            <w:div w:id="21223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30382">
                  <w:marLeft w:val="-420"/>
                  <w:marRight w:val="0"/>
                  <w:marTop w:val="0"/>
                  <w:marBottom w:val="0"/>
                  <w:divBdr>
                    <w:top w:val="none" w:sz="0" w:space="0" w:color="auto"/>
                    <w:left w:val="none" w:sz="0" w:space="0" w:color="auto"/>
                    <w:bottom w:val="none" w:sz="0" w:space="0" w:color="auto"/>
                    <w:right w:val="none" w:sz="0" w:space="0" w:color="auto"/>
                  </w:divBdr>
                  <w:divsChild>
                    <w:div w:id="623192542">
                      <w:marLeft w:val="0"/>
                      <w:marRight w:val="0"/>
                      <w:marTop w:val="0"/>
                      <w:marBottom w:val="0"/>
                      <w:divBdr>
                        <w:top w:val="none" w:sz="0" w:space="0" w:color="auto"/>
                        <w:left w:val="none" w:sz="0" w:space="0" w:color="auto"/>
                        <w:bottom w:val="none" w:sz="0" w:space="0" w:color="auto"/>
                        <w:right w:val="none" w:sz="0" w:space="0" w:color="auto"/>
                      </w:divBdr>
                      <w:divsChild>
                        <w:div w:id="248736726">
                          <w:marLeft w:val="0"/>
                          <w:marRight w:val="0"/>
                          <w:marTop w:val="0"/>
                          <w:marBottom w:val="0"/>
                          <w:divBdr>
                            <w:top w:val="none" w:sz="0" w:space="0" w:color="auto"/>
                            <w:left w:val="none" w:sz="0" w:space="0" w:color="auto"/>
                            <w:bottom w:val="none" w:sz="0" w:space="0" w:color="auto"/>
                            <w:right w:val="none" w:sz="0" w:space="0" w:color="auto"/>
                          </w:divBdr>
                          <w:divsChild>
                            <w:div w:id="723330352">
                              <w:marLeft w:val="0"/>
                              <w:marRight w:val="0"/>
                              <w:marTop w:val="0"/>
                              <w:marBottom w:val="0"/>
                              <w:divBdr>
                                <w:top w:val="none" w:sz="0" w:space="0" w:color="auto"/>
                                <w:left w:val="none" w:sz="0" w:space="0" w:color="auto"/>
                                <w:bottom w:val="none" w:sz="0" w:space="0" w:color="auto"/>
                                <w:right w:val="none" w:sz="0" w:space="0" w:color="auto"/>
                              </w:divBdr>
                            </w:div>
                            <w:div w:id="68624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10693">
                  <w:marLeft w:val="-420"/>
                  <w:marRight w:val="0"/>
                  <w:marTop w:val="0"/>
                  <w:marBottom w:val="0"/>
                  <w:divBdr>
                    <w:top w:val="none" w:sz="0" w:space="0" w:color="auto"/>
                    <w:left w:val="none" w:sz="0" w:space="0" w:color="auto"/>
                    <w:bottom w:val="none" w:sz="0" w:space="0" w:color="auto"/>
                    <w:right w:val="none" w:sz="0" w:space="0" w:color="auto"/>
                  </w:divBdr>
                  <w:divsChild>
                    <w:div w:id="1508059293">
                      <w:marLeft w:val="0"/>
                      <w:marRight w:val="0"/>
                      <w:marTop w:val="0"/>
                      <w:marBottom w:val="0"/>
                      <w:divBdr>
                        <w:top w:val="none" w:sz="0" w:space="0" w:color="auto"/>
                        <w:left w:val="none" w:sz="0" w:space="0" w:color="auto"/>
                        <w:bottom w:val="none" w:sz="0" w:space="0" w:color="auto"/>
                        <w:right w:val="none" w:sz="0" w:space="0" w:color="auto"/>
                      </w:divBdr>
                      <w:divsChild>
                        <w:div w:id="1584026499">
                          <w:marLeft w:val="0"/>
                          <w:marRight w:val="0"/>
                          <w:marTop w:val="0"/>
                          <w:marBottom w:val="0"/>
                          <w:divBdr>
                            <w:top w:val="none" w:sz="0" w:space="0" w:color="auto"/>
                            <w:left w:val="none" w:sz="0" w:space="0" w:color="auto"/>
                            <w:bottom w:val="none" w:sz="0" w:space="0" w:color="auto"/>
                            <w:right w:val="none" w:sz="0" w:space="0" w:color="auto"/>
                          </w:divBdr>
                          <w:divsChild>
                            <w:div w:id="1852908668">
                              <w:marLeft w:val="0"/>
                              <w:marRight w:val="0"/>
                              <w:marTop w:val="0"/>
                              <w:marBottom w:val="0"/>
                              <w:divBdr>
                                <w:top w:val="none" w:sz="0" w:space="0" w:color="auto"/>
                                <w:left w:val="none" w:sz="0" w:space="0" w:color="auto"/>
                                <w:bottom w:val="none" w:sz="0" w:space="0" w:color="auto"/>
                                <w:right w:val="none" w:sz="0" w:space="0" w:color="auto"/>
                              </w:divBdr>
                            </w:div>
                            <w:div w:id="111027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372809">
      <w:bodyDiv w:val="1"/>
      <w:marLeft w:val="0"/>
      <w:marRight w:val="0"/>
      <w:marTop w:val="0"/>
      <w:marBottom w:val="0"/>
      <w:divBdr>
        <w:top w:val="none" w:sz="0" w:space="0" w:color="auto"/>
        <w:left w:val="none" w:sz="0" w:space="0" w:color="auto"/>
        <w:bottom w:val="none" w:sz="0" w:space="0" w:color="auto"/>
        <w:right w:val="none" w:sz="0" w:space="0" w:color="auto"/>
      </w:divBdr>
    </w:div>
    <w:div w:id="1146047176">
      <w:bodyDiv w:val="1"/>
      <w:marLeft w:val="0"/>
      <w:marRight w:val="0"/>
      <w:marTop w:val="0"/>
      <w:marBottom w:val="0"/>
      <w:divBdr>
        <w:top w:val="none" w:sz="0" w:space="0" w:color="auto"/>
        <w:left w:val="none" w:sz="0" w:space="0" w:color="auto"/>
        <w:bottom w:val="none" w:sz="0" w:space="0" w:color="auto"/>
        <w:right w:val="none" w:sz="0" w:space="0" w:color="auto"/>
      </w:divBdr>
    </w:div>
    <w:div w:id="1150292688">
      <w:bodyDiv w:val="1"/>
      <w:marLeft w:val="0"/>
      <w:marRight w:val="0"/>
      <w:marTop w:val="0"/>
      <w:marBottom w:val="0"/>
      <w:divBdr>
        <w:top w:val="none" w:sz="0" w:space="0" w:color="auto"/>
        <w:left w:val="none" w:sz="0" w:space="0" w:color="auto"/>
        <w:bottom w:val="none" w:sz="0" w:space="0" w:color="auto"/>
        <w:right w:val="none" w:sz="0" w:space="0" w:color="auto"/>
      </w:divBdr>
      <w:divsChild>
        <w:div w:id="1943414917">
          <w:marLeft w:val="0"/>
          <w:marRight w:val="240"/>
          <w:marTop w:val="0"/>
          <w:marBottom w:val="0"/>
          <w:divBdr>
            <w:top w:val="none" w:sz="0" w:space="0" w:color="auto"/>
            <w:left w:val="none" w:sz="0" w:space="0" w:color="auto"/>
            <w:bottom w:val="none" w:sz="0" w:space="0" w:color="auto"/>
            <w:right w:val="none" w:sz="0" w:space="0" w:color="auto"/>
          </w:divBdr>
          <w:divsChild>
            <w:div w:id="814567950">
              <w:marLeft w:val="0"/>
              <w:marRight w:val="0"/>
              <w:marTop w:val="0"/>
              <w:marBottom w:val="0"/>
              <w:divBdr>
                <w:top w:val="none" w:sz="0" w:space="0" w:color="auto"/>
                <w:left w:val="none" w:sz="0" w:space="0" w:color="auto"/>
                <w:bottom w:val="none" w:sz="0" w:space="0" w:color="auto"/>
                <w:right w:val="none" w:sz="0" w:space="0" w:color="auto"/>
              </w:divBdr>
              <w:divsChild>
                <w:div w:id="174006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64336">
          <w:marLeft w:val="0"/>
          <w:marRight w:val="240"/>
          <w:marTop w:val="0"/>
          <w:marBottom w:val="0"/>
          <w:divBdr>
            <w:top w:val="none" w:sz="0" w:space="0" w:color="auto"/>
            <w:left w:val="none" w:sz="0" w:space="0" w:color="auto"/>
            <w:bottom w:val="none" w:sz="0" w:space="0" w:color="auto"/>
            <w:right w:val="none" w:sz="0" w:space="0" w:color="auto"/>
          </w:divBdr>
          <w:divsChild>
            <w:div w:id="415370086">
              <w:marLeft w:val="0"/>
              <w:marRight w:val="0"/>
              <w:marTop w:val="0"/>
              <w:marBottom w:val="0"/>
              <w:divBdr>
                <w:top w:val="none" w:sz="0" w:space="0" w:color="auto"/>
                <w:left w:val="none" w:sz="0" w:space="0" w:color="auto"/>
                <w:bottom w:val="none" w:sz="0" w:space="0" w:color="auto"/>
                <w:right w:val="none" w:sz="0" w:space="0" w:color="auto"/>
              </w:divBdr>
              <w:divsChild>
                <w:div w:id="252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80162">
          <w:marLeft w:val="0"/>
          <w:marRight w:val="0"/>
          <w:marTop w:val="750"/>
          <w:marBottom w:val="0"/>
          <w:divBdr>
            <w:top w:val="none" w:sz="0" w:space="0" w:color="auto"/>
            <w:left w:val="none" w:sz="0" w:space="0" w:color="auto"/>
            <w:bottom w:val="none" w:sz="0" w:space="0" w:color="auto"/>
            <w:right w:val="none" w:sz="0" w:space="0" w:color="auto"/>
          </w:divBdr>
          <w:divsChild>
            <w:div w:id="1155880721">
              <w:marLeft w:val="0"/>
              <w:marRight w:val="0"/>
              <w:marTop w:val="0"/>
              <w:marBottom w:val="0"/>
              <w:divBdr>
                <w:top w:val="none" w:sz="0" w:space="0" w:color="auto"/>
                <w:left w:val="none" w:sz="0" w:space="0" w:color="auto"/>
                <w:bottom w:val="none" w:sz="0" w:space="0" w:color="auto"/>
                <w:right w:val="none" w:sz="0" w:space="0" w:color="auto"/>
              </w:divBdr>
              <w:divsChild>
                <w:div w:id="1140152011">
                  <w:marLeft w:val="0"/>
                  <w:marRight w:val="0"/>
                  <w:marTop w:val="0"/>
                  <w:marBottom w:val="0"/>
                  <w:divBdr>
                    <w:top w:val="none" w:sz="0" w:space="0" w:color="auto"/>
                    <w:left w:val="none" w:sz="0" w:space="0" w:color="auto"/>
                    <w:bottom w:val="none" w:sz="0" w:space="0" w:color="auto"/>
                    <w:right w:val="none" w:sz="0" w:space="0" w:color="auto"/>
                  </w:divBdr>
                  <w:divsChild>
                    <w:div w:id="214384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940627">
      <w:bodyDiv w:val="1"/>
      <w:marLeft w:val="0"/>
      <w:marRight w:val="0"/>
      <w:marTop w:val="0"/>
      <w:marBottom w:val="0"/>
      <w:divBdr>
        <w:top w:val="none" w:sz="0" w:space="0" w:color="auto"/>
        <w:left w:val="none" w:sz="0" w:space="0" w:color="auto"/>
        <w:bottom w:val="none" w:sz="0" w:space="0" w:color="auto"/>
        <w:right w:val="none" w:sz="0" w:space="0" w:color="auto"/>
      </w:divBdr>
      <w:divsChild>
        <w:div w:id="514880530">
          <w:marLeft w:val="0"/>
          <w:marRight w:val="240"/>
          <w:marTop w:val="0"/>
          <w:marBottom w:val="0"/>
          <w:divBdr>
            <w:top w:val="none" w:sz="0" w:space="0" w:color="auto"/>
            <w:left w:val="none" w:sz="0" w:space="0" w:color="auto"/>
            <w:bottom w:val="none" w:sz="0" w:space="0" w:color="auto"/>
            <w:right w:val="none" w:sz="0" w:space="0" w:color="auto"/>
          </w:divBdr>
          <w:divsChild>
            <w:div w:id="534661156">
              <w:marLeft w:val="0"/>
              <w:marRight w:val="0"/>
              <w:marTop w:val="0"/>
              <w:marBottom w:val="0"/>
              <w:divBdr>
                <w:top w:val="none" w:sz="0" w:space="0" w:color="auto"/>
                <w:left w:val="none" w:sz="0" w:space="0" w:color="auto"/>
                <w:bottom w:val="none" w:sz="0" w:space="0" w:color="auto"/>
                <w:right w:val="none" w:sz="0" w:space="0" w:color="auto"/>
              </w:divBdr>
              <w:divsChild>
                <w:div w:id="11931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6413">
          <w:marLeft w:val="0"/>
          <w:marRight w:val="240"/>
          <w:marTop w:val="0"/>
          <w:marBottom w:val="0"/>
          <w:divBdr>
            <w:top w:val="none" w:sz="0" w:space="0" w:color="auto"/>
            <w:left w:val="none" w:sz="0" w:space="0" w:color="auto"/>
            <w:bottom w:val="none" w:sz="0" w:space="0" w:color="auto"/>
            <w:right w:val="none" w:sz="0" w:space="0" w:color="auto"/>
          </w:divBdr>
          <w:divsChild>
            <w:div w:id="359404226">
              <w:marLeft w:val="0"/>
              <w:marRight w:val="0"/>
              <w:marTop w:val="0"/>
              <w:marBottom w:val="0"/>
              <w:divBdr>
                <w:top w:val="none" w:sz="0" w:space="0" w:color="auto"/>
                <w:left w:val="none" w:sz="0" w:space="0" w:color="auto"/>
                <w:bottom w:val="none" w:sz="0" w:space="0" w:color="auto"/>
                <w:right w:val="none" w:sz="0" w:space="0" w:color="auto"/>
              </w:divBdr>
              <w:divsChild>
                <w:div w:id="2312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4313">
          <w:marLeft w:val="0"/>
          <w:marRight w:val="0"/>
          <w:marTop w:val="750"/>
          <w:marBottom w:val="0"/>
          <w:divBdr>
            <w:top w:val="none" w:sz="0" w:space="0" w:color="auto"/>
            <w:left w:val="none" w:sz="0" w:space="0" w:color="auto"/>
            <w:bottom w:val="none" w:sz="0" w:space="0" w:color="auto"/>
            <w:right w:val="none" w:sz="0" w:space="0" w:color="auto"/>
          </w:divBdr>
          <w:divsChild>
            <w:div w:id="88626073">
              <w:marLeft w:val="0"/>
              <w:marRight w:val="0"/>
              <w:marTop w:val="0"/>
              <w:marBottom w:val="0"/>
              <w:divBdr>
                <w:top w:val="none" w:sz="0" w:space="0" w:color="auto"/>
                <w:left w:val="none" w:sz="0" w:space="0" w:color="auto"/>
                <w:bottom w:val="none" w:sz="0" w:space="0" w:color="auto"/>
                <w:right w:val="none" w:sz="0" w:space="0" w:color="auto"/>
              </w:divBdr>
              <w:divsChild>
                <w:div w:id="9779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182721">
      <w:bodyDiv w:val="1"/>
      <w:marLeft w:val="0"/>
      <w:marRight w:val="0"/>
      <w:marTop w:val="0"/>
      <w:marBottom w:val="0"/>
      <w:divBdr>
        <w:top w:val="none" w:sz="0" w:space="0" w:color="auto"/>
        <w:left w:val="none" w:sz="0" w:space="0" w:color="auto"/>
        <w:bottom w:val="none" w:sz="0" w:space="0" w:color="auto"/>
        <w:right w:val="none" w:sz="0" w:space="0" w:color="auto"/>
      </w:divBdr>
      <w:divsChild>
        <w:div w:id="1606186576">
          <w:marLeft w:val="0"/>
          <w:marRight w:val="240"/>
          <w:marTop w:val="0"/>
          <w:marBottom w:val="0"/>
          <w:divBdr>
            <w:top w:val="none" w:sz="0" w:space="0" w:color="auto"/>
            <w:left w:val="none" w:sz="0" w:space="0" w:color="auto"/>
            <w:bottom w:val="none" w:sz="0" w:space="0" w:color="auto"/>
            <w:right w:val="none" w:sz="0" w:space="0" w:color="auto"/>
          </w:divBdr>
          <w:divsChild>
            <w:div w:id="581261604">
              <w:marLeft w:val="0"/>
              <w:marRight w:val="0"/>
              <w:marTop w:val="0"/>
              <w:marBottom w:val="0"/>
              <w:divBdr>
                <w:top w:val="none" w:sz="0" w:space="0" w:color="auto"/>
                <w:left w:val="none" w:sz="0" w:space="0" w:color="auto"/>
                <w:bottom w:val="none" w:sz="0" w:space="0" w:color="auto"/>
                <w:right w:val="none" w:sz="0" w:space="0" w:color="auto"/>
              </w:divBdr>
              <w:divsChild>
                <w:div w:id="30673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8185">
          <w:marLeft w:val="0"/>
          <w:marRight w:val="240"/>
          <w:marTop w:val="0"/>
          <w:marBottom w:val="0"/>
          <w:divBdr>
            <w:top w:val="none" w:sz="0" w:space="0" w:color="auto"/>
            <w:left w:val="none" w:sz="0" w:space="0" w:color="auto"/>
            <w:bottom w:val="none" w:sz="0" w:space="0" w:color="auto"/>
            <w:right w:val="none" w:sz="0" w:space="0" w:color="auto"/>
          </w:divBdr>
          <w:divsChild>
            <w:div w:id="1472286635">
              <w:marLeft w:val="0"/>
              <w:marRight w:val="0"/>
              <w:marTop w:val="0"/>
              <w:marBottom w:val="0"/>
              <w:divBdr>
                <w:top w:val="none" w:sz="0" w:space="0" w:color="auto"/>
                <w:left w:val="none" w:sz="0" w:space="0" w:color="auto"/>
                <w:bottom w:val="none" w:sz="0" w:space="0" w:color="auto"/>
                <w:right w:val="none" w:sz="0" w:space="0" w:color="auto"/>
              </w:divBdr>
              <w:divsChild>
                <w:div w:id="2733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2353">
          <w:marLeft w:val="0"/>
          <w:marRight w:val="0"/>
          <w:marTop w:val="750"/>
          <w:marBottom w:val="0"/>
          <w:divBdr>
            <w:top w:val="none" w:sz="0" w:space="0" w:color="auto"/>
            <w:left w:val="none" w:sz="0" w:space="0" w:color="auto"/>
            <w:bottom w:val="none" w:sz="0" w:space="0" w:color="auto"/>
            <w:right w:val="none" w:sz="0" w:space="0" w:color="auto"/>
          </w:divBdr>
          <w:divsChild>
            <w:div w:id="970014608">
              <w:marLeft w:val="0"/>
              <w:marRight w:val="0"/>
              <w:marTop w:val="0"/>
              <w:marBottom w:val="0"/>
              <w:divBdr>
                <w:top w:val="none" w:sz="0" w:space="0" w:color="auto"/>
                <w:left w:val="none" w:sz="0" w:space="0" w:color="auto"/>
                <w:bottom w:val="none" w:sz="0" w:space="0" w:color="auto"/>
                <w:right w:val="none" w:sz="0" w:space="0" w:color="auto"/>
              </w:divBdr>
              <w:divsChild>
                <w:div w:id="42952492">
                  <w:marLeft w:val="0"/>
                  <w:marRight w:val="0"/>
                  <w:marTop w:val="0"/>
                  <w:marBottom w:val="0"/>
                  <w:divBdr>
                    <w:top w:val="none" w:sz="0" w:space="0" w:color="auto"/>
                    <w:left w:val="none" w:sz="0" w:space="0" w:color="auto"/>
                    <w:bottom w:val="none" w:sz="0" w:space="0" w:color="auto"/>
                    <w:right w:val="none" w:sz="0" w:space="0" w:color="auto"/>
                  </w:divBdr>
                  <w:divsChild>
                    <w:div w:id="579024933">
                      <w:marLeft w:val="0"/>
                      <w:marRight w:val="0"/>
                      <w:marTop w:val="0"/>
                      <w:marBottom w:val="0"/>
                      <w:divBdr>
                        <w:top w:val="none" w:sz="0" w:space="0" w:color="auto"/>
                        <w:left w:val="none" w:sz="0" w:space="0" w:color="auto"/>
                        <w:bottom w:val="none" w:sz="0" w:space="0" w:color="auto"/>
                        <w:right w:val="none" w:sz="0" w:space="0" w:color="auto"/>
                      </w:divBdr>
                      <w:divsChild>
                        <w:div w:id="6049255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4881854">
      <w:bodyDiv w:val="1"/>
      <w:marLeft w:val="0"/>
      <w:marRight w:val="0"/>
      <w:marTop w:val="0"/>
      <w:marBottom w:val="0"/>
      <w:divBdr>
        <w:top w:val="none" w:sz="0" w:space="0" w:color="auto"/>
        <w:left w:val="none" w:sz="0" w:space="0" w:color="auto"/>
        <w:bottom w:val="none" w:sz="0" w:space="0" w:color="auto"/>
        <w:right w:val="none" w:sz="0" w:space="0" w:color="auto"/>
      </w:divBdr>
      <w:divsChild>
        <w:div w:id="454523376">
          <w:marLeft w:val="0"/>
          <w:marRight w:val="240"/>
          <w:marTop w:val="0"/>
          <w:marBottom w:val="0"/>
          <w:divBdr>
            <w:top w:val="none" w:sz="0" w:space="0" w:color="auto"/>
            <w:left w:val="none" w:sz="0" w:space="0" w:color="auto"/>
            <w:bottom w:val="none" w:sz="0" w:space="0" w:color="auto"/>
            <w:right w:val="none" w:sz="0" w:space="0" w:color="auto"/>
          </w:divBdr>
          <w:divsChild>
            <w:div w:id="1165393813">
              <w:marLeft w:val="0"/>
              <w:marRight w:val="0"/>
              <w:marTop w:val="0"/>
              <w:marBottom w:val="0"/>
              <w:divBdr>
                <w:top w:val="none" w:sz="0" w:space="0" w:color="auto"/>
                <w:left w:val="none" w:sz="0" w:space="0" w:color="auto"/>
                <w:bottom w:val="none" w:sz="0" w:space="0" w:color="auto"/>
                <w:right w:val="none" w:sz="0" w:space="0" w:color="auto"/>
              </w:divBdr>
              <w:divsChild>
                <w:div w:id="54618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7276">
          <w:marLeft w:val="0"/>
          <w:marRight w:val="240"/>
          <w:marTop w:val="0"/>
          <w:marBottom w:val="0"/>
          <w:divBdr>
            <w:top w:val="none" w:sz="0" w:space="0" w:color="auto"/>
            <w:left w:val="none" w:sz="0" w:space="0" w:color="auto"/>
            <w:bottom w:val="none" w:sz="0" w:space="0" w:color="auto"/>
            <w:right w:val="none" w:sz="0" w:space="0" w:color="auto"/>
          </w:divBdr>
          <w:divsChild>
            <w:div w:id="1023749382">
              <w:marLeft w:val="0"/>
              <w:marRight w:val="0"/>
              <w:marTop w:val="0"/>
              <w:marBottom w:val="0"/>
              <w:divBdr>
                <w:top w:val="none" w:sz="0" w:space="0" w:color="auto"/>
                <w:left w:val="none" w:sz="0" w:space="0" w:color="auto"/>
                <w:bottom w:val="none" w:sz="0" w:space="0" w:color="auto"/>
                <w:right w:val="none" w:sz="0" w:space="0" w:color="auto"/>
              </w:divBdr>
              <w:divsChild>
                <w:div w:id="5486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66196">
          <w:marLeft w:val="0"/>
          <w:marRight w:val="0"/>
          <w:marTop w:val="750"/>
          <w:marBottom w:val="0"/>
          <w:divBdr>
            <w:top w:val="none" w:sz="0" w:space="0" w:color="auto"/>
            <w:left w:val="none" w:sz="0" w:space="0" w:color="auto"/>
            <w:bottom w:val="none" w:sz="0" w:space="0" w:color="auto"/>
            <w:right w:val="none" w:sz="0" w:space="0" w:color="auto"/>
          </w:divBdr>
          <w:divsChild>
            <w:div w:id="1381855241">
              <w:marLeft w:val="0"/>
              <w:marRight w:val="0"/>
              <w:marTop w:val="0"/>
              <w:marBottom w:val="0"/>
              <w:divBdr>
                <w:top w:val="none" w:sz="0" w:space="0" w:color="auto"/>
                <w:left w:val="none" w:sz="0" w:space="0" w:color="auto"/>
                <w:bottom w:val="none" w:sz="0" w:space="0" w:color="auto"/>
                <w:right w:val="none" w:sz="0" w:space="0" w:color="auto"/>
              </w:divBdr>
              <w:divsChild>
                <w:div w:id="193857949">
                  <w:marLeft w:val="0"/>
                  <w:marRight w:val="0"/>
                  <w:marTop w:val="0"/>
                  <w:marBottom w:val="0"/>
                  <w:divBdr>
                    <w:top w:val="none" w:sz="0" w:space="0" w:color="auto"/>
                    <w:left w:val="none" w:sz="0" w:space="0" w:color="auto"/>
                    <w:bottom w:val="none" w:sz="0" w:space="0" w:color="auto"/>
                    <w:right w:val="none" w:sz="0" w:space="0" w:color="auto"/>
                  </w:divBdr>
                  <w:divsChild>
                    <w:div w:id="12896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082528">
      <w:bodyDiv w:val="1"/>
      <w:marLeft w:val="0"/>
      <w:marRight w:val="0"/>
      <w:marTop w:val="0"/>
      <w:marBottom w:val="0"/>
      <w:divBdr>
        <w:top w:val="none" w:sz="0" w:space="0" w:color="auto"/>
        <w:left w:val="none" w:sz="0" w:space="0" w:color="auto"/>
        <w:bottom w:val="none" w:sz="0" w:space="0" w:color="auto"/>
        <w:right w:val="none" w:sz="0" w:space="0" w:color="auto"/>
      </w:divBdr>
    </w:div>
    <w:div w:id="1161700799">
      <w:bodyDiv w:val="1"/>
      <w:marLeft w:val="0"/>
      <w:marRight w:val="0"/>
      <w:marTop w:val="0"/>
      <w:marBottom w:val="0"/>
      <w:divBdr>
        <w:top w:val="none" w:sz="0" w:space="0" w:color="auto"/>
        <w:left w:val="none" w:sz="0" w:space="0" w:color="auto"/>
        <w:bottom w:val="none" w:sz="0" w:space="0" w:color="auto"/>
        <w:right w:val="none" w:sz="0" w:space="0" w:color="auto"/>
      </w:divBdr>
      <w:divsChild>
        <w:div w:id="999848094">
          <w:marLeft w:val="0"/>
          <w:marRight w:val="240"/>
          <w:marTop w:val="0"/>
          <w:marBottom w:val="0"/>
          <w:divBdr>
            <w:top w:val="none" w:sz="0" w:space="0" w:color="auto"/>
            <w:left w:val="none" w:sz="0" w:space="0" w:color="auto"/>
            <w:bottom w:val="none" w:sz="0" w:space="0" w:color="auto"/>
            <w:right w:val="none" w:sz="0" w:space="0" w:color="auto"/>
          </w:divBdr>
          <w:divsChild>
            <w:div w:id="233661148">
              <w:marLeft w:val="0"/>
              <w:marRight w:val="0"/>
              <w:marTop w:val="0"/>
              <w:marBottom w:val="0"/>
              <w:divBdr>
                <w:top w:val="none" w:sz="0" w:space="0" w:color="auto"/>
                <w:left w:val="none" w:sz="0" w:space="0" w:color="auto"/>
                <w:bottom w:val="none" w:sz="0" w:space="0" w:color="auto"/>
                <w:right w:val="none" w:sz="0" w:space="0" w:color="auto"/>
              </w:divBdr>
              <w:divsChild>
                <w:div w:id="124048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03798">
          <w:marLeft w:val="0"/>
          <w:marRight w:val="240"/>
          <w:marTop w:val="0"/>
          <w:marBottom w:val="0"/>
          <w:divBdr>
            <w:top w:val="none" w:sz="0" w:space="0" w:color="auto"/>
            <w:left w:val="none" w:sz="0" w:space="0" w:color="auto"/>
            <w:bottom w:val="none" w:sz="0" w:space="0" w:color="auto"/>
            <w:right w:val="none" w:sz="0" w:space="0" w:color="auto"/>
          </w:divBdr>
          <w:divsChild>
            <w:div w:id="2093311697">
              <w:marLeft w:val="0"/>
              <w:marRight w:val="0"/>
              <w:marTop w:val="0"/>
              <w:marBottom w:val="0"/>
              <w:divBdr>
                <w:top w:val="none" w:sz="0" w:space="0" w:color="auto"/>
                <w:left w:val="none" w:sz="0" w:space="0" w:color="auto"/>
                <w:bottom w:val="none" w:sz="0" w:space="0" w:color="auto"/>
                <w:right w:val="none" w:sz="0" w:space="0" w:color="auto"/>
              </w:divBdr>
              <w:divsChild>
                <w:div w:id="21438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0429">
          <w:marLeft w:val="0"/>
          <w:marRight w:val="0"/>
          <w:marTop w:val="750"/>
          <w:marBottom w:val="0"/>
          <w:divBdr>
            <w:top w:val="none" w:sz="0" w:space="0" w:color="auto"/>
            <w:left w:val="none" w:sz="0" w:space="0" w:color="auto"/>
            <w:bottom w:val="none" w:sz="0" w:space="0" w:color="auto"/>
            <w:right w:val="none" w:sz="0" w:space="0" w:color="auto"/>
          </w:divBdr>
          <w:divsChild>
            <w:div w:id="1895699566">
              <w:marLeft w:val="0"/>
              <w:marRight w:val="0"/>
              <w:marTop w:val="0"/>
              <w:marBottom w:val="0"/>
              <w:divBdr>
                <w:top w:val="none" w:sz="0" w:space="0" w:color="auto"/>
                <w:left w:val="none" w:sz="0" w:space="0" w:color="auto"/>
                <w:bottom w:val="none" w:sz="0" w:space="0" w:color="auto"/>
                <w:right w:val="none" w:sz="0" w:space="0" w:color="auto"/>
              </w:divBdr>
              <w:divsChild>
                <w:div w:id="14940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437565">
      <w:bodyDiv w:val="1"/>
      <w:marLeft w:val="0"/>
      <w:marRight w:val="0"/>
      <w:marTop w:val="0"/>
      <w:marBottom w:val="0"/>
      <w:divBdr>
        <w:top w:val="none" w:sz="0" w:space="0" w:color="auto"/>
        <w:left w:val="none" w:sz="0" w:space="0" w:color="auto"/>
        <w:bottom w:val="none" w:sz="0" w:space="0" w:color="auto"/>
        <w:right w:val="none" w:sz="0" w:space="0" w:color="auto"/>
      </w:divBdr>
      <w:divsChild>
        <w:div w:id="1655450066">
          <w:marLeft w:val="0"/>
          <w:marRight w:val="240"/>
          <w:marTop w:val="0"/>
          <w:marBottom w:val="0"/>
          <w:divBdr>
            <w:top w:val="none" w:sz="0" w:space="0" w:color="auto"/>
            <w:left w:val="none" w:sz="0" w:space="0" w:color="auto"/>
            <w:bottom w:val="none" w:sz="0" w:space="0" w:color="auto"/>
            <w:right w:val="none" w:sz="0" w:space="0" w:color="auto"/>
          </w:divBdr>
          <w:divsChild>
            <w:div w:id="2031174586">
              <w:marLeft w:val="0"/>
              <w:marRight w:val="0"/>
              <w:marTop w:val="0"/>
              <w:marBottom w:val="0"/>
              <w:divBdr>
                <w:top w:val="none" w:sz="0" w:space="0" w:color="auto"/>
                <w:left w:val="none" w:sz="0" w:space="0" w:color="auto"/>
                <w:bottom w:val="none" w:sz="0" w:space="0" w:color="auto"/>
                <w:right w:val="none" w:sz="0" w:space="0" w:color="auto"/>
              </w:divBdr>
              <w:divsChild>
                <w:div w:id="12447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6411">
          <w:marLeft w:val="0"/>
          <w:marRight w:val="240"/>
          <w:marTop w:val="0"/>
          <w:marBottom w:val="0"/>
          <w:divBdr>
            <w:top w:val="none" w:sz="0" w:space="0" w:color="auto"/>
            <w:left w:val="none" w:sz="0" w:space="0" w:color="auto"/>
            <w:bottom w:val="none" w:sz="0" w:space="0" w:color="auto"/>
            <w:right w:val="none" w:sz="0" w:space="0" w:color="auto"/>
          </w:divBdr>
          <w:divsChild>
            <w:div w:id="1667830236">
              <w:marLeft w:val="0"/>
              <w:marRight w:val="0"/>
              <w:marTop w:val="0"/>
              <w:marBottom w:val="0"/>
              <w:divBdr>
                <w:top w:val="none" w:sz="0" w:space="0" w:color="auto"/>
                <w:left w:val="none" w:sz="0" w:space="0" w:color="auto"/>
                <w:bottom w:val="none" w:sz="0" w:space="0" w:color="auto"/>
                <w:right w:val="none" w:sz="0" w:space="0" w:color="auto"/>
              </w:divBdr>
              <w:divsChild>
                <w:div w:id="205811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3430">
          <w:marLeft w:val="0"/>
          <w:marRight w:val="0"/>
          <w:marTop w:val="750"/>
          <w:marBottom w:val="0"/>
          <w:divBdr>
            <w:top w:val="none" w:sz="0" w:space="0" w:color="auto"/>
            <w:left w:val="none" w:sz="0" w:space="0" w:color="auto"/>
            <w:bottom w:val="none" w:sz="0" w:space="0" w:color="auto"/>
            <w:right w:val="none" w:sz="0" w:space="0" w:color="auto"/>
          </w:divBdr>
          <w:divsChild>
            <w:div w:id="745222320">
              <w:marLeft w:val="0"/>
              <w:marRight w:val="0"/>
              <w:marTop w:val="0"/>
              <w:marBottom w:val="0"/>
              <w:divBdr>
                <w:top w:val="none" w:sz="0" w:space="0" w:color="auto"/>
                <w:left w:val="none" w:sz="0" w:space="0" w:color="auto"/>
                <w:bottom w:val="none" w:sz="0" w:space="0" w:color="auto"/>
                <w:right w:val="none" w:sz="0" w:space="0" w:color="auto"/>
              </w:divBdr>
              <w:divsChild>
                <w:div w:id="143201890">
                  <w:marLeft w:val="0"/>
                  <w:marRight w:val="0"/>
                  <w:marTop w:val="0"/>
                  <w:marBottom w:val="0"/>
                  <w:divBdr>
                    <w:top w:val="none" w:sz="0" w:space="0" w:color="auto"/>
                    <w:left w:val="none" w:sz="0" w:space="0" w:color="auto"/>
                    <w:bottom w:val="none" w:sz="0" w:space="0" w:color="auto"/>
                    <w:right w:val="none" w:sz="0" w:space="0" w:color="auto"/>
                  </w:divBdr>
                  <w:divsChild>
                    <w:div w:id="478571451">
                      <w:marLeft w:val="0"/>
                      <w:marRight w:val="0"/>
                      <w:marTop w:val="0"/>
                      <w:marBottom w:val="0"/>
                      <w:divBdr>
                        <w:top w:val="none" w:sz="0" w:space="0" w:color="auto"/>
                        <w:left w:val="none" w:sz="0" w:space="0" w:color="auto"/>
                        <w:bottom w:val="none" w:sz="0" w:space="0" w:color="auto"/>
                        <w:right w:val="none" w:sz="0" w:space="0" w:color="auto"/>
                      </w:divBdr>
                      <w:divsChild>
                        <w:div w:id="70707332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66673309">
      <w:bodyDiv w:val="1"/>
      <w:marLeft w:val="0"/>
      <w:marRight w:val="0"/>
      <w:marTop w:val="0"/>
      <w:marBottom w:val="0"/>
      <w:divBdr>
        <w:top w:val="none" w:sz="0" w:space="0" w:color="auto"/>
        <w:left w:val="none" w:sz="0" w:space="0" w:color="auto"/>
        <w:bottom w:val="none" w:sz="0" w:space="0" w:color="auto"/>
        <w:right w:val="none" w:sz="0" w:space="0" w:color="auto"/>
      </w:divBdr>
      <w:divsChild>
        <w:div w:id="2028481291">
          <w:marLeft w:val="0"/>
          <w:marRight w:val="240"/>
          <w:marTop w:val="0"/>
          <w:marBottom w:val="0"/>
          <w:divBdr>
            <w:top w:val="none" w:sz="0" w:space="0" w:color="auto"/>
            <w:left w:val="none" w:sz="0" w:space="0" w:color="auto"/>
            <w:bottom w:val="none" w:sz="0" w:space="0" w:color="auto"/>
            <w:right w:val="none" w:sz="0" w:space="0" w:color="auto"/>
          </w:divBdr>
          <w:divsChild>
            <w:div w:id="70735080">
              <w:marLeft w:val="0"/>
              <w:marRight w:val="0"/>
              <w:marTop w:val="0"/>
              <w:marBottom w:val="0"/>
              <w:divBdr>
                <w:top w:val="none" w:sz="0" w:space="0" w:color="auto"/>
                <w:left w:val="none" w:sz="0" w:space="0" w:color="auto"/>
                <w:bottom w:val="none" w:sz="0" w:space="0" w:color="auto"/>
                <w:right w:val="none" w:sz="0" w:space="0" w:color="auto"/>
              </w:divBdr>
              <w:divsChild>
                <w:div w:id="1161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4817">
          <w:marLeft w:val="0"/>
          <w:marRight w:val="240"/>
          <w:marTop w:val="0"/>
          <w:marBottom w:val="0"/>
          <w:divBdr>
            <w:top w:val="none" w:sz="0" w:space="0" w:color="auto"/>
            <w:left w:val="none" w:sz="0" w:space="0" w:color="auto"/>
            <w:bottom w:val="none" w:sz="0" w:space="0" w:color="auto"/>
            <w:right w:val="none" w:sz="0" w:space="0" w:color="auto"/>
          </w:divBdr>
          <w:divsChild>
            <w:div w:id="1659724349">
              <w:marLeft w:val="0"/>
              <w:marRight w:val="0"/>
              <w:marTop w:val="0"/>
              <w:marBottom w:val="0"/>
              <w:divBdr>
                <w:top w:val="none" w:sz="0" w:space="0" w:color="auto"/>
                <w:left w:val="none" w:sz="0" w:space="0" w:color="auto"/>
                <w:bottom w:val="none" w:sz="0" w:space="0" w:color="auto"/>
                <w:right w:val="none" w:sz="0" w:space="0" w:color="auto"/>
              </w:divBdr>
              <w:divsChild>
                <w:div w:id="18053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0200">
          <w:marLeft w:val="0"/>
          <w:marRight w:val="0"/>
          <w:marTop w:val="750"/>
          <w:marBottom w:val="0"/>
          <w:divBdr>
            <w:top w:val="none" w:sz="0" w:space="0" w:color="auto"/>
            <w:left w:val="none" w:sz="0" w:space="0" w:color="auto"/>
            <w:bottom w:val="none" w:sz="0" w:space="0" w:color="auto"/>
            <w:right w:val="none" w:sz="0" w:space="0" w:color="auto"/>
          </w:divBdr>
          <w:divsChild>
            <w:div w:id="884411617">
              <w:marLeft w:val="0"/>
              <w:marRight w:val="0"/>
              <w:marTop w:val="0"/>
              <w:marBottom w:val="0"/>
              <w:divBdr>
                <w:top w:val="none" w:sz="0" w:space="0" w:color="auto"/>
                <w:left w:val="none" w:sz="0" w:space="0" w:color="auto"/>
                <w:bottom w:val="none" w:sz="0" w:space="0" w:color="auto"/>
                <w:right w:val="none" w:sz="0" w:space="0" w:color="auto"/>
              </w:divBdr>
              <w:divsChild>
                <w:div w:id="814757913">
                  <w:marLeft w:val="0"/>
                  <w:marRight w:val="0"/>
                  <w:marTop w:val="0"/>
                  <w:marBottom w:val="0"/>
                  <w:divBdr>
                    <w:top w:val="none" w:sz="0" w:space="0" w:color="auto"/>
                    <w:left w:val="none" w:sz="0" w:space="0" w:color="auto"/>
                    <w:bottom w:val="none" w:sz="0" w:space="0" w:color="auto"/>
                    <w:right w:val="none" w:sz="0" w:space="0" w:color="auto"/>
                  </w:divBdr>
                  <w:divsChild>
                    <w:div w:id="173489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597887">
      <w:bodyDiv w:val="1"/>
      <w:marLeft w:val="0"/>
      <w:marRight w:val="0"/>
      <w:marTop w:val="0"/>
      <w:marBottom w:val="0"/>
      <w:divBdr>
        <w:top w:val="none" w:sz="0" w:space="0" w:color="auto"/>
        <w:left w:val="none" w:sz="0" w:space="0" w:color="auto"/>
        <w:bottom w:val="none" w:sz="0" w:space="0" w:color="auto"/>
        <w:right w:val="none" w:sz="0" w:space="0" w:color="auto"/>
      </w:divBdr>
      <w:divsChild>
        <w:div w:id="1153250987">
          <w:marLeft w:val="0"/>
          <w:marRight w:val="0"/>
          <w:marTop w:val="0"/>
          <w:marBottom w:val="0"/>
          <w:divBdr>
            <w:top w:val="none" w:sz="0" w:space="0" w:color="auto"/>
            <w:left w:val="none" w:sz="0" w:space="0" w:color="auto"/>
            <w:bottom w:val="none" w:sz="0" w:space="0" w:color="auto"/>
            <w:right w:val="none" w:sz="0" w:space="0" w:color="auto"/>
          </w:divBdr>
        </w:div>
      </w:divsChild>
    </w:div>
    <w:div w:id="1168902912">
      <w:bodyDiv w:val="1"/>
      <w:marLeft w:val="0"/>
      <w:marRight w:val="0"/>
      <w:marTop w:val="0"/>
      <w:marBottom w:val="0"/>
      <w:divBdr>
        <w:top w:val="none" w:sz="0" w:space="0" w:color="auto"/>
        <w:left w:val="none" w:sz="0" w:space="0" w:color="auto"/>
        <w:bottom w:val="none" w:sz="0" w:space="0" w:color="auto"/>
        <w:right w:val="none" w:sz="0" w:space="0" w:color="auto"/>
      </w:divBdr>
      <w:divsChild>
        <w:div w:id="913316229">
          <w:marLeft w:val="0"/>
          <w:marRight w:val="240"/>
          <w:marTop w:val="0"/>
          <w:marBottom w:val="0"/>
          <w:divBdr>
            <w:top w:val="none" w:sz="0" w:space="0" w:color="auto"/>
            <w:left w:val="none" w:sz="0" w:space="0" w:color="auto"/>
            <w:bottom w:val="none" w:sz="0" w:space="0" w:color="auto"/>
            <w:right w:val="none" w:sz="0" w:space="0" w:color="auto"/>
          </w:divBdr>
          <w:divsChild>
            <w:div w:id="173614090">
              <w:marLeft w:val="0"/>
              <w:marRight w:val="0"/>
              <w:marTop w:val="0"/>
              <w:marBottom w:val="0"/>
              <w:divBdr>
                <w:top w:val="none" w:sz="0" w:space="0" w:color="auto"/>
                <w:left w:val="none" w:sz="0" w:space="0" w:color="auto"/>
                <w:bottom w:val="none" w:sz="0" w:space="0" w:color="auto"/>
                <w:right w:val="none" w:sz="0" w:space="0" w:color="auto"/>
              </w:divBdr>
              <w:divsChild>
                <w:div w:id="9152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1686">
          <w:marLeft w:val="0"/>
          <w:marRight w:val="240"/>
          <w:marTop w:val="0"/>
          <w:marBottom w:val="0"/>
          <w:divBdr>
            <w:top w:val="none" w:sz="0" w:space="0" w:color="auto"/>
            <w:left w:val="none" w:sz="0" w:space="0" w:color="auto"/>
            <w:bottom w:val="none" w:sz="0" w:space="0" w:color="auto"/>
            <w:right w:val="none" w:sz="0" w:space="0" w:color="auto"/>
          </w:divBdr>
          <w:divsChild>
            <w:div w:id="2028865918">
              <w:marLeft w:val="0"/>
              <w:marRight w:val="0"/>
              <w:marTop w:val="0"/>
              <w:marBottom w:val="0"/>
              <w:divBdr>
                <w:top w:val="none" w:sz="0" w:space="0" w:color="auto"/>
                <w:left w:val="none" w:sz="0" w:space="0" w:color="auto"/>
                <w:bottom w:val="none" w:sz="0" w:space="0" w:color="auto"/>
                <w:right w:val="none" w:sz="0" w:space="0" w:color="auto"/>
              </w:divBdr>
              <w:divsChild>
                <w:div w:id="5527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3750">
          <w:marLeft w:val="0"/>
          <w:marRight w:val="0"/>
          <w:marTop w:val="750"/>
          <w:marBottom w:val="0"/>
          <w:divBdr>
            <w:top w:val="none" w:sz="0" w:space="0" w:color="auto"/>
            <w:left w:val="none" w:sz="0" w:space="0" w:color="auto"/>
            <w:bottom w:val="none" w:sz="0" w:space="0" w:color="auto"/>
            <w:right w:val="none" w:sz="0" w:space="0" w:color="auto"/>
          </w:divBdr>
          <w:divsChild>
            <w:div w:id="2098361587">
              <w:marLeft w:val="0"/>
              <w:marRight w:val="0"/>
              <w:marTop w:val="0"/>
              <w:marBottom w:val="0"/>
              <w:divBdr>
                <w:top w:val="none" w:sz="0" w:space="0" w:color="auto"/>
                <w:left w:val="none" w:sz="0" w:space="0" w:color="auto"/>
                <w:bottom w:val="none" w:sz="0" w:space="0" w:color="auto"/>
                <w:right w:val="none" w:sz="0" w:space="0" w:color="auto"/>
              </w:divBdr>
              <w:divsChild>
                <w:div w:id="20568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71187">
      <w:bodyDiv w:val="1"/>
      <w:marLeft w:val="0"/>
      <w:marRight w:val="0"/>
      <w:marTop w:val="0"/>
      <w:marBottom w:val="0"/>
      <w:divBdr>
        <w:top w:val="none" w:sz="0" w:space="0" w:color="auto"/>
        <w:left w:val="none" w:sz="0" w:space="0" w:color="auto"/>
        <w:bottom w:val="none" w:sz="0" w:space="0" w:color="auto"/>
        <w:right w:val="none" w:sz="0" w:space="0" w:color="auto"/>
      </w:divBdr>
    </w:div>
    <w:div w:id="1174296614">
      <w:bodyDiv w:val="1"/>
      <w:marLeft w:val="0"/>
      <w:marRight w:val="0"/>
      <w:marTop w:val="0"/>
      <w:marBottom w:val="0"/>
      <w:divBdr>
        <w:top w:val="none" w:sz="0" w:space="0" w:color="auto"/>
        <w:left w:val="none" w:sz="0" w:space="0" w:color="auto"/>
        <w:bottom w:val="none" w:sz="0" w:space="0" w:color="auto"/>
        <w:right w:val="none" w:sz="0" w:space="0" w:color="auto"/>
      </w:divBdr>
      <w:divsChild>
        <w:div w:id="1760978772">
          <w:marLeft w:val="0"/>
          <w:marRight w:val="240"/>
          <w:marTop w:val="0"/>
          <w:marBottom w:val="0"/>
          <w:divBdr>
            <w:top w:val="none" w:sz="0" w:space="0" w:color="auto"/>
            <w:left w:val="none" w:sz="0" w:space="0" w:color="auto"/>
            <w:bottom w:val="none" w:sz="0" w:space="0" w:color="auto"/>
            <w:right w:val="none" w:sz="0" w:space="0" w:color="auto"/>
          </w:divBdr>
          <w:divsChild>
            <w:div w:id="779836755">
              <w:marLeft w:val="0"/>
              <w:marRight w:val="0"/>
              <w:marTop w:val="0"/>
              <w:marBottom w:val="0"/>
              <w:divBdr>
                <w:top w:val="none" w:sz="0" w:space="0" w:color="auto"/>
                <w:left w:val="none" w:sz="0" w:space="0" w:color="auto"/>
                <w:bottom w:val="none" w:sz="0" w:space="0" w:color="auto"/>
                <w:right w:val="none" w:sz="0" w:space="0" w:color="auto"/>
              </w:divBdr>
              <w:divsChild>
                <w:div w:id="6435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2907">
          <w:marLeft w:val="0"/>
          <w:marRight w:val="240"/>
          <w:marTop w:val="0"/>
          <w:marBottom w:val="0"/>
          <w:divBdr>
            <w:top w:val="none" w:sz="0" w:space="0" w:color="auto"/>
            <w:left w:val="none" w:sz="0" w:space="0" w:color="auto"/>
            <w:bottom w:val="none" w:sz="0" w:space="0" w:color="auto"/>
            <w:right w:val="none" w:sz="0" w:space="0" w:color="auto"/>
          </w:divBdr>
          <w:divsChild>
            <w:div w:id="566719727">
              <w:marLeft w:val="0"/>
              <w:marRight w:val="0"/>
              <w:marTop w:val="0"/>
              <w:marBottom w:val="0"/>
              <w:divBdr>
                <w:top w:val="none" w:sz="0" w:space="0" w:color="auto"/>
                <w:left w:val="none" w:sz="0" w:space="0" w:color="auto"/>
                <w:bottom w:val="none" w:sz="0" w:space="0" w:color="auto"/>
                <w:right w:val="none" w:sz="0" w:space="0" w:color="auto"/>
              </w:divBdr>
              <w:divsChild>
                <w:div w:id="67110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93545">
          <w:marLeft w:val="0"/>
          <w:marRight w:val="0"/>
          <w:marTop w:val="750"/>
          <w:marBottom w:val="0"/>
          <w:divBdr>
            <w:top w:val="none" w:sz="0" w:space="0" w:color="auto"/>
            <w:left w:val="none" w:sz="0" w:space="0" w:color="auto"/>
            <w:bottom w:val="none" w:sz="0" w:space="0" w:color="auto"/>
            <w:right w:val="none" w:sz="0" w:space="0" w:color="auto"/>
          </w:divBdr>
          <w:divsChild>
            <w:div w:id="57898556">
              <w:marLeft w:val="0"/>
              <w:marRight w:val="0"/>
              <w:marTop w:val="0"/>
              <w:marBottom w:val="0"/>
              <w:divBdr>
                <w:top w:val="none" w:sz="0" w:space="0" w:color="auto"/>
                <w:left w:val="none" w:sz="0" w:space="0" w:color="auto"/>
                <w:bottom w:val="none" w:sz="0" w:space="0" w:color="auto"/>
                <w:right w:val="none" w:sz="0" w:space="0" w:color="auto"/>
              </w:divBdr>
              <w:divsChild>
                <w:div w:id="1236089220">
                  <w:marLeft w:val="0"/>
                  <w:marRight w:val="0"/>
                  <w:marTop w:val="0"/>
                  <w:marBottom w:val="0"/>
                  <w:divBdr>
                    <w:top w:val="none" w:sz="0" w:space="0" w:color="auto"/>
                    <w:left w:val="none" w:sz="0" w:space="0" w:color="auto"/>
                    <w:bottom w:val="none" w:sz="0" w:space="0" w:color="auto"/>
                    <w:right w:val="none" w:sz="0" w:space="0" w:color="auto"/>
                  </w:divBdr>
                  <w:divsChild>
                    <w:div w:id="9653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29897">
      <w:bodyDiv w:val="1"/>
      <w:marLeft w:val="0"/>
      <w:marRight w:val="0"/>
      <w:marTop w:val="0"/>
      <w:marBottom w:val="0"/>
      <w:divBdr>
        <w:top w:val="none" w:sz="0" w:space="0" w:color="auto"/>
        <w:left w:val="none" w:sz="0" w:space="0" w:color="auto"/>
        <w:bottom w:val="none" w:sz="0" w:space="0" w:color="auto"/>
        <w:right w:val="none" w:sz="0" w:space="0" w:color="auto"/>
      </w:divBdr>
      <w:divsChild>
        <w:div w:id="1239897839">
          <w:marLeft w:val="0"/>
          <w:marRight w:val="240"/>
          <w:marTop w:val="0"/>
          <w:marBottom w:val="0"/>
          <w:divBdr>
            <w:top w:val="none" w:sz="0" w:space="0" w:color="auto"/>
            <w:left w:val="none" w:sz="0" w:space="0" w:color="auto"/>
            <w:bottom w:val="none" w:sz="0" w:space="0" w:color="auto"/>
            <w:right w:val="none" w:sz="0" w:space="0" w:color="auto"/>
          </w:divBdr>
          <w:divsChild>
            <w:div w:id="1154101263">
              <w:marLeft w:val="0"/>
              <w:marRight w:val="0"/>
              <w:marTop w:val="0"/>
              <w:marBottom w:val="0"/>
              <w:divBdr>
                <w:top w:val="none" w:sz="0" w:space="0" w:color="auto"/>
                <w:left w:val="none" w:sz="0" w:space="0" w:color="auto"/>
                <w:bottom w:val="none" w:sz="0" w:space="0" w:color="auto"/>
                <w:right w:val="none" w:sz="0" w:space="0" w:color="auto"/>
              </w:divBdr>
              <w:divsChild>
                <w:div w:id="82197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51911">
          <w:marLeft w:val="0"/>
          <w:marRight w:val="240"/>
          <w:marTop w:val="0"/>
          <w:marBottom w:val="0"/>
          <w:divBdr>
            <w:top w:val="none" w:sz="0" w:space="0" w:color="auto"/>
            <w:left w:val="none" w:sz="0" w:space="0" w:color="auto"/>
            <w:bottom w:val="none" w:sz="0" w:space="0" w:color="auto"/>
            <w:right w:val="none" w:sz="0" w:space="0" w:color="auto"/>
          </w:divBdr>
          <w:divsChild>
            <w:div w:id="1316454312">
              <w:marLeft w:val="0"/>
              <w:marRight w:val="0"/>
              <w:marTop w:val="0"/>
              <w:marBottom w:val="0"/>
              <w:divBdr>
                <w:top w:val="none" w:sz="0" w:space="0" w:color="auto"/>
                <w:left w:val="none" w:sz="0" w:space="0" w:color="auto"/>
                <w:bottom w:val="none" w:sz="0" w:space="0" w:color="auto"/>
                <w:right w:val="none" w:sz="0" w:space="0" w:color="auto"/>
              </w:divBdr>
              <w:divsChild>
                <w:div w:id="9869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84712">
          <w:marLeft w:val="0"/>
          <w:marRight w:val="0"/>
          <w:marTop w:val="750"/>
          <w:marBottom w:val="0"/>
          <w:divBdr>
            <w:top w:val="none" w:sz="0" w:space="0" w:color="auto"/>
            <w:left w:val="none" w:sz="0" w:space="0" w:color="auto"/>
            <w:bottom w:val="none" w:sz="0" w:space="0" w:color="auto"/>
            <w:right w:val="none" w:sz="0" w:space="0" w:color="auto"/>
          </w:divBdr>
          <w:divsChild>
            <w:div w:id="1586188136">
              <w:marLeft w:val="0"/>
              <w:marRight w:val="0"/>
              <w:marTop w:val="0"/>
              <w:marBottom w:val="0"/>
              <w:divBdr>
                <w:top w:val="none" w:sz="0" w:space="0" w:color="auto"/>
                <w:left w:val="none" w:sz="0" w:space="0" w:color="auto"/>
                <w:bottom w:val="none" w:sz="0" w:space="0" w:color="auto"/>
                <w:right w:val="none" w:sz="0" w:space="0" w:color="auto"/>
              </w:divBdr>
              <w:divsChild>
                <w:div w:id="398089452">
                  <w:marLeft w:val="0"/>
                  <w:marRight w:val="0"/>
                  <w:marTop w:val="0"/>
                  <w:marBottom w:val="0"/>
                  <w:divBdr>
                    <w:top w:val="none" w:sz="0" w:space="0" w:color="auto"/>
                    <w:left w:val="none" w:sz="0" w:space="0" w:color="auto"/>
                    <w:bottom w:val="none" w:sz="0" w:space="0" w:color="auto"/>
                    <w:right w:val="none" w:sz="0" w:space="0" w:color="auto"/>
                  </w:divBdr>
                  <w:divsChild>
                    <w:div w:id="67326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421626">
      <w:bodyDiv w:val="1"/>
      <w:marLeft w:val="0"/>
      <w:marRight w:val="0"/>
      <w:marTop w:val="0"/>
      <w:marBottom w:val="0"/>
      <w:divBdr>
        <w:top w:val="none" w:sz="0" w:space="0" w:color="auto"/>
        <w:left w:val="none" w:sz="0" w:space="0" w:color="auto"/>
        <w:bottom w:val="none" w:sz="0" w:space="0" w:color="auto"/>
        <w:right w:val="none" w:sz="0" w:space="0" w:color="auto"/>
      </w:divBdr>
      <w:divsChild>
        <w:div w:id="263196970">
          <w:marLeft w:val="0"/>
          <w:marRight w:val="240"/>
          <w:marTop w:val="0"/>
          <w:marBottom w:val="0"/>
          <w:divBdr>
            <w:top w:val="none" w:sz="0" w:space="0" w:color="auto"/>
            <w:left w:val="none" w:sz="0" w:space="0" w:color="auto"/>
            <w:bottom w:val="none" w:sz="0" w:space="0" w:color="auto"/>
            <w:right w:val="none" w:sz="0" w:space="0" w:color="auto"/>
          </w:divBdr>
          <w:divsChild>
            <w:div w:id="1469863128">
              <w:marLeft w:val="0"/>
              <w:marRight w:val="0"/>
              <w:marTop w:val="0"/>
              <w:marBottom w:val="0"/>
              <w:divBdr>
                <w:top w:val="none" w:sz="0" w:space="0" w:color="auto"/>
                <w:left w:val="none" w:sz="0" w:space="0" w:color="auto"/>
                <w:bottom w:val="none" w:sz="0" w:space="0" w:color="auto"/>
                <w:right w:val="none" w:sz="0" w:space="0" w:color="auto"/>
              </w:divBdr>
              <w:divsChild>
                <w:div w:id="8022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6922">
          <w:marLeft w:val="0"/>
          <w:marRight w:val="240"/>
          <w:marTop w:val="0"/>
          <w:marBottom w:val="0"/>
          <w:divBdr>
            <w:top w:val="none" w:sz="0" w:space="0" w:color="auto"/>
            <w:left w:val="none" w:sz="0" w:space="0" w:color="auto"/>
            <w:bottom w:val="none" w:sz="0" w:space="0" w:color="auto"/>
            <w:right w:val="none" w:sz="0" w:space="0" w:color="auto"/>
          </w:divBdr>
          <w:divsChild>
            <w:div w:id="853228630">
              <w:marLeft w:val="0"/>
              <w:marRight w:val="0"/>
              <w:marTop w:val="0"/>
              <w:marBottom w:val="0"/>
              <w:divBdr>
                <w:top w:val="none" w:sz="0" w:space="0" w:color="auto"/>
                <w:left w:val="none" w:sz="0" w:space="0" w:color="auto"/>
                <w:bottom w:val="none" w:sz="0" w:space="0" w:color="auto"/>
                <w:right w:val="none" w:sz="0" w:space="0" w:color="auto"/>
              </w:divBdr>
              <w:divsChild>
                <w:div w:id="19411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0192">
          <w:marLeft w:val="0"/>
          <w:marRight w:val="0"/>
          <w:marTop w:val="750"/>
          <w:marBottom w:val="0"/>
          <w:divBdr>
            <w:top w:val="none" w:sz="0" w:space="0" w:color="auto"/>
            <w:left w:val="none" w:sz="0" w:space="0" w:color="auto"/>
            <w:bottom w:val="none" w:sz="0" w:space="0" w:color="auto"/>
            <w:right w:val="none" w:sz="0" w:space="0" w:color="auto"/>
          </w:divBdr>
          <w:divsChild>
            <w:div w:id="657540820">
              <w:marLeft w:val="0"/>
              <w:marRight w:val="0"/>
              <w:marTop w:val="0"/>
              <w:marBottom w:val="0"/>
              <w:divBdr>
                <w:top w:val="none" w:sz="0" w:space="0" w:color="auto"/>
                <w:left w:val="none" w:sz="0" w:space="0" w:color="auto"/>
                <w:bottom w:val="none" w:sz="0" w:space="0" w:color="auto"/>
                <w:right w:val="none" w:sz="0" w:space="0" w:color="auto"/>
              </w:divBdr>
              <w:divsChild>
                <w:div w:id="321003600">
                  <w:marLeft w:val="0"/>
                  <w:marRight w:val="0"/>
                  <w:marTop w:val="0"/>
                  <w:marBottom w:val="0"/>
                  <w:divBdr>
                    <w:top w:val="none" w:sz="0" w:space="0" w:color="auto"/>
                    <w:left w:val="none" w:sz="0" w:space="0" w:color="auto"/>
                    <w:bottom w:val="none" w:sz="0" w:space="0" w:color="auto"/>
                    <w:right w:val="none" w:sz="0" w:space="0" w:color="auto"/>
                  </w:divBdr>
                  <w:divsChild>
                    <w:div w:id="181136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693441">
      <w:bodyDiv w:val="1"/>
      <w:marLeft w:val="0"/>
      <w:marRight w:val="0"/>
      <w:marTop w:val="0"/>
      <w:marBottom w:val="0"/>
      <w:divBdr>
        <w:top w:val="none" w:sz="0" w:space="0" w:color="auto"/>
        <w:left w:val="none" w:sz="0" w:space="0" w:color="auto"/>
        <w:bottom w:val="none" w:sz="0" w:space="0" w:color="auto"/>
        <w:right w:val="none" w:sz="0" w:space="0" w:color="auto"/>
      </w:divBdr>
      <w:divsChild>
        <w:div w:id="869223815">
          <w:marLeft w:val="0"/>
          <w:marRight w:val="0"/>
          <w:marTop w:val="0"/>
          <w:marBottom w:val="0"/>
          <w:divBdr>
            <w:top w:val="none" w:sz="0" w:space="0" w:color="auto"/>
            <w:left w:val="none" w:sz="0" w:space="0" w:color="auto"/>
            <w:bottom w:val="none" w:sz="0" w:space="0" w:color="auto"/>
            <w:right w:val="none" w:sz="0" w:space="0" w:color="auto"/>
          </w:divBdr>
          <w:divsChild>
            <w:div w:id="863832002">
              <w:marLeft w:val="0"/>
              <w:marRight w:val="0"/>
              <w:marTop w:val="0"/>
              <w:marBottom w:val="0"/>
              <w:divBdr>
                <w:top w:val="none" w:sz="0" w:space="0" w:color="auto"/>
                <w:left w:val="none" w:sz="0" w:space="0" w:color="auto"/>
                <w:bottom w:val="none" w:sz="0" w:space="0" w:color="auto"/>
                <w:right w:val="none" w:sz="0" w:space="0" w:color="auto"/>
              </w:divBdr>
              <w:divsChild>
                <w:div w:id="373693840">
                  <w:marLeft w:val="0"/>
                  <w:marRight w:val="0"/>
                  <w:marTop w:val="0"/>
                  <w:marBottom w:val="0"/>
                  <w:divBdr>
                    <w:top w:val="none" w:sz="0" w:space="0" w:color="auto"/>
                    <w:left w:val="none" w:sz="0" w:space="0" w:color="auto"/>
                    <w:bottom w:val="none" w:sz="0" w:space="0" w:color="auto"/>
                    <w:right w:val="none" w:sz="0" w:space="0" w:color="auto"/>
                  </w:divBdr>
                  <w:divsChild>
                    <w:div w:id="1406801311">
                      <w:marLeft w:val="0"/>
                      <w:marRight w:val="0"/>
                      <w:marTop w:val="0"/>
                      <w:marBottom w:val="0"/>
                      <w:divBdr>
                        <w:top w:val="none" w:sz="0" w:space="0" w:color="auto"/>
                        <w:left w:val="none" w:sz="0" w:space="0" w:color="auto"/>
                        <w:bottom w:val="none" w:sz="0" w:space="0" w:color="auto"/>
                        <w:right w:val="none" w:sz="0" w:space="0" w:color="auto"/>
                      </w:divBdr>
                      <w:divsChild>
                        <w:div w:id="786656823">
                          <w:marLeft w:val="0"/>
                          <w:marRight w:val="0"/>
                          <w:marTop w:val="0"/>
                          <w:marBottom w:val="0"/>
                          <w:divBdr>
                            <w:top w:val="none" w:sz="0" w:space="0" w:color="auto"/>
                            <w:left w:val="none" w:sz="0" w:space="0" w:color="auto"/>
                            <w:bottom w:val="none" w:sz="0" w:space="0" w:color="auto"/>
                            <w:right w:val="none" w:sz="0" w:space="0" w:color="auto"/>
                          </w:divBdr>
                          <w:divsChild>
                            <w:div w:id="678501946">
                              <w:marLeft w:val="0"/>
                              <w:marRight w:val="0"/>
                              <w:marTop w:val="0"/>
                              <w:marBottom w:val="0"/>
                              <w:divBdr>
                                <w:top w:val="none" w:sz="0" w:space="0" w:color="auto"/>
                                <w:left w:val="none" w:sz="0" w:space="0" w:color="auto"/>
                                <w:bottom w:val="none" w:sz="0" w:space="0" w:color="auto"/>
                                <w:right w:val="none" w:sz="0" w:space="0" w:color="auto"/>
                              </w:divBdr>
                              <w:divsChild>
                                <w:div w:id="653410463">
                                  <w:marLeft w:val="0"/>
                                  <w:marRight w:val="0"/>
                                  <w:marTop w:val="0"/>
                                  <w:marBottom w:val="0"/>
                                  <w:divBdr>
                                    <w:top w:val="none" w:sz="0" w:space="0" w:color="auto"/>
                                    <w:left w:val="none" w:sz="0" w:space="0" w:color="auto"/>
                                    <w:bottom w:val="none" w:sz="0" w:space="0" w:color="auto"/>
                                    <w:right w:val="none" w:sz="0" w:space="0" w:color="auto"/>
                                  </w:divBdr>
                                  <w:divsChild>
                                    <w:div w:id="1823042128">
                                      <w:marLeft w:val="0"/>
                                      <w:marRight w:val="0"/>
                                      <w:marTop w:val="0"/>
                                      <w:marBottom w:val="0"/>
                                      <w:divBdr>
                                        <w:top w:val="none" w:sz="0" w:space="0" w:color="auto"/>
                                        <w:left w:val="none" w:sz="0" w:space="0" w:color="auto"/>
                                        <w:bottom w:val="none" w:sz="0" w:space="0" w:color="auto"/>
                                        <w:right w:val="none" w:sz="0" w:space="0" w:color="auto"/>
                                      </w:divBdr>
                                      <w:divsChild>
                                        <w:div w:id="552421671">
                                          <w:marLeft w:val="0"/>
                                          <w:marRight w:val="0"/>
                                          <w:marTop w:val="0"/>
                                          <w:marBottom w:val="0"/>
                                          <w:divBdr>
                                            <w:top w:val="none" w:sz="0" w:space="0" w:color="auto"/>
                                            <w:left w:val="none" w:sz="0" w:space="0" w:color="auto"/>
                                            <w:bottom w:val="none" w:sz="0" w:space="0" w:color="auto"/>
                                            <w:right w:val="none" w:sz="0" w:space="0" w:color="auto"/>
                                          </w:divBdr>
                                          <w:divsChild>
                                            <w:div w:id="1456406619">
                                              <w:marLeft w:val="0"/>
                                              <w:marRight w:val="0"/>
                                              <w:marTop w:val="0"/>
                                              <w:marBottom w:val="0"/>
                                              <w:divBdr>
                                                <w:top w:val="none" w:sz="0" w:space="0" w:color="auto"/>
                                                <w:left w:val="none" w:sz="0" w:space="0" w:color="auto"/>
                                                <w:bottom w:val="none" w:sz="0" w:space="0" w:color="auto"/>
                                                <w:right w:val="none" w:sz="0" w:space="0" w:color="auto"/>
                                              </w:divBdr>
                                              <w:divsChild>
                                                <w:div w:id="1659263784">
                                                  <w:marLeft w:val="0"/>
                                                  <w:marRight w:val="0"/>
                                                  <w:marTop w:val="0"/>
                                                  <w:marBottom w:val="0"/>
                                                  <w:divBdr>
                                                    <w:top w:val="none" w:sz="0" w:space="0" w:color="auto"/>
                                                    <w:left w:val="none" w:sz="0" w:space="0" w:color="auto"/>
                                                    <w:bottom w:val="none" w:sz="0" w:space="0" w:color="auto"/>
                                                    <w:right w:val="none" w:sz="0" w:space="0" w:color="auto"/>
                                                  </w:divBdr>
                                                  <w:divsChild>
                                                    <w:div w:id="608783061">
                                                      <w:marLeft w:val="0"/>
                                                      <w:marRight w:val="0"/>
                                                      <w:marTop w:val="0"/>
                                                      <w:marBottom w:val="0"/>
                                                      <w:divBdr>
                                                        <w:top w:val="none" w:sz="0" w:space="0" w:color="auto"/>
                                                        <w:left w:val="none" w:sz="0" w:space="0" w:color="auto"/>
                                                        <w:bottom w:val="none" w:sz="0" w:space="0" w:color="auto"/>
                                                        <w:right w:val="none" w:sz="0" w:space="0" w:color="auto"/>
                                                      </w:divBdr>
                                                      <w:divsChild>
                                                        <w:div w:id="675041110">
                                                          <w:marLeft w:val="0"/>
                                                          <w:marRight w:val="0"/>
                                                          <w:marTop w:val="0"/>
                                                          <w:marBottom w:val="0"/>
                                                          <w:divBdr>
                                                            <w:top w:val="none" w:sz="0" w:space="0" w:color="auto"/>
                                                            <w:left w:val="none" w:sz="0" w:space="0" w:color="auto"/>
                                                            <w:bottom w:val="none" w:sz="0" w:space="0" w:color="auto"/>
                                                            <w:right w:val="none" w:sz="0" w:space="0" w:color="auto"/>
                                                          </w:divBdr>
                                                          <w:divsChild>
                                                            <w:div w:id="812409131">
                                                              <w:marLeft w:val="0"/>
                                                              <w:marRight w:val="0"/>
                                                              <w:marTop w:val="0"/>
                                                              <w:marBottom w:val="0"/>
                                                              <w:divBdr>
                                                                <w:top w:val="none" w:sz="0" w:space="0" w:color="auto"/>
                                                                <w:left w:val="none" w:sz="0" w:space="0" w:color="auto"/>
                                                                <w:bottom w:val="none" w:sz="0" w:space="0" w:color="auto"/>
                                                                <w:right w:val="none" w:sz="0" w:space="0" w:color="auto"/>
                                                              </w:divBdr>
                                                              <w:divsChild>
                                                                <w:div w:id="1744374309">
                                                                  <w:marLeft w:val="0"/>
                                                                  <w:marRight w:val="0"/>
                                                                  <w:marTop w:val="0"/>
                                                                  <w:marBottom w:val="0"/>
                                                                  <w:divBdr>
                                                                    <w:top w:val="none" w:sz="0" w:space="0" w:color="auto"/>
                                                                    <w:left w:val="none" w:sz="0" w:space="0" w:color="auto"/>
                                                                    <w:bottom w:val="none" w:sz="0" w:space="0" w:color="auto"/>
                                                                    <w:right w:val="none" w:sz="0" w:space="0" w:color="auto"/>
                                                                  </w:divBdr>
                                                                  <w:divsChild>
                                                                    <w:div w:id="4830078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00459270">
                                                              <w:marLeft w:val="0"/>
                                                              <w:marRight w:val="0"/>
                                                              <w:marTop w:val="0"/>
                                                              <w:marBottom w:val="0"/>
                                                              <w:divBdr>
                                                                <w:top w:val="none" w:sz="0" w:space="0" w:color="auto"/>
                                                                <w:left w:val="none" w:sz="0" w:space="0" w:color="auto"/>
                                                                <w:bottom w:val="none" w:sz="0" w:space="0" w:color="auto"/>
                                                                <w:right w:val="none" w:sz="0" w:space="0" w:color="auto"/>
                                                              </w:divBdr>
                                                              <w:divsChild>
                                                                <w:div w:id="1570774360">
                                                                  <w:marLeft w:val="0"/>
                                                                  <w:marRight w:val="0"/>
                                                                  <w:marTop w:val="0"/>
                                                                  <w:marBottom w:val="0"/>
                                                                  <w:divBdr>
                                                                    <w:top w:val="none" w:sz="0" w:space="0" w:color="auto"/>
                                                                    <w:left w:val="none" w:sz="0" w:space="0" w:color="auto"/>
                                                                    <w:bottom w:val="none" w:sz="0" w:space="0" w:color="auto"/>
                                                                    <w:right w:val="none" w:sz="0" w:space="0" w:color="auto"/>
                                                                  </w:divBdr>
                                                                  <w:divsChild>
                                                                    <w:div w:id="14429206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6697917">
                                                              <w:marLeft w:val="0"/>
                                                              <w:marRight w:val="0"/>
                                                              <w:marTop w:val="0"/>
                                                              <w:marBottom w:val="0"/>
                                                              <w:divBdr>
                                                                <w:top w:val="none" w:sz="0" w:space="0" w:color="auto"/>
                                                                <w:left w:val="none" w:sz="0" w:space="0" w:color="auto"/>
                                                                <w:bottom w:val="none" w:sz="0" w:space="0" w:color="auto"/>
                                                                <w:right w:val="none" w:sz="0" w:space="0" w:color="auto"/>
                                                              </w:divBdr>
                                                              <w:divsChild>
                                                                <w:div w:id="602494755">
                                                                  <w:marLeft w:val="0"/>
                                                                  <w:marRight w:val="0"/>
                                                                  <w:marTop w:val="0"/>
                                                                  <w:marBottom w:val="0"/>
                                                                  <w:divBdr>
                                                                    <w:top w:val="none" w:sz="0" w:space="0" w:color="auto"/>
                                                                    <w:left w:val="none" w:sz="0" w:space="0" w:color="auto"/>
                                                                    <w:bottom w:val="none" w:sz="0" w:space="0" w:color="auto"/>
                                                                    <w:right w:val="none" w:sz="0" w:space="0" w:color="auto"/>
                                                                  </w:divBdr>
                                                                  <w:divsChild>
                                                                    <w:div w:id="348604581">
                                                                      <w:marLeft w:val="-420"/>
                                                                      <w:marRight w:val="0"/>
                                                                      <w:marTop w:val="0"/>
                                                                      <w:marBottom w:val="0"/>
                                                                      <w:divBdr>
                                                                        <w:top w:val="none" w:sz="0" w:space="0" w:color="auto"/>
                                                                        <w:left w:val="none" w:sz="0" w:space="0" w:color="auto"/>
                                                                        <w:bottom w:val="none" w:sz="0" w:space="0" w:color="auto"/>
                                                                        <w:right w:val="none" w:sz="0" w:space="0" w:color="auto"/>
                                                                      </w:divBdr>
                                                                      <w:divsChild>
                                                                        <w:div w:id="162362723">
                                                                          <w:marLeft w:val="0"/>
                                                                          <w:marRight w:val="0"/>
                                                                          <w:marTop w:val="0"/>
                                                                          <w:marBottom w:val="0"/>
                                                                          <w:divBdr>
                                                                            <w:top w:val="none" w:sz="0" w:space="0" w:color="auto"/>
                                                                            <w:left w:val="none" w:sz="0" w:space="0" w:color="auto"/>
                                                                            <w:bottom w:val="none" w:sz="0" w:space="0" w:color="auto"/>
                                                                            <w:right w:val="none" w:sz="0" w:space="0" w:color="auto"/>
                                                                          </w:divBdr>
                                                                          <w:divsChild>
                                                                            <w:div w:id="55933884">
                                                                              <w:marLeft w:val="0"/>
                                                                              <w:marRight w:val="0"/>
                                                                              <w:marTop w:val="0"/>
                                                                              <w:marBottom w:val="0"/>
                                                                              <w:divBdr>
                                                                                <w:top w:val="none" w:sz="0" w:space="0" w:color="auto"/>
                                                                                <w:left w:val="none" w:sz="0" w:space="0" w:color="auto"/>
                                                                                <w:bottom w:val="none" w:sz="0" w:space="0" w:color="auto"/>
                                                                                <w:right w:val="none" w:sz="0" w:space="0" w:color="auto"/>
                                                                              </w:divBdr>
                                                                              <w:divsChild>
                                                                                <w:div w:id="1487625355">
                                                                                  <w:marLeft w:val="0"/>
                                                                                  <w:marRight w:val="0"/>
                                                                                  <w:marTop w:val="0"/>
                                                                                  <w:marBottom w:val="0"/>
                                                                                  <w:divBdr>
                                                                                    <w:top w:val="none" w:sz="0" w:space="0" w:color="auto"/>
                                                                                    <w:left w:val="none" w:sz="0" w:space="0" w:color="auto"/>
                                                                                    <w:bottom w:val="none" w:sz="0" w:space="0" w:color="auto"/>
                                                                                    <w:right w:val="none" w:sz="0" w:space="0" w:color="auto"/>
                                                                                  </w:divBdr>
                                                                                </w:div>
                                                                                <w:div w:id="19808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99761">
                                                                      <w:marLeft w:val="-420"/>
                                                                      <w:marRight w:val="0"/>
                                                                      <w:marTop w:val="0"/>
                                                                      <w:marBottom w:val="0"/>
                                                                      <w:divBdr>
                                                                        <w:top w:val="none" w:sz="0" w:space="0" w:color="auto"/>
                                                                        <w:left w:val="none" w:sz="0" w:space="0" w:color="auto"/>
                                                                        <w:bottom w:val="none" w:sz="0" w:space="0" w:color="auto"/>
                                                                        <w:right w:val="none" w:sz="0" w:space="0" w:color="auto"/>
                                                                      </w:divBdr>
                                                                      <w:divsChild>
                                                                        <w:div w:id="592326425">
                                                                          <w:marLeft w:val="0"/>
                                                                          <w:marRight w:val="0"/>
                                                                          <w:marTop w:val="0"/>
                                                                          <w:marBottom w:val="0"/>
                                                                          <w:divBdr>
                                                                            <w:top w:val="none" w:sz="0" w:space="0" w:color="auto"/>
                                                                            <w:left w:val="none" w:sz="0" w:space="0" w:color="auto"/>
                                                                            <w:bottom w:val="none" w:sz="0" w:space="0" w:color="auto"/>
                                                                            <w:right w:val="none" w:sz="0" w:space="0" w:color="auto"/>
                                                                          </w:divBdr>
                                                                          <w:divsChild>
                                                                            <w:div w:id="709651448">
                                                                              <w:marLeft w:val="0"/>
                                                                              <w:marRight w:val="0"/>
                                                                              <w:marTop w:val="0"/>
                                                                              <w:marBottom w:val="0"/>
                                                                              <w:divBdr>
                                                                                <w:top w:val="none" w:sz="0" w:space="0" w:color="auto"/>
                                                                                <w:left w:val="none" w:sz="0" w:space="0" w:color="auto"/>
                                                                                <w:bottom w:val="none" w:sz="0" w:space="0" w:color="auto"/>
                                                                                <w:right w:val="none" w:sz="0" w:space="0" w:color="auto"/>
                                                                              </w:divBdr>
                                                                              <w:divsChild>
                                                                                <w:div w:id="2134135754">
                                                                                  <w:marLeft w:val="0"/>
                                                                                  <w:marRight w:val="0"/>
                                                                                  <w:marTop w:val="0"/>
                                                                                  <w:marBottom w:val="0"/>
                                                                                  <w:divBdr>
                                                                                    <w:top w:val="none" w:sz="0" w:space="0" w:color="auto"/>
                                                                                    <w:left w:val="none" w:sz="0" w:space="0" w:color="auto"/>
                                                                                    <w:bottom w:val="none" w:sz="0" w:space="0" w:color="auto"/>
                                                                                    <w:right w:val="none" w:sz="0" w:space="0" w:color="auto"/>
                                                                                  </w:divBdr>
                                                                                </w:div>
                                                                                <w:div w:id="970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879568">
                                                                      <w:marLeft w:val="-420"/>
                                                                      <w:marRight w:val="0"/>
                                                                      <w:marTop w:val="0"/>
                                                                      <w:marBottom w:val="0"/>
                                                                      <w:divBdr>
                                                                        <w:top w:val="none" w:sz="0" w:space="0" w:color="auto"/>
                                                                        <w:left w:val="none" w:sz="0" w:space="0" w:color="auto"/>
                                                                        <w:bottom w:val="none" w:sz="0" w:space="0" w:color="auto"/>
                                                                        <w:right w:val="none" w:sz="0" w:space="0" w:color="auto"/>
                                                                      </w:divBdr>
                                                                      <w:divsChild>
                                                                        <w:div w:id="4677261">
                                                                          <w:marLeft w:val="0"/>
                                                                          <w:marRight w:val="0"/>
                                                                          <w:marTop w:val="0"/>
                                                                          <w:marBottom w:val="0"/>
                                                                          <w:divBdr>
                                                                            <w:top w:val="none" w:sz="0" w:space="0" w:color="auto"/>
                                                                            <w:left w:val="none" w:sz="0" w:space="0" w:color="auto"/>
                                                                            <w:bottom w:val="none" w:sz="0" w:space="0" w:color="auto"/>
                                                                            <w:right w:val="none" w:sz="0" w:space="0" w:color="auto"/>
                                                                          </w:divBdr>
                                                                          <w:divsChild>
                                                                            <w:div w:id="487750531">
                                                                              <w:marLeft w:val="0"/>
                                                                              <w:marRight w:val="0"/>
                                                                              <w:marTop w:val="0"/>
                                                                              <w:marBottom w:val="0"/>
                                                                              <w:divBdr>
                                                                                <w:top w:val="none" w:sz="0" w:space="0" w:color="auto"/>
                                                                                <w:left w:val="none" w:sz="0" w:space="0" w:color="auto"/>
                                                                                <w:bottom w:val="none" w:sz="0" w:space="0" w:color="auto"/>
                                                                                <w:right w:val="none" w:sz="0" w:space="0" w:color="auto"/>
                                                                              </w:divBdr>
                                                                              <w:divsChild>
                                                                                <w:div w:id="1237282154">
                                                                                  <w:marLeft w:val="0"/>
                                                                                  <w:marRight w:val="0"/>
                                                                                  <w:marTop w:val="0"/>
                                                                                  <w:marBottom w:val="0"/>
                                                                                  <w:divBdr>
                                                                                    <w:top w:val="none" w:sz="0" w:space="0" w:color="auto"/>
                                                                                    <w:left w:val="none" w:sz="0" w:space="0" w:color="auto"/>
                                                                                    <w:bottom w:val="none" w:sz="0" w:space="0" w:color="auto"/>
                                                                                    <w:right w:val="none" w:sz="0" w:space="0" w:color="auto"/>
                                                                                  </w:divBdr>
                                                                                </w:div>
                                                                                <w:div w:id="42869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21574">
                                                                      <w:marLeft w:val="-420"/>
                                                                      <w:marRight w:val="0"/>
                                                                      <w:marTop w:val="0"/>
                                                                      <w:marBottom w:val="0"/>
                                                                      <w:divBdr>
                                                                        <w:top w:val="none" w:sz="0" w:space="0" w:color="auto"/>
                                                                        <w:left w:val="none" w:sz="0" w:space="0" w:color="auto"/>
                                                                        <w:bottom w:val="none" w:sz="0" w:space="0" w:color="auto"/>
                                                                        <w:right w:val="none" w:sz="0" w:space="0" w:color="auto"/>
                                                                      </w:divBdr>
                                                                      <w:divsChild>
                                                                        <w:div w:id="513153841">
                                                                          <w:marLeft w:val="0"/>
                                                                          <w:marRight w:val="0"/>
                                                                          <w:marTop w:val="0"/>
                                                                          <w:marBottom w:val="0"/>
                                                                          <w:divBdr>
                                                                            <w:top w:val="none" w:sz="0" w:space="0" w:color="auto"/>
                                                                            <w:left w:val="none" w:sz="0" w:space="0" w:color="auto"/>
                                                                            <w:bottom w:val="none" w:sz="0" w:space="0" w:color="auto"/>
                                                                            <w:right w:val="none" w:sz="0" w:space="0" w:color="auto"/>
                                                                          </w:divBdr>
                                                                          <w:divsChild>
                                                                            <w:div w:id="576865319">
                                                                              <w:marLeft w:val="0"/>
                                                                              <w:marRight w:val="0"/>
                                                                              <w:marTop w:val="0"/>
                                                                              <w:marBottom w:val="0"/>
                                                                              <w:divBdr>
                                                                                <w:top w:val="none" w:sz="0" w:space="0" w:color="auto"/>
                                                                                <w:left w:val="none" w:sz="0" w:space="0" w:color="auto"/>
                                                                                <w:bottom w:val="none" w:sz="0" w:space="0" w:color="auto"/>
                                                                                <w:right w:val="none" w:sz="0" w:space="0" w:color="auto"/>
                                                                              </w:divBdr>
                                                                              <w:divsChild>
                                                                                <w:div w:id="1790080960">
                                                                                  <w:marLeft w:val="0"/>
                                                                                  <w:marRight w:val="0"/>
                                                                                  <w:marTop w:val="0"/>
                                                                                  <w:marBottom w:val="0"/>
                                                                                  <w:divBdr>
                                                                                    <w:top w:val="none" w:sz="0" w:space="0" w:color="auto"/>
                                                                                    <w:left w:val="none" w:sz="0" w:space="0" w:color="auto"/>
                                                                                    <w:bottom w:val="none" w:sz="0" w:space="0" w:color="auto"/>
                                                                                    <w:right w:val="none" w:sz="0" w:space="0" w:color="auto"/>
                                                                                  </w:divBdr>
                                                                                </w:div>
                                                                                <w:div w:id="8178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420482">
                                                  <w:marLeft w:val="0"/>
                                                  <w:marRight w:val="0"/>
                                                  <w:marTop w:val="0"/>
                                                  <w:marBottom w:val="0"/>
                                                  <w:divBdr>
                                                    <w:top w:val="none" w:sz="0" w:space="0" w:color="auto"/>
                                                    <w:left w:val="none" w:sz="0" w:space="0" w:color="auto"/>
                                                    <w:bottom w:val="none" w:sz="0" w:space="0" w:color="auto"/>
                                                    <w:right w:val="none" w:sz="0" w:space="0" w:color="auto"/>
                                                  </w:divBdr>
                                                  <w:divsChild>
                                                    <w:div w:id="1792938792">
                                                      <w:marLeft w:val="0"/>
                                                      <w:marRight w:val="0"/>
                                                      <w:marTop w:val="0"/>
                                                      <w:marBottom w:val="0"/>
                                                      <w:divBdr>
                                                        <w:top w:val="none" w:sz="0" w:space="0" w:color="auto"/>
                                                        <w:left w:val="none" w:sz="0" w:space="0" w:color="auto"/>
                                                        <w:bottom w:val="none" w:sz="0" w:space="0" w:color="auto"/>
                                                        <w:right w:val="none" w:sz="0" w:space="0" w:color="auto"/>
                                                      </w:divBdr>
                                                      <w:divsChild>
                                                        <w:div w:id="868879674">
                                                          <w:marLeft w:val="0"/>
                                                          <w:marRight w:val="0"/>
                                                          <w:marTop w:val="0"/>
                                                          <w:marBottom w:val="0"/>
                                                          <w:divBdr>
                                                            <w:top w:val="none" w:sz="0" w:space="0" w:color="auto"/>
                                                            <w:left w:val="none" w:sz="0" w:space="0" w:color="auto"/>
                                                            <w:bottom w:val="none" w:sz="0" w:space="0" w:color="auto"/>
                                                            <w:right w:val="none" w:sz="0" w:space="0" w:color="auto"/>
                                                          </w:divBdr>
                                                          <w:divsChild>
                                                            <w:div w:id="1290942386">
                                                              <w:marLeft w:val="0"/>
                                                              <w:marRight w:val="0"/>
                                                              <w:marTop w:val="0"/>
                                                              <w:marBottom w:val="0"/>
                                                              <w:divBdr>
                                                                <w:top w:val="none" w:sz="0" w:space="0" w:color="auto"/>
                                                                <w:left w:val="none" w:sz="0" w:space="0" w:color="auto"/>
                                                                <w:bottom w:val="none" w:sz="0" w:space="0" w:color="auto"/>
                                                                <w:right w:val="none" w:sz="0" w:space="0" w:color="auto"/>
                                                              </w:divBdr>
                                                              <w:divsChild>
                                                                <w:div w:id="1293099356">
                                                                  <w:marLeft w:val="0"/>
                                                                  <w:marRight w:val="0"/>
                                                                  <w:marTop w:val="0"/>
                                                                  <w:marBottom w:val="300"/>
                                                                  <w:divBdr>
                                                                    <w:top w:val="none" w:sz="0" w:space="0" w:color="auto"/>
                                                                    <w:left w:val="none" w:sz="0" w:space="0" w:color="auto"/>
                                                                    <w:bottom w:val="none" w:sz="0" w:space="0" w:color="auto"/>
                                                                    <w:right w:val="none" w:sz="0" w:space="0" w:color="auto"/>
                                                                  </w:divBdr>
                                                                  <w:divsChild>
                                                                    <w:div w:id="916013533">
                                                                      <w:marLeft w:val="0"/>
                                                                      <w:marRight w:val="0"/>
                                                                      <w:marTop w:val="0"/>
                                                                      <w:marBottom w:val="0"/>
                                                                      <w:divBdr>
                                                                        <w:top w:val="none" w:sz="0" w:space="0" w:color="auto"/>
                                                                        <w:left w:val="none" w:sz="0" w:space="0" w:color="auto"/>
                                                                        <w:bottom w:val="none" w:sz="0" w:space="0" w:color="auto"/>
                                                                        <w:right w:val="none" w:sz="0" w:space="0" w:color="auto"/>
                                                                      </w:divBdr>
                                                                      <w:divsChild>
                                                                        <w:div w:id="862399309">
                                                                          <w:marLeft w:val="0"/>
                                                                          <w:marRight w:val="0"/>
                                                                          <w:marTop w:val="0"/>
                                                                          <w:marBottom w:val="0"/>
                                                                          <w:divBdr>
                                                                            <w:top w:val="none" w:sz="0" w:space="0" w:color="auto"/>
                                                                            <w:left w:val="none" w:sz="0" w:space="0" w:color="auto"/>
                                                                            <w:bottom w:val="none" w:sz="0" w:space="0" w:color="auto"/>
                                                                            <w:right w:val="none" w:sz="0" w:space="0" w:color="auto"/>
                                                                          </w:divBdr>
                                                                          <w:divsChild>
                                                                            <w:div w:id="389306412">
                                                                              <w:marLeft w:val="0"/>
                                                                              <w:marRight w:val="0"/>
                                                                              <w:marTop w:val="0"/>
                                                                              <w:marBottom w:val="0"/>
                                                                              <w:divBdr>
                                                                                <w:top w:val="none" w:sz="0" w:space="0" w:color="auto"/>
                                                                                <w:left w:val="none" w:sz="0" w:space="0" w:color="auto"/>
                                                                                <w:bottom w:val="none" w:sz="0" w:space="0" w:color="auto"/>
                                                                                <w:right w:val="none" w:sz="0" w:space="0" w:color="auto"/>
                                                                              </w:divBdr>
                                                                              <w:divsChild>
                                                                                <w:div w:id="2052653126">
                                                                                  <w:marLeft w:val="0"/>
                                                                                  <w:marRight w:val="0"/>
                                                                                  <w:marTop w:val="0"/>
                                                                                  <w:marBottom w:val="0"/>
                                                                                  <w:divBdr>
                                                                                    <w:top w:val="none" w:sz="0" w:space="0" w:color="auto"/>
                                                                                    <w:left w:val="none" w:sz="0" w:space="0" w:color="auto"/>
                                                                                    <w:bottom w:val="none" w:sz="0" w:space="0" w:color="auto"/>
                                                                                    <w:right w:val="none" w:sz="0" w:space="0" w:color="auto"/>
                                                                                  </w:divBdr>
                                                                                  <w:divsChild>
                                                                                    <w:div w:id="1502624979">
                                                                                      <w:marLeft w:val="0"/>
                                                                                      <w:marRight w:val="0"/>
                                                                                      <w:marTop w:val="0"/>
                                                                                      <w:marBottom w:val="0"/>
                                                                                      <w:divBdr>
                                                                                        <w:top w:val="none" w:sz="0" w:space="0" w:color="auto"/>
                                                                                        <w:left w:val="none" w:sz="0" w:space="0" w:color="auto"/>
                                                                                        <w:bottom w:val="none" w:sz="0" w:space="0" w:color="auto"/>
                                                                                        <w:right w:val="none" w:sz="0" w:space="0" w:color="auto"/>
                                                                                      </w:divBdr>
                                                                                      <w:divsChild>
                                                                                        <w:div w:id="165949912">
                                                                                          <w:marLeft w:val="0"/>
                                                                                          <w:marRight w:val="0"/>
                                                                                          <w:marTop w:val="0"/>
                                                                                          <w:marBottom w:val="0"/>
                                                                                          <w:divBdr>
                                                                                            <w:top w:val="none" w:sz="0" w:space="0" w:color="auto"/>
                                                                                            <w:left w:val="none" w:sz="0" w:space="0" w:color="auto"/>
                                                                                            <w:bottom w:val="none" w:sz="0" w:space="0" w:color="auto"/>
                                                                                            <w:right w:val="none" w:sz="0" w:space="0" w:color="auto"/>
                                                                                          </w:divBdr>
                                                                                          <w:divsChild>
                                                                                            <w:div w:id="513501548">
                                                                                              <w:marLeft w:val="0"/>
                                                                                              <w:marRight w:val="0"/>
                                                                                              <w:marTop w:val="0"/>
                                                                                              <w:marBottom w:val="60"/>
                                                                                              <w:divBdr>
                                                                                                <w:top w:val="none" w:sz="0" w:space="0" w:color="auto"/>
                                                                                                <w:left w:val="none" w:sz="0" w:space="0" w:color="auto"/>
                                                                                                <w:bottom w:val="none" w:sz="0" w:space="0" w:color="auto"/>
                                                                                                <w:right w:val="none" w:sz="0" w:space="0" w:color="auto"/>
                                                                                              </w:divBdr>
                                                                                            </w:div>
                                                                                            <w:div w:id="213740122">
                                                                                              <w:marLeft w:val="0"/>
                                                                                              <w:marRight w:val="0"/>
                                                                                              <w:marTop w:val="0"/>
                                                                                              <w:marBottom w:val="120"/>
                                                                                              <w:divBdr>
                                                                                                <w:top w:val="none" w:sz="0" w:space="0" w:color="auto"/>
                                                                                                <w:left w:val="none" w:sz="0" w:space="0" w:color="auto"/>
                                                                                                <w:bottom w:val="none" w:sz="0" w:space="0" w:color="auto"/>
                                                                                                <w:right w:val="none" w:sz="0" w:space="0" w:color="auto"/>
                                                                                              </w:divBdr>
                                                                                            </w:div>
                                                                                            <w:div w:id="1736854016">
                                                                                              <w:marLeft w:val="0"/>
                                                                                              <w:marRight w:val="0"/>
                                                                                              <w:marTop w:val="0"/>
                                                                                              <w:marBottom w:val="0"/>
                                                                                              <w:divBdr>
                                                                                                <w:top w:val="none" w:sz="0" w:space="0" w:color="auto"/>
                                                                                                <w:left w:val="none" w:sz="0" w:space="0" w:color="auto"/>
                                                                                                <w:bottom w:val="none" w:sz="0" w:space="0" w:color="auto"/>
                                                                                                <w:right w:val="none" w:sz="0" w:space="0" w:color="auto"/>
                                                                                              </w:divBdr>
                                                                                              <w:divsChild>
                                                                                                <w:div w:id="925381068">
                                                                                                  <w:marLeft w:val="0"/>
                                                                                                  <w:marRight w:val="0"/>
                                                                                                  <w:marTop w:val="0"/>
                                                                                                  <w:marBottom w:val="0"/>
                                                                                                  <w:divBdr>
                                                                                                    <w:top w:val="none" w:sz="0" w:space="0" w:color="auto"/>
                                                                                                    <w:left w:val="none" w:sz="0" w:space="0" w:color="auto"/>
                                                                                                    <w:bottom w:val="none" w:sz="0" w:space="0" w:color="auto"/>
                                                                                                    <w:right w:val="none" w:sz="0" w:space="0" w:color="auto"/>
                                                                                                  </w:divBdr>
                                                                                                  <w:divsChild>
                                                                                                    <w:div w:id="1518881185">
                                                                                                      <w:marLeft w:val="0"/>
                                                                                                      <w:marRight w:val="0"/>
                                                                                                      <w:marTop w:val="0"/>
                                                                                                      <w:marBottom w:val="0"/>
                                                                                                      <w:divBdr>
                                                                                                        <w:top w:val="none" w:sz="0" w:space="0" w:color="auto"/>
                                                                                                        <w:left w:val="none" w:sz="0" w:space="0" w:color="auto"/>
                                                                                                        <w:bottom w:val="none" w:sz="0" w:space="0" w:color="auto"/>
                                                                                                        <w:right w:val="none" w:sz="0" w:space="0" w:color="auto"/>
                                                                                                      </w:divBdr>
                                                                                                      <w:divsChild>
                                                                                                        <w:div w:id="160700296">
                                                                                                          <w:marLeft w:val="0"/>
                                                                                                          <w:marRight w:val="0"/>
                                                                                                          <w:marTop w:val="0"/>
                                                                                                          <w:marBottom w:val="0"/>
                                                                                                          <w:divBdr>
                                                                                                            <w:top w:val="none" w:sz="0" w:space="0" w:color="auto"/>
                                                                                                            <w:left w:val="none" w:sz="0" w:space="0" w:color="auto"/>
                                                                                                            <w:bottom w:val="none" w:sz="0" w:space="0" w:color="auto"/>
                                                                                                            <w:right w:val="none" w:sz="0" w:space="0" w:color="auto"/>
                                                                                                          </w:divBdr>
                                                                                                          <w:divsChild>
                                                                                                            <w:div w:id="278145614">
                                                                                                              <w:marLeft w:val="0"/>
                                                                                                              <w:marRight w:val="0"/>
                                                                                                              <w:marTop w:val="0"/>
                                                                                                              <w:marBottom w:val="0"/>
                                                                                                              <w:divBdr>
                                                                                                                <w:top w:val="none" w:sz="0" w:space="0" w:color="auto"/>
                                                                                                                <w:left w:val="none" w:sz="0" w:space="0" w:color="auto"/>
                                                                                                                <w:bottom w:val="none" w:sz="0" w:space="0" w:color="auto"/>
                                                                                                                <w:right w:val="none" w:sz="0" w:space="0" w:color="auto"/>
                                                                                                              </w:divBdr>
                                                                                                              <w:divsChild>
                                                                                                                <w:div w:id="6022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6936">
                                                                                                          <w:marLeft w:val="90"/>
                                                                                                          <w:marRight w:val="0"/>
                                                                                                          <w:marTop w:val="0"/>
                                                                                                          <w:marBottom w:val="0"/>
                                                                                                          <w:divBdr>
                                                                                                            <w:top w:val="none" w:sz="0" w:space="0" w:color="auto"/>
                                                                                                            <w:left w:val="none" w:sz="0" w:space="0" w:color="auto"/>
                                                                                                            <w:bottom w:val="none" w:sz="0" w:space="0" w:color="auto"/>
                                                                                                            <w:right w:val="none" w:sz="0" w:space="0" w:color="auto"/>
                                                                                                          </w:divBdr>
                                                                                                          <w:divsChild>
                                                                                                            <w:div w:id="107874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337232">
                                                                                          <w:marLeft w:val="0"/>
                                                                                          <w:marRight w:val="0"/>
                                                                                          <w:marTop w:val="0"/>
                                                                                          <w:marBottom w:val="0"/>
                                                                                          <w:divBdr>
                                                                                            <w:top w:val="none" w:sz="0" w:space="0" w:color="auto"/>
                                                                                            <w:left w:val="none" w:sz="0" w:space="0" w:color="auto"/>
                                                                                            <w:bottom w:val="none" w:sz="0" w:space="0" w:color="auto"/>
                                                                                            <w:right w:val="none" w:sz="0" w:space="0" w:color="auto"/>
                                                                                          </w:divBdr>
                                                                                          <w:divsChild>
                                                                                            <w:div w:id="1432894862">
                                                                                              <w:marLeft w:val="0"/>
                                                                                              <w:marRight w:val="0"/>
                                                                                              <w:marTop w:val="0"/>
                                                                                              <w:marBottom w:val="60"/>
                                                                                              <w:divBdr>
                                                                                                <w:top w:val="none" w:sz="0" w:space="0" w:color="auto"/>
                                                                                                <w:left w:val="none" w:sz="0" w:space="0" w:color="auto"/>
                                                                                                <w:bottom w:val="none" w:sz="0" w:space="0" w:color="auto"/>
                                                                                                <w:right w:val="none" w:sz="0" w:space="0" w:color="auto"/>
                                                                                              </w:divBdr>
                                                                                            </w:div>
                                                                                            <w:div w:id="2022582009">
                                                                                              <w:marLeft w:val="0"/>
                                                                                              <w:marRight w:val="0"/>
                                                                                              <w:marTop w:val="0"/>
                                                                                              <w:marBottom w:val="120"/>
                                                                                              <w:divBdr>
                                                                                                <w:top w:val="none" w:sz="0" w:space="0" w:color="auto"/>
                                                                                                <w:left w:val="none" w:sz="0" w:space="0" w:color="auto"/>
                                                                                                <w:bottom w:val="none" w:sz="0" w:space="0" w:color="auto"/>
                                                                                                <w:right w:val="none" w:sz="0" w:space="0" w:color="auto"/>
                                                                                              </w:divBdr>
                                                                                            </w:div>
                                                                                            <w:div w:id="1773741292">
                                                                                              <w:marLeft w:val="0"/>
                                                                                              <w:marRight w:val="0"/>
                                                                                              <w:marTop w:val="0"/>
                                                                                              <w:marBottom w:val="0"/>
                                                                                              <w:divBdr>
                                                                                                <w:top w:val="none" w:sz="0" w:space="0" w:color="auto"/>
                                                                                                <w:left w:val="none" w:sz="0" w:space="0" w:color="auto"/>
                                                                                                <w:bottom w:val="none" w:sz="0" w:space="0" w:color="auto"/>
                                                                                                <w:right w:val="none" w:sz="0" w:space="0" w:color="auto"/>
                                                                                              </w:divBdr>
                                                                                              <w:divsChild>
                                                                                                <w:div w:id="1556502083">
                                                                                                  <w:marLeft w:val="0"/>
                                                                                                  <w:marRight w:val="0"/>
                                                                                                  <w:marTop w:val="0"/>
                                                                                                  <w:marBottom w:val="0"/>
                                                                                                  <w:divBdr>
                                                                                                    <w:top w:val="none" w:sz="0" w:space="0" w:color="auto"/>
                                                                                                    <w:left w:val="none" w:sz="0" w:space="0" w:color="auto"/>
                                                                                                    <w:bottom w:val="none" w:sz="0" w:space="0" w:color="auto"/>
                                                                                                    <w:right w:val="none" w:sz="0" w:space="0" w:color="auto"/>
                                                                                                  </w:divBdr>
                                                                                                  <w:divsChild>
                                                                                                    <w:div w:id="1512918200">
                                                                                                      <w:marLeft w:val="0"/>
                                                                                                      <w:marRight w:val="0"/>
                                                                                                      <w:marTop w:val="0"/>
                                                                                                      <w:marBottom w:val="0"/>
                                                                                                      <w:divBdr>
                                                                                                        <w:top w:val="none" w:sz="0" w:space="0" w:color="auto"/>
                                                                                                        <w:left w:val="none" w:sz="0" w:space="0" w:color="auto"/>
                                                                                                        <w:bottom w:val="none" w:sz="0" w:space="0" w:color="auto"/>
                                                                                                        <w:right w:val="none" w:sz="0" w:space="0" w:color="auto"/>
                                                                                                      </w:divBdr>
                                                                                                      <w:divsChild>
                                                                                                        <w:div w:id="1305087188">
                                                                                                          <w:marLeft w:val="0"/>
                                                                                                          <w:marRight w:val="0"/>
                                                                                                          <w:marTop w:val="0"/>
                                                                                                          <w:marBottom w:val="0"/>
                                                                                                          <w:divBdr>
                                                                                                            <w:top w:val="none" w:sz="0" w:space="0" w:color="auto"/>
                                                                                                            <w:left w:val="none" w:sz="0" w:space="0" w:color="auto"/>
                                                                                                            <w:bottom w:val="none" w:sz="0" w:space="0" w:color="auto"/>
                                                                                                            <w:right w:val="none" w:sz="0" w:space="0" w:color="auto"/>
                                                                                                          </w:divBdr>
                                                                                                          <w:divsChild>
                                                                                                            <w:div w:id="892472393">
                                                                                                              <w:marLeft w:val="0"/>
                                                                                                              <w:marRight w:val="0"/>
                                                                                                              <w:marTop w:val="0"/>
                                                                                                              <w:marBottom w:val="0"/>
                                                                                                              <w:divBdr>
                                                                                                                <w:top w:val="none" w:sz="0" w:space="0" w:color="auto"/>
                                                                                                                <w:left w:val="none" w:sz="0" w:space="0" w:color="auto"/>
                                                                                                                <w:bottom w:val="none" w:sz="0" w:space="0" w:color="auto"/>
                                                                                                                <w:right w:val="none" w:sz="0" w:space="0" w:color="auto"/>
                                                                                                              </w:divBdr>
                                                                                                              <w:divsChild>
                                                                                                                <w:div w:id="6303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1582">
                                                                                                          <w:marLeft w:val="90"/>
                                                                                                          <w:marRight w:val="0"/>
                                                                                                          <w:marTop w:val="0"/>
                                                                                                          <w:marBottom w:val="0"/>
                                                                                                          <w:divBdr>
                                                                                                            <w:top w:val="none" w:sz="0" w:space="0" w:color="auto"/>
                                                                                                            <w:left w:val="none" w:sz="0" w:space="0" w:color="auto"/>
                                                                                                            <w:bottom w:val="none" w:sz="0" w:space="0" w:color="auto"/>
                                                                                                            <w:right w:val="none" w:sz="0" w:space="0" w:color="auto"/>
                                                                                                          </w:divBdr>
                                                                                                          <w:divsChild>
                                                                                                            <w:div w:id="6021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253770">
                                                                                          <w:marLeft w:val="0"/>
                                                                                          <w:marRight w:val="0"/>
                                                                                          <w:marTop w:val="0"/>
                                                                                          <w:marBottom w:val="0"/>
                                                                                          <w:divBdr>
                                                                                            <w:top w:val="none" w:sz="0" w:space="0" w:color="auto"/>
                                                                                            <w:left w:val="none" w:sz="0" w:space="0" w:color="auto"/>
                                                                                            <w:bottom w:val="none" w:sz="0" w:space="0" w:color="auto"/>
                                                                                            <w:right w:val="none" w:sz="0" w:space="0" w:color="auto"/>
                                                                                          </w:divBdr>
                                                                                          <w:divsChild>
                                                                                            <w:div w:id="412316890">
                                                                                              <w:marLeft w:val="0"/>
                                                                                              <w:marRight w:val="0"/>
                                                                                              <w:marTop w:val="0"/>
                                                                                              <w:marBottom w:val="60"/>
                                                                                              <w:divBdr>
                                                                                                <w:top w:val="none" w:sz="0" w:space="0" w:color="auto"/>
                                                                                                <w:left w:val="none" w:sz="0" w:space="0" w:color="auto"/>
                                                                                                <w:bottom w:val="none" w:sz="0" w:space="0" w:color="auto"/>
                                                                                                <w:right w:val="none" w:sz="0" w:space="0" w:color="auto"/>
                                                                                              </w:divBdr>
                                                                                            </w:div>
                                                                                            <w:div w:id="1828479260">
                                                                                              <w:marLeft w:val="0"/>
                                                                                              <w:marRight w:val="0"/>
                                                                                              <w:marTop w:val="0"/>
                                                                                              <w:marBottom w:val="120"/>
                                                                                              <w:divBdr>
                                                                                                <w:top w:val="none" w:sz="0" w:space="0" w:color="auto"/>
                                                                                                <w:left w:val="none" w:sz="0" w:space="0" w:color="auto"/>
                                                                                                <w:bottom w:val="none" w:sz="0" w:space="0" w:color="auto"/>
                                                                                                <w:right w:val="none" w:sz="0" w:space="0" w:color="auto"/>
                                                                                              </w:divBdr>
                                                                                            </w:div>
                                                                                            <w:div w:id="1835947489">
                                                                                              <w:marLeft w:val="0"/>
                                                                                              <w:marRight w:val="0"/>
                                                                                              <w:marTop w:val="0"/>
                                                                                              <w:marBottom w:val="0"/>
                                                                                              <w:divBdr>
                                                                                                <w:top w:val="none" w:sz="0" w:space="0" w:color="auto"/>
                                                                                                <w:left w:val="none" w:sz="0" w:space="0" w:color="auto"/>
                                                                                                <w:bottom w:val="none" w:sz="0" w:space="0" w:color="auto"/>
                                                                                                <w:right w:val="none" w:sz="0" w:space="0" w:color="auto"/>
                                                                                              </w:divBdr>
                                                                                              <w:divsChild>
                                                                                                <w:div w:id="1528908011">
                                                                                                  <w:marLeft w:val="0"/>
                                                                                                  <w:marRight w:val="0"/>
                                                                                                  <w:marTop w:val="0"/>
                                                                                                  <w:marBottom w:val="0"/>
                                                                                                  <w:divBdr>
                                                                                                    <w:top w:val="none" w:sz="0" w:space="0" w:color="auto"/>
                                                                                                    <w:left w:val="none" w:sz="0" w:space="0" w:color="auto"/>
                                                                                                    <w:bottom w:val="none" w:sz="0" w:space="0" w:color="auto"/>
                                                                                                    <w:right w:val="none" w:sz="0" w:space="0" w:color="auto"/>
                                                                                                  </w:divBdr>
                                                                                                  <w:divsChild>
                                                                                                    <w:div w:id="1512447974">
                                                                                                      <w:marLeft w:val="0"/>
                                                                                                      <w:marRight w:val="0"/>
                                                                                                      <w:marTop w:val="0"/>
                                                                                                      <w:marBottom w:val="0"/>
                                                                                                      <w:divBdr>
                                                                                                        <w:top w:val="none" w:sz="0" w:space="0" w:color="auto"/>
                                                                                                        <w:left w:val="none" w:sz="0" w:space="0" w:color="auto"/>
                                                                                                        <w:bottom w:val="none" w:sz="0" w:space="0" w:color="auto"/>
                                                                                                        <w:right w:val="none" w:sz="0" w:space="0" w:color="auto"/>
                                                                                                      </w:divBdr>
                                                                                                      <w:divsChild>
                                                                                                        <w:div w:id="1066993598">
                                                                                                          <w:marLeft w:val="0"/>
                                                                                                          <w:marRight w:val="0"/>
                                                                                                          <w:marTop w:val="0"/>
                                                                                                          <w:marBottom w:val="0"/>
                                                                                                          <w:divBdr>
                                                                                                            <w:top w:val="none" w:sz="0" w:space="0" w:color="auto"/>
                                                                                                            <w:left w:val="none" w:sz="0" w:space="0" w:color="auto"/>
                                                                                                            <w:bottom w:val="none" w:sz="0" w:space="0" w:color="auto"/>
                                                                                                            <w:right w:val="none" w:sz="0" w:space="0" w:color="auto"/>
                                                                                                          </w:divBdr>
                                                                                                          <w:divsChild>
                                                                                                            <w:div w:id="1569220653">
                                                                                                              <w:marLeft w:val="0"/>
                                                                                                              <w:marRight w:val="0"/>
                                                                                                              <w:marTop w:val="0"/>
                                                                                                              <w:marBottom w:val="0"/>
                                                                                                              <w:divBdr>
                                                                                                                <w:top w:val="none" w:sz="0" w:space="0" w:color="auto"/>
                                                                                                                <w:left w:val="none" w:sz="0" w:space="0" w:color="auto"/>
                                                                                                                <w:bottom w:val="none" w:sz="0" w:space="0" w:color="auto"/>
                                                                                                                <w:right w:val="none" w:sz="0" w:space="0" w:color="auto"/>
                                                                                                              </w:divBdr>
                                                                                                              <w:divsChild>
                                                                                                                <w:div w:id="3440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25150">
                                                                                                          <w:marLeft w:val="90"/>
                                                                                                          <w:marRight w:val="0"/>
                                                                                                          <w:marTop w:val="0"/>
                                                                                                          <w:marBottom w:val="0"/>
                                                                                                          <w:divBdr>
                                                                                                            <w:top w:val="none" w:sz="0" w:space="0" w:color="auto"/>
                                                                                                            <w:left w:val="none" w:sz="0" w:space="0" w:color="auto"/>
                                                                                                            <w:bottom w:val="none" w:sz="0" w:space="0" w:color="auto"/>
                                                                                                            <w:right w:val="none" w:sz="0" w:space="0" w:color="auto"/>
                                                                                                          </w:divBdr>
                                                                                                          <w:divsChild>
                                                                                                            <w:div w:id="4752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084980">
                                                                                          <w:marLeft w:val="0"/>
                                                                                          <w:marRight w:val="0"/>
                                                                                          <w:marTop w:val="0"/>
                                                                                          <w:marBottom w:val="0"/>
                                                                                          <w:divBdr>
                                                                                            <w:top w:val="none" w:sz="0" w:space="0" w:color="auto"/>
                                                                                            <w:left w:val="none" w:sz="0" w:space="0" w:color="auto"/>
                                                                                            <w:bottom w:val="none" w:sz="0" w:space="0" w:color="auto"/>
                                                                                            <w:right w:val="none" w:sz="0" w:space="0" w:color="auto"/>
                                                                                          </w:divBdr>
                                                                                          <w:divsChild>
                                                                                            <w:div w:id="199066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1972967">
      <w:bodyDiv w:val="1"/>
      <w:marLeft w:val="0"/>
      <w:marRight w:val="0"/>
      <w:marTop w:val="0"/>
      <w:marBottom w:val="0"/>
      <w:divBdr>
        <w:top w:val="none" w:sz="0" w:space="0" w:color="auto"/>
        <w:left w:val="none" w:sz="0" w:space="0" w:color="auto"/>
        <w:bottom w:val="none" w:sz="0" w:space="0" w:color="auto"/>
        <w:right w:val="none" w:sz="0" w:space="0" w:color="auto"/>
      </w:divBdr>
      <w:divsChild>
        <w:div w:id="387074733">
          <w:marLeft w:val="0"/>
          <w:marRight w:val="240"/>
          <w:marTop w:val="0"/>
          <w:marBottom w:val="0"/>
          <w:divBdr>
            <w:top w:val="none" w:sz="0" w:space="0" w:color="auto"/>
            <w:left w:val="none" w:sz="0" w:space="0" w:color="auto"/>
            <w:bottom w:val="none" w:sz="0" w:space="0" w:color="auto"/>
            <w:right w:val="none" w:sz="0" w:space="0" w:color="auto"/>
          </w:divBdr>
          <w:divsChild>
            <w:div w:id="139229907">
              <w:marLeft w:val="0"/>
              <w:marRight w:val="0"/>
              <w:marTop w:val="0"/>
              <w:marBottom w:val="0"/>
              <w:divBdr>
                <w:top w:val="none" w:sz="0" w:space="0" w:color="auto"/>
                <w:left w:val="none" w:sz="0" w:space="0" w:color="auto"/>
                <w:bottom w:val="none" w:sz="0" w:space="0" w:color="auto"/>
                <w:right w:val="none" w:sz="0" w:space="0" w:color="auto"/>
              </w:divBdr>
              <w:divsChild>
                <w:div w:id="34814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2588">
          <w:marLeft w:val="0"/>
          <w:marRight w:val="240"/>
          <w:marTop w:val="0"/>
          <w:marBottom w:val="0"/>
          <w:divBdr>
            <w:top w:val="none" w:sz="0" w:space="0" w:color="auto"/>
            <w:left w:val="none" w:sz="0" w:space="0" w:color="auto"/>
            <w:bottom w:val="none" w:sz="0" w:space="0" w:color="auto"/>
            <w:right w:val="none" w:sz="0" w:space="0" w:color="auto"/>
          </w:divBdr>
          <w:divsChild>
            <w:div w:id="1320890071">
              <w:marLeft w:val="0"/>
              <w:marRight w:val="0"/>
              <w:marTop w:val="0"/>
              <w:marBottom w:val="0"/>
              <w:divBdr>
                <w:top w:val="none" w:sz="0" w:space="0" w:color="auto"/>
                <w:left w:val="none" w:sz="0" w:space="0" w:color="auto"/>
                <w:bottom w:val="none" w:sz="0" w:space="0" w:color="auto"/>
                <w:right w:val="none" w:sz="0" w:space="0" w:color="auto"/>
              </w:divBdr>
              <w:divsChild>
                <w:div w:id="173362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00">
          <w:marLeft w:val="0"/>
          <w:marRight w:val="0"/>
          <w:marTop w:val="750"/>
          <w:marBottom w:val="0"/>
          <w:divBdr>
            <w:top w:val="none" w:sz="0" w:space="0" w:color="auto"/>
            <w:left w:val="none" w:sz="0" w:space="0" w:color="auto"/>
            <w:bottom w:val="none" w:sz="0" w:space="0" w:color="auto"/>
            <w:right w:val="none" w:sz="0" w:space="0" w:color="auto"/>
          </w:divBdr>
          <w:divsChild>
            <w:div w:id="2078548264">
              <w:marLeft w:val="0"/>
              <w:marRight w:val="0"/>
              <w:marTop w:val="0"/>
              <w:marBottom w:val="0"/>
              <w:divBdr>
                <w:top w:val="none" w:sz="0" w:space="0" w:color="auto"/>
                <w:left w:val="none" w:sz="0" w:space="0" w:color="auto"/>
                <w:bottom w:val="none" w:sz="0" w:space="0" w:color="auto"/>
                <w:right w:val="none" w:sz="0" w:space="0" w:color="auto"/>
              </w:divBdr>
              <w:divsChild>
                <w:div w:id="1144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0284">
      <w:bodyDiv w:val="1"/>
      <w:marLeft w:val="0"/>
      <w:marRight w:val="0"/>
      <w:marTop w:val="0"/>
      <w:marBottom w:val="0"/>
      <w:divBdr>
        <w:top w:val="none" w:sz="0" w:space="0" w:color="auto"/>
        <w:left w:val="none" w:sz="0" w:space="0" w:color="auto"/>
        <w:bottom w:val="none" w:sz="0" w:space="0" w:color="auto"/>
        <w:right w:val="none" w:sz="0" w:space="0" w:color="auto"/>
      </w:divBdr>
      <w:divsChild>
        <w:div w:id="1363944651">
          <w:marLeft w:val="0"/>
          <w:marRight w:val="240"/>
          <w:marTop w:val="0"/>
          <w:marBottom w:val="0"/>
          <w:divBdr>
            <w:top w:val="none" w:sz="0" w:space="0" w:color="auto"/>
            <w:left w:val="none" w:sz="0" w:space="0" w:color="auto"/>
            <w:bottom w:val="none" w:sz="0" w:space="0" w:color="auto"/>
            <w:right w:val="none" w:sz="0" w:space="0" w:color="auto"/>
          </w:divBdr>
          <w:divsChild>
            <w:div w:id="342509735">
              <w:marLeft w:val="0"/>
              <w:marRight w:val="0"/>
              <w:marTop w:val="0"/>
              <w:marBottom w:val="0"/>
              <w:divBdr>
                <w:top w:val="none" w:sz="0" w:space="0" w:color="auto"/>
                <w:left w:val="none" w:sz="0" w:space="0" w:color="auto"/>
                <w:bottom w:val="none" w:sz="0" w:space="0" w:color="auto"/>
                <w:right w:val="none" w:sz="0" w:space="0" w:color="auto"/>
              </w:divBdr>
              <w:divsChild>
                <w:div w:id="12771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5188">
          <w:marLeft w:val="0"/>
          <w:marRight w:val="240"/>
          <w:marTop w:val="0"/>
          <w:marBottom w:val="0"/>
          <w:divBdr>
            <w:top w:val="none" w:sz="0" w:space="0" w:color="auto"/>
            <w:left w:val="none" w:sz="0" w:space="0" w:color="auto"/>
            <w:bottom w:val="none" w:sz="0" w:space="0" w:color="auto"/>
            <w:right w:val="none" w:sz="0" w:space="0" w:color="auto"/>
          </w:divBdr>
          <w:divsChild>
            <w:div w:id="1227448238">
              <w:marLeft w:val="0"/>
              <w:marRight w:val="0"/>
              <w:marTop w:val="0"/>
              <w:marBottom w:val="0"/>
              <w:divBdr>
                <w:top w:val="none" w:sz="0" w:space="0" w:color="auto"/>
                <w:left w:val="none" w:sz="0" w:space="0" w:color="auto"/>
                <w:bottom w:val="none" w:sz="0" w:space="0" w:color="auto"/>
                <w:right w:val="none" w:sz="0" w:space="0" w:color="auto"/>
              </w:divBdr>
              <w:divsChild>
                <w:div w:id="386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7502">
          <w:marLeft w:val="0"/>
          <w:marRight w:val="0"/>
          <w:marTop w:val="750"/>
          <w:marBottom w:val="0"/>
          <w:divBdr>
            <w:top w:val="none" w:sz="0" w:space="0" w:color="auto"/>
            <w:left w:val="none" w:sz="0" w:space="0" w:color="auto"/>
            <w:bottom w:val="none" w:sz="0" w:space="0" w:color="auto"/>
            <w:right w:val="none" w:sz="0" w:space="0" w:color="auto"/>
          </w:divBdr>
          <w:divsChild>
            <w:div w:id="1701737821">
              <w:marLeft w:val="0"/>
              <w:marRight w:val="0"/>
              <w:marTop w:val="0"/>
              <w:marBottom w:val="0"/>
              <w:divBdr>
                <w:top w:val="none" w:sz="0" w:space="0" w:color="auto"/>
                <w:left w:val="none" w:sz="0" w:space="0" w:color="auto"/>
                <w:bottom w:val="none" w:sz="0" w:space="0" w:color="auto"/>
                <w:right w:val="none" w:sz="0" w:space="0" w:color="auto"/>
              </w:divBdr>
              <w:divsChild>
                <w:div w:id="1499729006">
                  <w:marLeft w:val="0"/>
                  <w:marRight w:val="0"/>
                  <w:marTop w:val="0"/>
                  <w:marBottom w:val="0"/>
                  <w:divBdr>
                    <w:top w:val="none" w:sz="0" w:space="0" w:color="auto"/>
                    <w:left w:val="none" w:sz="0" w:space="0" w:color="auto"/>
                    <w:bottom w:val="none" w:sz="0" w:space="0" w:color="auto"/>
                    <w:right w:val="none" w:sz="0" w:space="0" w:color="auto"/>
                  </w:divBdr>
                  <w:divsChild>
                    <w:div w:id="1229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783564">
      <w:bodyDiv w:val="1"/>
      <w:marLeft w:val="0"/>
      <w:marRight w:val="0"/>
      <w:marTop w:val="0"/>
      <w:marBottom w:val="0"/>
      <w:divBdr>
        <w:top w:val="none" w:sz="0" w:space="0" w:color="auto"/>
        <w:left w:val="none" w:sz="0" w:space="0" w:color="auto"/>
        <w:bottom w:val="none" w:sz="0" w:space="0" w:color="auto"/>
        <w:right w:val="none" w:sz="0" w:space="0" w:color="auto"/>
      </w:divBdr>
      <w:divsChild>
        <w:div w:id="1715617368">
          <w:marLeft w:val="0"/>
          <w:marRight w:val="240"/>
          <w:marTop w:val="0"/>
          <w:marBottom w:val="0"/>
          <w:divBdr>
            <w:top w:val="none" w:sz="0" w:space="0" w:color="auto"/>
            <w:left w:val="none" w:sz="0" w:space="0" w:color="auto"/>
            <w:bottom w:val="none" w:sz="0" w:space="0" w:color="auto"/>
            <w:right w:val="none" w:sz="0" w:space="0" w:color="auto"/>
          </w:divBdr>
          <w:divsChild>
            <w:div w:id="1577007447">
              <w:marLeft w:val="0"/>
              <w:marRight w:val="0"/>
              <w:marTop w:val="0"/>
              <w:marBottom w:val="0"/>
              <w:divBdr>
                <w:top w:val="none" w:sz="0" w:space="0" w:color="auto"/>
                <w:left w:val="none" w:sz="0" w:space="0" w:color="auto"/>
                <w:bottom w:val="none" w:sz="0" w:space="0" w:color="auto"/>
                <w:right w:val="none" w:sz="0" w:space="0" w:color="auto"/>
              </w:divBdr>
              <w:divsChild>
                <w:div w:id="194203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4619">
          <w:marLeft w:val="0"/>
          <w:marRight w:val="240"/>
          <w:marTop w:val="0"/>
          <w:marBottom w:val="0"/>
          <w:divBdr>
            <w:top w:val="none" w:sz="0" w:space="0" w:color="auto"/>
            <w:left w:val="none" w:sz="0" w:space="0" w:color="auto"/>
            <w:bottom w:val="none" w:sz="0" w:space="0" w:color="auto"/>
            <w:right w:val="none" w:sz="0" w:space="0" w:color="auto"/>
          </w:divBdr>
          <w:divsChild>
            <w:div w:id="576330353">
              <w:marLeft w:val="0"/>
              <w:marRight w:val="0"/>
              <w:marTop w:val="0"/>
              <w:marBottom w:val="0"/>
              <w:divBdr>
                <w:top w:val="none" w:sz="0" w:space="0" w:color="auto"/>
                <w:left w:val="none" w:sz="0" w:space="0" w:color="auto"/>
                <w:bottom w:val="none" w:sz="0" w:space="0" w:color="auto"/>
                <w:right w:val="none" w:sz="0" w:space="0" w:color="auto"/>
              </w:divBdr>
              <w:divsChild>
                <w:div w:id="10910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8324">
          <w:marLeft w:val="0"/>
          <w:marRight w:val="0"/>
          <w:marTop w:val="750"/>
          <w:marBottom w:val="0"/>
          <w:divBdr>
            <w:top w:val="none" w:sz="0" w:space="0" w:color="auto"/>
            <w:left w:val="none" w:sz="0" w:space="0" w:color="auto"/>
            <w:bottom w:val="none" w:sz="0" w:space="0" w:color="auto"/>
            <w:right w:val="none" w:sz="0" w:space="0" w:color="auto"/>
          </w:divBdr>
          <w:divsChild>
            <w:div w:id="160240324">
              <w:marLeft w:val="0"/>
              <w:marRight w:val="0"/>
              <w:marTop w:val="0"/>
              <w:marBottom w:val="0"/>
              <w:divBdr>
                <w:top w:val="none" w:sz="0" w:space="0" w:color="auto"/>
                <w:left w:val="none" w:sz="0" w:space="0" w:color="auto"/>
                <w:bottom w:val="none" w:sz="0" w:space="0" w:color="auto"/>
                <w:right w:val="none" w:sz="0" w:space="0" w:color="auto"/>
              </w:divBdr>
              <w:divsChild>
                <w:div w:id="1742168955">
                  <w:marLeft w:val="0"/>
                  <w:marRight w:val="0"/>
                  <w:marTop w:val="0"/>
                  <w:marBottom w:val="0"/>
                  <w:divBdr>
                    <w:top w:val="none" w:sz="0" w:space="0" w:color="auto"/>
                    <w:left w:val="none" w:sz="0" w:space="0" w:color="auto"/>
                    <w:bottom w:val="none" w:sz="0" w:space="0" w:color="auto"/>
                    <w:right w:val="none" w:sz="0" w:space="0" w:color="auto"/>
                  </w:divBdr>
                  <w:divsChild>
                    <w:div w:id="327635279">
                      <w:marLeft w:val="0"/>
                      <w:marRight w:val="0"/>
                      <w:marTop w:val="0"/>
                      <w:marBottom w:val="0"/>
                      <w:divBdr>
                        <w:top w:val="none" w:sz="0" w:space="0" w:color="auto"/>
                        <w:left w:val="none" w:sz="0" w:space="0" w:color="auto"/>
                        <w:bottom w:val="none" w:sz="0" w:space="0" w:color="auto"/>
                        <w:right w:val="none" w:sz="0" w:space="0" w:color="auto"/>
                      </w:divBdr>
                      <w:divsChild>
                        <w:div w:id="17627220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83785053">
      <w:bodyDiv w:val="1"/>
      <w:marLeft w:val="0"/>
      <w:marRight w:val="0"/>
      <w:marTop w:val="0"/>
      <w:marBottom w:val="0"/>
      <w:divBdr>
        <w:top w:val="none" w:sz="0" w:space="0" w:color="auto"/>
        <w:left w:val="none" w:sz="0" w:space="0" w:color="auto"/>
        <w:bottom w:val="none" w:sz="0" w:space="0" w:color="auto"/>
        <w:right w:val="none" w:sz="0" w:space="0" w:color="auto"/>
      </w:divBdr>
      <w:divsChild>
        <w:div w:id="1504666276">
          <w:marLeft w:val="240"/>
          <w:marRight w:val="0"/>
          <w:marTop w:val="240"/>
          <w:marBottom w:val="240"/>
          <w:divBdr>
            <w:top w:val="none" w:sz="0" w:space="0" w:color="auto"/>
            <w:left w:val="none" w:sz="0" w:space="0" w:color="auto"/>
            <w:bottom w:val="none" w:sz="0" w:space="0" w:color="auto"/>
            <w:right w:val="none" w:sz="0" w:space="0" w:color="auto"/>
          </w:divBdr>
        </w:div>
      </w:divsChild>
    </w:div>
    <w:div w:id="1184442236">
      <w:bodyDiv w:val="1"/>
      <w:marLeft w:val="0"/>
      <w:marRight w:val="0"/>
      <w:marTop w:val="0"/>
      <w:marBottom w:val="0"/>
      <w:divBdr>
        <w:top w:val="none" w:sz="0" w:space="0" w:color="auto"/>
        <w:left w:val="none" w:sz="0" w:space="0" w:color="auto"/>
        <w:bottom w:val="none" w:sz="0" w:space="0" w:color="auto"/>
        <w:right w:val="none" w:sz="0" w:space="0" w:color="auto"/>
      </w:divBdr>
    </w:div>
    <w:div w:id="1186406219">
      <w:bodyDiv w:val="1"/>
      <w:marLeft w:val="0"/>
      <w:marRight w:val="0"/>
      <w:marTop w:val="0"/>
      <w:marBottom w:val="0"/>
      <w:divBdr>
        <w:top w:val="none" w:sz="0" w:space="0" w:color="auto"/>
        <w:left w:val="none" w:sz="0" w:space="0" w:color="auto"/>
        <w:bottom w:val="none" w:sz="0" w:space="0" w:color="auto"/>
        <w:right w:val="none" w:sz="0" w:space="0" w:color="auto"/>
      </w:divBdr>
      <w:divsChild>
        <w:div w:id="1645699506">
          <w:marLeft w:val="0"/>
          <w:marRight w:val="240"/>
          <w:marTop w:val="0"/>
          <w:marBottom w:val="0"/>
          <w:divBdr>
            <w:top w:val="none" w:sz="0" w:space="0" w:color="auto"/>
            <w:left w:val="none" w:sz="0" w:space="0" w:color="auto"/>
            <w:bottom w:val="none" w:sz="0" w:space="0" w:color="auto"/>
            <w:right w:val="none" w:sz="0" w:space="0" w:color="auto"/>
          </w:divBdr>
          <w:divsChild>
            <w:div w:id="855533247">
              <w:marLeft w:val="0"/>
              <w:marRight w:val="0"/>
              <w:marTop w:val="0"/>
              <w:marBottom w:val="0"/>
              <w:divBdr>
                <w:top w:val="none" w:sz="0" w:space="0" w:color="auto"/>
                <w:left w:val="none" w:sz="0" w:space="0" w:color="auto"/>
                <w:bottom w:val="none" w:sz="0" w:space="0" w:color="auto"/>
                <w:right w:val="none" w:sz="0" w:space="0" w:color="auto"/>
              </w:divBdr>
              <w:divsChild>
                <w:div w:id="19811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3397">
          <w:marLeft w:val="0"/>
          <w:marRight w:val="240"/>
          <w:marTop w:val="0"/>
          <w:marBottom w:val="0"/>
          <w:divBdr>
            <w:top w:val="none" w:sz="0" w:space="0" w:color="auto"/>
            <w:left w:val="none" w:sz="0" w:space="0" w:color="auto"/>
            <w:bottom w:val="none" w:sz="0" w:space="0" w:color="auto"/>
            <w:right w:val="none" w:sz="0" w:space="0" w:color="auto"/>
          </w:divBdr>
          <w:divsChild>
            <w:div w:id="1756627816">
              <w:marLeft w:val="0"/>
              <w:marRight w:val="0"/>
              <w:marTop w:val="0"/>
              <w:marBottom w:val="0"/>
              <w:divBdr>
                <w:top w:val="none" w:sz="0" w:space="0" w:color="auto"/>
                <w:left w:val="none" w:sz="0" w:space="0" w:color="auto"/>
                <w:bottom w:val="none" w:sz="0" w:space="0" w:color="auto"/>
                <w:right w:val="none" w:sz="0" w:space="0" w:color="auto"/>
              </w:divBdr>
              <w:divsChild>
                <w:div w:id="817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9427">
          <w:marLeft w:val="0"/>
          <w:marRight w:val="0"/>
          <w:marTop w:val="750"/>
          <w:marBottom w:val="0"/>
          <w:divBdr>
            <w:top w:val="none" w:sz="0" w:space="0" w:color="auto"/>
            <w:left w:val="none" w:sz="0" w:space="0" w:color="auto"/>
            <w:bottom w:val="none" w:sz="0" w:space="0" w:color="auto"/>
            <w:right w:val="none" w:sz="0" w:space="0" w:color="auto"/>
          </w:divBdr>
          <w:divsChild>
            <w:div w:id="333459149">
              <w:marLeft w:val="0"/>
              <w:marRight w:val="0"/>
              <w:marTop w:val="0"/>
              <w:marBottom w:val="0"/>
              <w:divBdr>
                <w:top w:val="none" w:sz="0" w:space="0" w:color="auto"/>
                <w:left w:val="none" w:sz="0" w:space="0" w:color="auto"/>
                <w:bottom w:val="none" w:sz="0" w:space="0" w:color="auto"/>
                <w:right w:val="none" w:sz="0" w:space="0" w:color="auto"/>
              </w:divBdr>
              <w:divsChild>
                <w:div w:id="1971133019">
                  <w:marLeft w:val="0"/>
                  <w:marRight w:val="0"/>
                  <w:marTop w:val="0"/>
                  <w:marBottom w:val="0"/>
                  <w:divBdr>
                    <w:top w:val="none" w:sz="0" w:space="0" w:color="auto"/>
                    <w:left w:val="none" w:sz="0" w:space="0" w:color="auto"/>
                    <w:bottom w:val="none" w:sz="0" w:space="0" w:color="auto"/>
                    <w:right w:val="none" w:sz="0" w:space="0" w:color="auto"/>
                  </w:divBdr>
                  <w:divsChild>
                    <w:div w:id="129212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098471">
      <w:bodyDiv w:val="1"/>
      <w:marLeft w:val="0"/>
      <w:marRight w:val="0"/>
      <w:marTop w:val="0"/>
      <w:marBottom w:val="0"/>
      <w:divBdr>
        <w:top w:val="none" w:sz="0" w:space="0" w:color="auto"/>
        <w:left w:val="none" w:sz="0" w:space="0" w:color="auto"/>
        <w:bottom w:val="none" w:sz="0" w:space="0" w:color="auto"/>
        <w:right w:val="none" w:sz="0" w:space="0" w:color="auto"/>
      </w:divBdr>
      <w:divsChild>
        <w:div w:id="1094787610">
          <w:marLeft w:val="0"/>
          <w:marRight w:val="240"/>
          <w:marTop w:val="0"/>
          <w:marBottom w:val="0"/>
          <w:divBdr>
            <w:top w:val="none" w:sz="0" w:space="0" w:color="auto"/>
            <w:left w:val="none" w:sz="0" w:space="0" w:color="auto"/>
            <w:bottom w:val="none" w:sz="0" w:space="0" w:color="auto"/>
            <w:right w:val="none" w:sz="0" w:space="0" w:color="auto"/>
          </w:divBdr>
          <w:divsChild>
            <w:div w:id="257907947">
              <w:marLeft w:val="0"/>
              <w:marRight w:val="0"/>
              <w:marTop w:val="0"/>
              <w:marBottom w:val="0"/>
              <w:divBdr>
                <w:top w:val="none" w:sz="0" w:space="0" w:color="auto"/>
                <w:left w:val="none" w:sz="0" w:space="0" w:color="auto"/>
                <w:bottom w:val="none" w:sz="0" w:space="0" w:color="auto"/>
                <w:right w:val="none" w:sz="0" w:space="0" w:color="auto"/>
              </w:divBdr>
              <w:divsChild>
                <w:div w:id="11014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1508">
          <w:marLeft w:val="0"/>
          <w:marRight w:val="240"/>
          <w:marTop w:val="0"/>
          <w:marBottom w:val="0"/>
          <w:divBdr>
            <w:top w:val="none" w:sz="0" w:space="0" w:color="auto"/>
            <w:left w:val="none" w:sz="0" w:space="0" w:color="auto"/>
            <w:bottom w:val="none" w:sz="0" w:space="0" w:color="auto"/>
            <w:right w:val="none" w:sz="0" w:space="0" w:color="auto"/>
          </w:divBdr>
          <w:divsChild>
            <w:div w:id="856230698">
              <w:marLeft w:val="0"/>
              <w:marRight w:val="0"/>
              <w:marTop w:val="0"/>
              <w:marBottom w:val="0"/>
              <w:divBdr>
                <w:top w:val="none" w:sz="0" w:space="0" w:color="auto"/>
                <w:left w:val="none" w:sz="0" w:space="0" w:color="auto"/>
                <w:bottom w:val="none" w:sz="0" w:space="0" w:color="auto"/>
                <w:right w:val="none" w:sz="0" w:space="0" w:color="auto"/>
              </w:divBdr>
              <w:divsChild>
                <w:div w:id="12073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29934">
          <w:marLeft w:val="0"/>
          <w:marRight w:val="0"/>
          <w:marTop w:val="750"/>
          <w:marBottom w:val="0"/>
          <w:divBdr>
            <w:top w:val="none" w:sz="0" w:space="0" w:color="auto"/>
            <w:left w:val="none" w:sz="0" w:space="0" w:color="auto"/>
            <w:bottom w:val="none" w:sz="0" w:space="0" w:color="auto"/>
            <w:right w:val="none" w:sz="0" w:space="0" w:color="auto"/>
          </w:divBdr>
          <w:divsChild>
            <w:div w:id="1009016940">
              <w:marLeft w:val="0"/>
              <w:marRight w:val="0"/>
              <w:marTop w:val="0"/>
              <w:marBottom w:val="0"/>
              <w:divBdr>
                <w:top w:val="none" w:sz="0" w:space="0" w:color="auto"/>
                <w:left w:val="none" w:sz="0" w:space="0" w:color="auto"/>
                <w:bottom w:val="none" w:sz="0" w:space="0" w:color="auto"/>
                <w:right w:val="none" w:sz="0" w:space="0" w:color="auto"/>
              </w:divBdr>
              <w:divsChild>
                <w:div w:id="1966688936">
                  <w:marLeft w:val="0"/>
                  <w:marRight w:val="0"/>
                  <w:marTop w:val="0"/>
                  <w:marBottom w:val="0"/>
                  <w:divBdr>
                    <w:top w:val="none" w:sz="0" w:space="0" w:color="auto"/>
                    <w:left w:val="none" w:sz="0" w:space="0" w:color="auto"/>
                    <w:bottom w:val="none" w:sz="0" w:space="0" w:color="auto"/>
                    <w:right w:val="none" w:sz="0" w:space="0" w:color="auto"/>
                  </w:divBdr>
                  <w:divsChild>
                    <w:div w:id="13325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50035">
      <w:bodyDiv w:val="1"/>
      <w:marLeft w:val="0"/>
      <w:marRight w:val="0"/>
      <w:marTop w:val="0"/>
      <w:marBottom w:val="0"/>
      <w:divBdr>
        <w:top w:val="none" w:sz="0" w:space="0" w:color="auto"/>
        <w:left w:val="none" w:sz="0" w:space="0" w:color="auto"/>
        <w:bottom w:val="none" w:sz="0" w:space="0" w:color="auto"/>
        <w:right w:val="none" w:sz="0" w:space="0" w:color="auto"/>
      </w:divBdr>
      <w:divsChild>
        <w:div w:id="1109616602">
          <w:marLeft w:val="0"/>
          <w:marRight w:val="240"/>
          <w:marTop w:val="0"/>
          <w:marBottom w:val="0"/>
          <w:divBdr>
            <w:top w:val="none" w:sz="0" w:space="0" w:color="auto"/>
            <w:left w:val="none" w:sz="0" w:space="0" w:color="auto"/>
            <w:bottom w:val="none" w:sz="0" w:space="0" w:color="auto"/>
            <w:right w:val="none" w:sz="0" w:space="0" w:color="auto"/>
          </w:divBdr>
          <w:divsChild>
            <w:div w:id="995374552">
              <w:marLeft w:val="0"/>
              <w:marRight w:val="0"/>
              <w:marTop w:val="0"/>
              <w:marBottom w:val="0"/>
              <w:divBdr>
                <w:top w:val="none" w:sz="0" w:space="0" w:color="auto"/>
                <w:left w:val="none" w:sz="0" w:space="0" w:color="auto"/>
                <w:bottom w:val="none" w:sz="0" w:space="0" w:color="auto"/>
                <w:right w:val="none" w:sz="0" w:space="0" w:color="auto"/>
              </w:divBdr>
              <w:divsChild>
                <w:div w:id="7971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1875">
          <w:marLeft w:val="0"/>
          <w:marRight w:val="240"/>
          <w:marTop w:val="0"/>
          <w:marBottom w:val="0"/>
          <w:divBdr>
            <w:top w:val="none" w:sz="0" w:space="0" w:color="auto"/>
            <w:left w:val="none" w:sz="0" w:space="0" w:color="auto"/>
            <w:bottom w:val="none" w:sz="0" w:space="0" w:color="auto"/>
            <w:right w:val="none" w:sz="0" w:space="0" w:color="auto"/>
          </w:divBdr>
          <w:divsChild>
            <w:div w:id="248929164">
              <w:marLeft w:val="0"/>
              <w:marRight w:val="0"/>
              <w:marTop w:val="0"/>
              <w:marBottom w:val="0"/>
              <w:divBdr>
                <w:top w:val="none" w:sz="0" w:space="0" w:color="auto"/>
                <w:left w:val="none" w:sz="0" w:space="0" w:color="auto"/>
                <w:bottom w:val="none" w:sz="0" w:space="0" w:color="auto"/>
                <w:right w:val="none" w:sz="0" w:space="0" w:color="auto"/>
              </w:divBdr>
              <w:divsChild>
                <w:div w:id="10792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1855">
          <w:marLeft w:val="0"/>
          <w:marRight w:val="0"/>
          <w:marTop w:val="750"/>
          <w:marBottom w:val="0"/>
          <w:divBdr>
            <w:top w:val="none" w:sz="0" w:space="0" w:color="auto"/>
            <w:left w:val="none" w:sz="0" w:space="0" w:color="auto"/>
            <w:bottom w:val="none" w:sz="0" w:space="0" w:color="auto"/>
            <w:right w:val="none" w:sz="0" w:space="0" w:color="auto"/>
          </w:divBdr>
          <w:divsChild>
            <w:div w:id="1021518874">
              <w:marLeft w:val="0"/>
              <w:marRight w:val="0"/>
              <w:marTop w:val="0"/>
              <w:marBottom w:val="0"/>
              <w:divBdr>
                <w:top w:val="none" w:sz="0" w:space="0" w:color="auto"/>
                <w:left w:val="none" w:sz="0" w:space="0" w:color="auto"/>
                <w:bottom w:val="none" w:sz="0" w:space="0" w:color="auto"/>
                <w:right w:val="none" w:sz="0" w:space="0" w:color="auto"/>
              </w:divBdr>
              <w:divsChild>
                <w:div w:id="1980454533">
                  <w:marLeft w:val="0"/>
                  <w:marRight w:val="0"/>
                  <w:marTop w:val="0"/>
                  <w:marBottom w:val="0"/>
                  <w:divBdr>
                    <w:top w:val="none" w:sz="0" w:space="0" w:color="auto"/>
                    <w:left w:val="none" w:sz="0" w:space="0" w:color="auto"/>
                    <w:bottom w:val="none" w:sz="0" w:space="0" w:color="auto"/>
                    <w:right w:val="none" w:sz="0" w:space="0" w:color="auto"/>
                  </w:divBdr>
                  <w:divsChild>
                    <w:div w:id="8056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5881">
      <w:bodyDiv w:val="1"/>
      <w:marLeft w:val="0"/>
      <w:marRight w:val="0"/>
      <w:marTop w:val="0"/>
      <w:marBottom w:val="0"/>
      <w:divBdr>
        <w:top w:val="none" w:sz="0" w:space="0" w:color="auto"/>
        <w:left w:val="none" w:sz="0" w:space="0" w:color="auto"/>
        <w:bottom w:val="none" w:sz="0" w:space="0" w:color="auto"/>
        <w:right w:val="none" w:sz="0" w:space="0" w:color="auto"/>
      </w:divBdr>
    </w:div>
    <w:div w:id="1193417940">
      <w:bodyDiv w:val="1"/>
      <w:marLeft w:val="0"/>
      <w:marRight w:val="0"/>
      <w:marTop w:val="0"/>
      <w:marBottom w:val="0"/>
      <w:divBdr>
        <w:top w:val="none" w:sz="0" w:space="0" w:color="auto"/>
        <w:left w:val="none" w:sz="0" w:space="0" w:color="auto"/>
        <w:bottom w:val="none" w:sz="0" w:space="0" w:color="auto"/>
        <w:right w:val="none" w:sz="0" w:space="0" w:color="auto"/>
      </w:divBdr>
    </w:div>
    <w:div w:id="1193883126">
      <w:bodyDiv w:val="1"/>
      <w:marLeft w:val="0"/>
      <w:marRight w:val="0"/>
      <w:marTop w:val="0"/>
      <w:marBottom w:val="0"/>
      <w:divBdr>
        <w:top w:val="none" w:sz="0" w:space="0" w:color="auto"/>
        <w:left w:val="none" w:sz="0" w:space="0" w:color="auto"/>
        <w:bottom w:val="none" w:sz="0" w:space="0" w:color="auto"/>
        <w:right w:val="none" w:sz="0" w:space="0" w:color="auto"/>
      </w:divBdr>
      <w:divsChild>
        <w:div w:id="315259836">
          <w:marLeft w:val="0"/>
          <w:marRight w:val="0"/>
          <w:marTop w:val="0"/>
          <w:marBottom w:val="0"/>
          <w:divBdr>
            <w:top w:val="none" w:sz="0" w:space="0" w:color="auto"/>
            <w:left w:val="none" w:sz="0" w:space="0" w:color="auto"/>
            <w:bottom w:val="none" w:sz="0" w:space="0" w:color="auto"/>
            <w:right w:val="none" w:sz="0" w:space="0" w:color="auto"/>
          </w:divBdr>
          <w:divsChild>
            <w:div w:id="545534169">
              <w:marLeft w:val="0"/>
              <w:marRight w:val="0"/>
              <w:marTop w:val="0"/>
              <w:marBottom w:val="0"/>
              <w:divBdr>
                <w:top w:val="none" w:sz="0" w:space="0" w:color="auto"/>
                <w:left w:val="none" w:sz="0" w:space="0" w:color="auto"/>
                <w:bottom w:val="none" w:sz="0" w:space="0" w:color="auto"/>
                <w:right w:val="none" w:sz="0" w:space="0" w:color="auto"/>
              </w:divBdr>
              <w:divsChild>
                <w:div w:id="157928780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7689349">
          <w:marLeft w:val="0"/>
          <w:marRight w:val="0"/>
          <w:marTop w:val="0"/>
          <w:marBottom w:val="0"/>
          <w:divBdr>
            <w:top w:val="none" w:sz="0" w:space="0" w:color="auto"/>
            <w:left w:val="none" w:sz="0" w:space="0" w:color="auto"/>
            <w:bottom w:val="none" w:sz="0" w:space="0" w:color="auto"/>
            <w:right w:val="none" w:sz="0" w:space="0" w:color="auto"/>
          </w:divBdr>
          <w:divsChild>
            <w:div w:id="1134101565">
              <w:marLeft w:val="0"/>
              <w:marRight w:val="0"/>
              <w:marTop w:val="0"/>
              <w:marBottom w:val="0"/>
              <w:divBdr>
                <w:top w:val="none" w:sz="0" w:space="0" w:color="auto"/>
                <w:left w:val="none" w:sz="0" w:space="0" w:color="auto"/>
                <w:bottom w:val="none" w:sz="0" w:space="0" w:color="auto"/>
                <w:right w:val="none" w:sz="0" w:space="0" w:color="auto"/>
              </w:divBdr>
              <w:divsChild>
                <w:div w:id="187332902">
                  <w:marLeft w:val="0"/>
                  <w:marRight w:val="0"/>
                  <w:marTop w:val="0"/>
                  <w:marBottom w:val="0"/>
                  <w:divBdr>
                    <w:top w:val="none" w:sz="0" w:space="0" w:color="auto"/>
                    <w:left w:val="none" w:sz="0" w:space="0" w:color="auto"/>
                    <w:bottom w:val="none" w:sz="0" w:space="0" w:color="auto"/>
                    <w:right w:val="none" w:sz="0" w:space="0" w:color="auto"/>
                  </w:divBdr>
                  <w:divsChild>
                    <w:div w:id="1029573530">
                      <w:marLeft w:val="0"/>
                      <w:marRight w:val="0"/>
                      <w:marTop w:val="0"/>
                      <w:marBottom w:val="0"/>
                      <w:divBdr>
                        <w:top w:val="none" w:sz="0" w:space="0" w:color="auto"/>
                        <w:left w:val="none" w:sz="0" w:space="0" w:color="auto"/>
                        <w:bottom w:val="none" w:sz="0" w:space="0" w:color="auto"/>
                        <w:right w:val="none" w:sz="0" w:space="0" w:color="auto"/>
                      </w:divBdr>
                      <w:divsChild>
                        <w:div w:id="1671911348">
                          <w:marLeft w:val="0"/>
                          <w:marRight w:val="0"/>
                          <w:marTop w:val="0"/>
                          <w:marBottom w:val="0"/>
                          <w:divBdr>
                            <w:top w:val="none" w:sz="0" w:space="0" w:color="auto"/>
                            <w:left w:val="none" w:sz="0" w:space="0" w:color="auto"/>
                            <w:bottom w:val="none" w:sz="0" w:space="0" w:color="auto"/>
                            <w:right w:val="none" w:sz="0" w:space="0" w:color="auto"/>
                          </w:divBdr>
                          <w:divsChild>
                            <w:div w:id="2042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038215">
      <w:bodyDiv w:val="1"/>
      <w:marLeft w:val="0"/>
      <w:marRight w:val="0"/>
      <w:marTop w:val="0"/>
      <w:marBottom w:val="0"/>
      <w:divBdr>
        <w:top w:val="none" w:sz="0" w:space="0" w:color="auto"/>
        <w:left w:val="none" w:sz="0" w:space="0" w:color="auto"/>
        <w:bottom w:val="none" w:sz="0" w:space="0" w:color="auto"/>
        <w:right w:val="none" w:sz="0" w:space="0" w:color="auto"/>
      </w:divBdr>
    </w:div>
    <w:div w:id="1201435285">
      <w:bodyDiv w:val="1"/>
      <w:marLeft w:val="0"/>
      <w:marRight w:val="0"/>
      <w:marTop w:val="0"/>
      <w:marBottom w:val="0"/>
      <w:divBdr>
        <w:top w:val="none" w:sz="0" w:space="0" w:color="auto"/>
        <w:left w:val="none" w:sz="0" w:space="0" w:color="auto"/>
        <w:bottom w:val="none" w:sz="0" w:space="0" w:color="auto"/>
        <w:right w:val="none" w:sz="0" w:space="0" w:color="auto"/>
      </w:divBdr>
      <w:divsChild>
        <w:div w:id="1611619920">
          <w:marLeft w:val="0"/>
          <w:marRight w:val="240"/>
          <w:marTop w:val="0"/>
          <w:marBottom w:val="0"/>
          <w:divBdr>
            <w:top w:val="none" w:sz="0" w:space="0" w:color="auto"/>
            <w:left w:val="none" w:sz="0" w:space="0" w:color="auto"/>
            <w:bottom w:val="none" w:sz="0" w:space="0" w:color="auto"/>
            <w:right w:val="none" w:sz="0" w:space="0" w:color="auto"/>
          </w:divBdr>
          <w:divsChild>
            <w:div w:id="2081635231">
              <w:marLeft w:val="0"/>
              <w:marRight w:val="0"/>
              <w:marTop w:val="0"/>
              <w:marBottom w:val="0"/>
              <w:divBdr>
                <w:top w:val="none" w:sz="0" w:space="0" w:color="auto"/>
                <w:left w:val="none" w:sz="0" w:space="0" w:color="auto"/>
                <w:bottom w:val="none" w:sz="0" w:space="0" w:color="auto"/>
                <w:right w:val="none" w:sz="0" w:space="0" w:color="auto"/>
              </w:divBdr>
              <w:divsChild>
                <w:div w:id="670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98864">
          <w:marLeft w:val="0"/>
          <w:marRight w:val="240"/>
          <w:marTop w:val="0"/>
          <w:marBottom w:val="0"/>
          <w:divBdr>
            <w:top w:val="none" w:sz="0" w:space="0" w:color="auto"/>
            <w:left w:val="none" w:sz="0" w:space="0" w:color="auto"/>
            <w:bottom w:val="none" w:sz="0" w:space="0" w:color="auto"/>
            <w:right w:val="none" w:sz="0" w:space="0" w:color="auto"/>
          </w:divBdr>
          <w:divsChild>
            <w:div w:id="1790466435">
              <w:marLeft w:val="0"/>
              <w:marRight w:val="0"/>
              <w:marTop w:val="0"/>
              <w:marBottom w:val="0"/>
              <w:divBdr>
                <w:top w:val="none" w:sz="0" w:space="0" w:color="auto"/>
                <w:left w:val="none" w:sz="0" w:space="0" w:color="auto"/>
                <w:bottom w:val="none" w:sz="0" w:space="0" w:color="auto"/>
                <w:right w:val="none" w:sz="0" w:space="0" w:color="auto"/>
              </w:divBdr>
              <w:divsChild>
                <w:div w:id="10770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6518">
          <w:marLeft w:val="0"/>
          <w:marRight w:val="0"/>
          <w:marTop w:val="750"/>
          <w:marBottom w:val="0"/>
          <w:divBdr>
            <w:top w:val="none" w:sz="0" w:space="0" w:color="auto"/>
            <w:left w:val="none" w:sz="0" w:space="0" w:color="auto"/>
            <w:bottom w:val="none" w:sz="0" w:space="0" w:color="auto"/>
            <w:right w:val="none" w:sz="0" w:space="0" w:color="auto"/>
          </w:divBdr>
          <w:divsChild>
            <w:div w:id="1011109618">
              <w:marLeft w:val="0"/>
              <w:marRight w:val="0"/>
              <w:marTop w:val="0"/>
              <w:marBottom w:val="0"/>
              <w:divBdr>
                <w:top w:val="none" w:sz="0" w:space="0" w:color="auto"/>
                <w:left w:val="none" w:sz="0" w:space="0" w:color="auto"/>
                <w:bottom w:val="none" w:sz="0" w:space="0" w:color="auto"/>
                <w:right w:val="none" w:sz="0" w:space="0" w:color="auto"/>
              </w:divBdr>
              <w:divsChild>
                <w:div w:id="1072964382">
                  <w:marLeft w:val="0"/>
                  <w:marRight w:val="0"/>
                  <w:marTop w:val="0"/>
                  <w:marBottom w:val="0"/>
                  <w:divBdr>
                    <w:top w:val="none" w:sz="0" w:space="0" w:color="auto"/>
                    <w:left w:val="none" w:sz="0" w:space="0" w:color="auto"/>
                    <w:bottom w:val="none" w:sz="0" w:space="0" w:color="auto"/>
                    <w:right w:val="none" w:sz="0" w:space="0" w:color="auto"/>
                  </w:divBdr>
                  <w:divsChild>
                    <w:div w:id="195979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133335">
      <w:bodyDiv w:val="1"/>
      <w:marLeft w:val="0"/>
      <w:marRight w:val="0"/>
      <w:marTop w:val="0"/>
      <w:marBottom w:val="0"/>
      <w:divBdr>
        <w:top w:val="none" w:sz="0" w:space="0" w:color="auto"/>
        <w:left w:val="none" w:sz="0" w:space="0" w:color="auto"/>
        <w:bottom w:val="none" w:sz="0" w:space="0" w:color="auto"/>
        <w:right w:val="none" w:sz="0" w:space="0" w:color="auto"/>
      </w:divBdr>
      <w:divsChild>
        <w:div w:id="1769615350">
          <w:marLeft w:val="0"/>
          <w:marRight w:val="240"/>
          <w:marTop w:val="0"/>
          <w:marBottom w:val="0"/>
          <w:divBdr>
            <w:top w:val="none" w:sz="0" w:space="0" w:color="auto"/>
            <w:left w:val="none" w:sz="0" w:space="0" w:color="auto"/>
            <w:bottom w:val="none" w:sz="0" w:space="0" w:color="auto"/>
            <w:right w:val="none" w:sz="0" w:space="0" w:color="auto"/>
          </w:divBdr>
          <w:divsChild>
            <w:div w:id="267086545">
              <w:marLeft w:val="0"/>
              <w:marRight w:val="0"/>
              <w:marTop w:val="0"/>
              <w:marBottom w:val="0"/>
              <w:divBdr>
                <w:top w:val="none" w:sz="0" w:space="0" w:color="auto"/>
                <w:left w:val="none" w:sz="0" w:space="0" w:color="auto"/>
                <w:bottom w:val="none" w:sz="0" w:space="0" w:color="auto"/>
                <w:right w:val="none" w:sz="0" w:space="0" w:color="auto"/>
              </w:divBdr>
              <w:divsChild>
                <w:div w:id="9761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467301">
          <w:marLeft w:val="0"/>
          <w:marRight w:val="240"/>
          <w:marTop w:val="0"/>
          <w:marBottom w:val="0"/>
          <w:divBdr>
            <w:top w:val="none" w:sz="0" w:space="0" w:color="auto"/>
            <w:left w:val="none" w:sz="0" w:space="0" w:color="auto"/>
            <w:bottom w:val="none" w:sz="0" w:space="0" w:color="auto"/>
            <w:right w:val="none" w:sz="0" w:space="0" w:color="auto"/>
          </w:divBdr>
          <w:divsChild>
            <w:div w:id="1825269855">
              <w:marLeft w:val="0"/>
              <w:marRight w:val="0"/>
              <w:marTop w:val="0"/>
              <w:marBottom w:val="0"/>
              <w:divBdr>
                <w:top w:val="none" w:sz="0" w:space="0" w:color="auto"/>
                <w:left w:val="none" w:sz="0" w:space="0" w:color="auto"/>
                <w:bottom w:val="none" w:sz="0" w:space="0" w:color="auto"/>
                <w:right w:val="none" w:sz="0" w:space="0" w:color="auto"/>
              </w:divBdr>
              <w:divsChild>
                <w:div w:id="37389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4286">
          <w:marLeft w:val="0"/>
          <w:marRight w:val="0"/>
          <w:marTop w:val="750"/>
          <w:marBottom w:val="0"/>
          <w:divBdr>
            <w:top w:val="none" w:sz="0" w:space="0" w:color="auto"/>
            <w:left w:val="none" w:sz="0" w:space="0" w:color="auto"/>
            <w:bottom w:val="none" w:sz="0" w:space="0" w:color="auto"/>
            <w:right w:val="none" w:sz="0" w:space="0" w:color="auto"/>
          </w:divBdr>
          <w:divsChild>
            <w:div w:id="1202207808">
              <w:marLeft w:val="0"/>
              <w:marRight w:val="0"/>
              <w:marTop w:val="0"/>
              <w:marBottom w:val="0"/>
              <w:divBdr>
                <w:top w:val="none" w:sz="0" w:space="0" w:color="auto"/>
                <w:left w:val="none" w:sz="0" w:space="0" w:color="auto"/>
                <w:bottom w:val="none" w:sz="0" w:space="0" w:color="auto"/>
                <w:right w:val="none" w:sz="0" w:space="0" w:color="auto"/>
              </w:divBdr>
              <w:divsChild>
                <w:div w:id="12690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22491">
      <w:bodyDiv w:val="1"/>
      <w:marLeft w:val="0"/>
      <w:marRight w:val="0"/>
      <w:marTop w:val="0"/>
      <w:marBottom w:val="0"/>
      <w:divBdr>
        <w:top w:val="none" w:sz="0" w:space="0" w:color="auto"/>
        <w:left w:val="none" w:sz="0" w:space="0" w:color="auto"/>
        <w:bottom w:val="none" w:sz="0" w:space="0" w:color="auto"/>
        <w:right w:val="none" w:sz="0" w:space="0" w:color="auto"/>
      </w:divBdr>
      <w:divsChild>
        <w:div w:id="1961181684">
          <w:marLeft w:val="0"/>
          <w:marRight w:val="240"/>
          <w:marTop w:val="0"/>
          <w:marBottom w:val="0"/>
          <w:divBdr>
            <w:top w:val="none" w:sz="0" w:space="0" w:color="auto"/>
            <w:left w:val="none" w:sz="0" w:space="0" w:color="auto"/>
            <w:bottom w:val="none" w:sz="0" w:space="0" w:color="auto"/>
            <w:right w:val="none" w:sz="0" w:space="0" w:color="auto"/>
          </w:divBdr>
          <w:divsChild>
            <w:div w:id="1034042712">
              <w:marLeft w:val="0"/>
              <w:marRight w:val="0"/>
              <w:marTop w:val="0"/>
              <w:marBottom w:val="0"/>
              <w:divBdr>
                <w:top w:val="none" w:sz="0" w:space="0" w:color="auto"/>
                <w:left w:val="none" w:sz="0" w:space="0" w:color="auto"/>
                <w:bottom w:val="none" w:sz="0" w:space="0" w:color="auto"/>
                <w:right w:val="none" w:sz="0" w:space="0" w:color="auto"/>
              </w:divBdr>
              <w:divsChild>
                <w:div w:id="8443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1307">
          <w:marLeft w:val="0"/>
          <w:marRight w:val="240"/>
          <w:marTop w:val="0"/>
          <w:marBottom w:val="0"/>
          <w:divBdr>
            <w:top w:val="none" w:sz="0" w:space="0" w:color="auto"/>
            <w:left w:val="none" w:sz="0" w:space="0" w:color="auto"/>
            <w:bottom w:val="none" w:sz="0" w:space="0" w:color="auto"/>
            <w:right w:val="none" w:sz="0" w:space="0" w:color="auto"/>
          </w:divBdr>
          <w:divsChild>
            <w:div w:id="1194925337">
              <w:marLeft w:val="0"/>
              <w:marRight w:val="0"/>
              <w:marTop w:val="0"/>
              <w:marBottom w:val="0"/>
              <w:divBdr>
                <w:top w:val="none" w:sz="0" w:space="0" w:color="auto"/>
                <w:left w:val="none" w:sz="0" w:space="0" w:color="auto"/>
                <w:bottom w:val="none" w:sz="0" w:space="0" w:color="auto"/>
                <w:right w:val="none" w:sz="0" w:space="0" w:color="auto"/>
              </w:divBdr>
              <w:divsChild>
                <w:div w:id="114126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87745">
          <w:marLeft w:val="0"/>
          <w:marRight w:val="0"/>
          <w:marTop w:val="750"/>
          <w:marBottom w:val="0"/>
          <w:divBdr>
            <w:top w:val="none" w:sz="0" w:space="0" w:color="auto"/>
            <w:left w:val="none" w:sz="0" w:space="0" w:color="auto"/>
            <w:bottom w:val="none" w:sz="0" w:space="0" w:color="auto"/>
            <w:right w:val="none" w:sz="0" w:space="0" w:color="auto"/>
          </w:divBdr>
          <w:divsChild>
            <w:div w:id="245655270">
              <w:marLeft w:val="0"/>
              <w:marRight w:val="0"/>
              <w:marTop w:val="0"/>
              <w:marBottom w:val="0"/>
              <w:divBdr>
                <w:top w:val="none" w:sz="0" w:space="0" w:color="auto"/>
                <w:left w:val="none" w:sz="0" w:space="0" w:color="auto"/>
                <w:bottom w:val="none" w:sz="0" w:space="0" w:color="auto"/>
                <w:right w:val="none" w:sz="0" w:space="0" w:color="auto"/>
              </w:divBdr>
              <w:divsChild>
                <w:div w:id="918756031">
                  <w:marLeft w:val="0"/>
                  <w:marRight w:val="0"/>
                  <w:marTop w:val="0"/>
                  <w:marBottom w:val="0"/>
                  <w:divBdr>
                    <w:top w:val="none" w:sz="0" w:space="0" w:color="auto"/>
                    <w:left w:val="none" w:sz="0" w:space="0" w:color="auto"/>
                    <w:bottom w:val="none" w:sz="0" w:space="0" w:color="auto"/>
                    <w:right w:val="none" w:sz="0" w:space="0" w:color="auto"/>
                  </w:divBdr>
                  <w:divsChild>
                    <w:div w:id="20796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260456">
      <w:bodyDiv w:val="1"/>
      <w:marLeft w:val="0"/>
      <w:marRight w:val="0"/>
      <w:marTop w:val="0"/>
      <w:marBottom w:val="0"/>
      <w:divBdr>
        <w:top w:val="none" w:sz="0" w:space="0" w:color="auto"/>
        <w:left w:val="none" w:sz="0" w:space="0" w:color="auto"/>
        <w:bottom w:val="none" w:sz="0" w:space="0" w:color="auto"/>
        <w:right w:val="none" w:sz="0" w:space="0" w:color="auto"/>
      </w:divBdr>
      <w:divsChild>
        <w:div w:id="1748070328">
          <w:marLeft w:val="0"/>
          <w:marRight w:val="240"/>
          <w:marTop w:val="0"/>
          <w:marBottom w:val="0"/>
          <w:divBdr>
            <w:top w:val="none" w:sz="0" w:space="0" w:color="auto"/>
            <w:left w:val="none" w:sz="0" w:space="0" w:color="auto"/>
            <w:bottom w:val="none" w:sz="0" w:space="0" w:color="auto"/>
            <w:right w:val="none" w:sz="0" w:space="0" w:color="auto"/>
          </w:divBdr>
          <w:divsChild>
            <w:div w:id="1417019641">
              <w:marLeft w:val="0"/>
              <w:marRight w:val="0"/>
              <w:marTop w:val="0"/>
              <w:marBottom w:val="0"/>
              <w:divBdr>
                <w:top w:val="none" w:sz="0" w:space="0" w:color="auto"/>
                <w:left w:val="none" w:sz="0" w:space="0" w:color="auto"/>
                <w:bottom w:val="none" w:sz="0" w:space="0" w:color="auto"/>
                <w:right w:val="none" w:sz="0" w:space="0" w:color="auto"/>
              </w:divBdr>
              <w:divsChild>
                <w:div w:id="203214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3400">
          <w:marLeft w:val="0"/>
          <w:marRight w:val="240"/>
          <w:marTop w:val="0"/>
          <w:marBottom w:val="0"/>
          <w:divBdr>
            <w:top w:val="none" w:sz="0" w:space="0" w:color="auto"/>
            <w:left w:val="none" w:sz="0" w:space="0" w:color="auto"/>
            <w:bottom w:val="none" w:sz="0" w:space="0" w:color="auto"/>
            <w:right w:val="none" w:sz="0" w:space="0" w:color="auto"/>
          </w:divBdr>
          <w:divsChild>
            <w:div w:id="1856310938">
              <w:marLeft w:val="0"/>
              <w:marRight w:val="0"/>
              <w:marTop w:val="0"/>
              <w:marBottom w:val="0"/>
              <w:divBdr>
                <w:top w:val="none" w:sz="0" w:space="0" w:color="auto"/>
                <w:left w:val="none" w:sz="0" w:space="0" w:color="auto"/>
                <w:bottom w:val="none" w:sz="0" w:space="0" w:color="auto"/>
                <w:right w:val="none" w:sz="0" w:space="0" w:color="auto"/>
              </w:divBdr>
              <w:divsChild>
                <w:div w:id="821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1725">
          <w:marLeft w:val="0"/>
          <w:marRight w:val="0"/>
          <w:marTop w:val="750"/>
          <w:marBottom w:val="0"/>
          <w:divBdr>
            <w:top w:val="none" w:sz="0" w:space="0" w:color="auto"/>
            <w:left w:val="none" w:sz="0" w:space="0" w:color="auto"/>
            <w:bottom w:val="none" w:sz="0" w:space="0" w:color="auto"/>
            <w:right w:val="none" w:sz="0" w:space="0" w:color="auto"/>
          </w:divBdr>
          <w:divsChild>
            <w:div w:id="1255243504">
              <w:marLeft w:val="0"/>
              <w:marRight w:val="0"/>
              <w:marTop w:val="0"/>
              <w:marBottom w:val="0"/>
              <w:divBdr>
                <w:top w:val="none" w:sz="0" w:space="0" w:color="auto"/>
                <w:left w:val="none" w:sz="0" w:space="0" w:color="auto"/>
                <w:bottom w:val="none" w:sz="0" w:space="0" w:color="auto"/>
                <w:right w:val="none" w:sz="0" w:space="0" w:color="auto"/>
              </w:divBdr>
              <w:divsChild>
                <w:div w:id="571619664">
                  <w:marLeft w:val="0"/>
                  <w:marRight w:val="0"/>
                  <w:marTop w:val="0"/>
                  <w:marBottom w:val="0"/>
                  <w:divBdr>
                    <w:top w:val="none" w:sz="0" w:space="0" w:color="auto"/>
                    <w:left w:val="none" w:sz="0" w:space="0" w:color="auto"/>
                    <w:bottom w:val="none" w:sz="0" w:space="0" w:color="auto"/>
                    <w:right w:val="none" w:sz="0" w:space="0" w:color="auto"/>
                  </w:divBdr>
                  <w:divsChild>
                    <w:div w:id="85959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211376">
      <w:bodyDiv w:val="1"/>
      <w:marLeft w:val="0"/>
      <w:marRight w:val="0"/>
      <w:marTop w:val="0"/>
      <w:marBottom w:val="0"/>
      <w:divBdr>
        <w:top w:val="none" w:sz="0" w:space="0" w:color="auto"/>
        <w:left w:val="none" w:sz="0" w:space="0" w:color="auto"/>
        <w:bottom w:val="none" w:sz="0" w:space="0" w:color="auto"/>
        <w:right w:val="none" w:sz="0" w:space="0" w:color="auto"/>
      </w:divBdr>
      <w:divsChild>
        <w:div w:id="1924026006">
          <w:marLeft w:val="0"/>
          <w:marRight w:val="240"/>
          <w:marTop w:val="0"/>
          <w:marBottom w:val="0"/>
          <w:divBdr>
            <w:top w:val="none" w:sz="0" w:space="0" w:color="auto"/>
            <w:left w:val="none" w:sz="0" w:space="0" w:color="auto"/>
            <w:bottom w:val="none" w:sz="0" w:space="0" w:color="auto"/>
            <w:right w:val="none" w:sz="0" w:space="0" w:color="auto"/>
          </w:divBdr>
          <w:divsChild>
            <w:div w:id="84572358">
              <w:marLeft w:val="0"/>
              <w:marRight w:val="0"/>
              <w:marTop w:val="0"/>
              <w:marBottom w:val="0"/>
              <w:divBdr>
                <w:top w:val="none" w:sz="0" w:space="0" w:color="auto"/>
                <w:left w:val="none" w:sz="0" w:space="0" w:color="auto"/>
                <w:bottom w:val="none" w:sz="0" w:space="0" w:color="auto"/>
                <w:right w:val="none" w:sz="0" w:space="0" w:color="auto"/>
              </w:divBdr>
              <w:divsChild>
                <w:div w:id="6589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96040">
          <w:marLeft w:val="0"/>
          <w:marRight w:val="240"/>
          <w:marTop w:val="0"/>
          <w:marBottom w:val="0"/>
          <w:divBdr>
            <w:top w:val="none" w:sz="0" w:space="0" w:color="auto"/>
            <w:left w:val="none" w:sz="0" w:space="0" w:color="auto"/>
            <w:bottom w:val="none" w:sz="0" w:space="0" w:color="auto"/>
            <w:right w:val="none" w:sz="0" w:space="0" w:color="auto"/>
          </w:divBdr>
          <w:divsChild>
            <w:div w:id="1562252814">
              <w:marLeft w:val="0"/>
              <w:marRight w:val="0"/>
              <w:marTop w:val="0"/>
              <w:marBottom w:val="0"/>
              <w:divBdr>
                <w:top w:val="none" w:sz="0" w:space="0" w:color="auto"/>
                <w:left w:val="none" w:sz="0" w:space="0" w:color="auto"/>
                <w:bottom w:val="none" w:sz="0" w:space="0" w:color="auto"/>
                <w:right w:val="none" w:sz="0" w:space="0" w:color="auto"/>
              </w:divBdr>
              <w:divsChild>
                <w:div w:id="186859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19874">
          <w:marLeft w:val="0"/>
          <w:marRight w:val="0"/>
          <w:marTop w:val="750"/>
          <w:marBottom w:val="0"/>
          <w:divBdr>
            <w:top w:val="none" w:sz="0" w:space="0" w:color="auto"/>
            <w:left w:val="none" w:sz="0" w:space="0" w:color="auto"/>
            <w:bottom w:val="none" w:sz="0" w:space="0" w:color="auto"/>
            <w:right w:val="none" w:sz="0" w:space="0" w:color="auto"/>
          </w:divBdr>
          <w:divsChild>
            <w:div w:id="805706140">
              <w:marLeft w:val="0"/>
              <w:marRight w:val="0"/>
              <w:marTop w:val="0"/>
              <w:marBottom w:val="0"/>
              <w:divBdr>
                <w:top w:val="none" w:sz="0" w:space="0" w:color="auto"/>
                <w:left w:val="none" w:sz="0" w:space="0" w:color="auto"/>
                <w:bottom w:val="none" w:sz="0" w:space="0" w:color="auto"/>
                <w:right w:val="none" w:sz="0" w:space="0" w:color="auto"/>
              </w:divBdr>
              <w:divsChild>
                <w:div w:id="298802050">
                  <w:marLeft w:val="0"/>
                  <w:marRight w:val="0"/>
                  <w:marTop w:val="0"/>
                  <w:marBottom w:val="0"/>
                  <w:divBdr>
                    <w:top w:val="none" w:sz="0" w:space="0" w:color="auto"/>
                    <w:left w:val="none" w:sz="0" w:space="0" w:color="auto"/>
                    <w:bottom w:val="none" w:sz="0" w:space="0" w:color="auto"/>
                    <w:right w:val="none" w:sz="0" w:space="0" w:color="auto"/>
                  </w:divBdr>
                  <w:divsChild>
                    <w:div w:id="8909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525880">
      <w:bodyDiv w:val="1"/>
      <w:marLeft w:val="0"/>
      <w:marRight w:val="0"/>
      <w:marTop w:val="0"/>
      <w:marBottom w:val="0"/>
      <w:divBdr>
        <w:top w:val="none" w:sz="0" w:space="0" w:color="auto"/>
        <w:left w:val="none" w:sz="0" w:space="0" w:color="auto"/>
        <w:bottom w:val="none" w:sz="0" w:space="0" w:color="auto"/>
        <w:right w:val="none" w:sz="0" w:space="0" w:color="auto"/>
      </w:divBdr>
    </w:div>
    <w:div w:id="1225330581">
      <w:bodyDiv w:val="1"/>
      <w:marLeft w:val="0"/>
      <w:marRight w:val="0"/>
      <w:marTop w:val="0"/>
      <w:marBottom w:val="0"/>
      <w:divBdr>
        <w:top w:val="none" w:sz="0" w:space="0" w:color="auto"/>
        <w:left w:val="none" w:sz="0" w:space="0" w:color="auto"/>
        <w:bottom w:val="none" w:sz="0" w:space="0" w:color="auto"/>
        <w:right w:val="none" w:sz="0" w:space="0" w:color="auto"/>
      </w:divBdr>
      <w:divsChild>
        <w:div w:id="208222350">
          <w:marLeft w:val="0"/>
          <w:marRight w:val="240"/>
          <w:marTop w:val="0"/>
          <w:marBottom w:val="0"/>
          <w:divBdr>
            <w:top w:val="none" w:sz="0" w:space="0" w:color="auto"/>
            <w:left w:val="none" w:sz="0" w:space="0" w:color="auto"/>
            <w:bottom w:val="none" w:sz="0" w:space="0" w:color="auto"/>
            <w:right w:val="none" w:sz="0" w:space="0" w:color="auto"/>
          </w:divBdr>
          <w:divsChild>
            <w:div w:id="337318063">
              <w:marLeft w:val="0"/>
              <w:marRight w:val="0"/>
              <w:marTop w:val="0"/>
              <w:marBottom w:val="0"/>
              <w:divBdr>
                <w:top w:val="none" w:sz="0" w:space="0" w:color="auto"/>
                <w:left w:val="none" w:sz="0" w:space="0" w:color="auto"/>
                <w:bottom w:val="none" w:sz="0" w:space="0" w:color="auto"/>
                <w:right w:val="none" w:sz="0" w:space="0" w:color="auto"/>
              </w:divBdr>
              <w:divsChild>
                <w:div w:id="5774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5049">
          <w:marLeft w:val="0"/>
          <w:marRight w:val="240"/>
          <w:marTop w:val="0"/>
          <w:marBottom w:val="0"/>
          <w:divBdr>
            <w:top w:val="none" w:sz="0" w:space="0" w:color="auto"/>
            <w:left w:val="none" w:sz="0" w:space="0" w:color="auto"/>
            <w:bottom w:val="none" w:sz="0" w:space="0" w:color="auto"/>
            <w:right w:val="none" w:sz="0" w:space="0" w:color="auto"/>
          </w:divBdr>
          <w:divsChild>
            <w:div w:id="1596208871">
              <w:marLeft w:val="0"/>
              <w:marRight w:val="0"/>
              <w:marTop w:val="0"/>
              <w:marBottom w:val="0"/>
              <w:divBdr>
                <w:top w:val="none" w:sz="0" w:space="0" w:color="auto"/>
                <w:left w:val="none" w:sz="0" w:space="0" w:color="auto"/>
                <w:bottom w:val="none" w:sz="0" w:space="0" w:color="auto"/>
                <w:right w:val="none" w:sz="0" w:space="0" w:color="auto"/>
              </w:divBdr>
              <w:divsChild>
                <w:div w:id="7853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9210">
          <w:marLeft w:val="0"/>
          <w:marRight w:val="0"/>
          <w:marTop w:val="750"/>
          <w:marBottom w:val="0"/>
          <w:divBdr>
            <w:top w:val="none" w:sz="0" w:space="0" w:color="auto"/>
            <w:left w:val="none" w:sz="0" w:space="0" w:color="auto"/>
            <w:bottom w:val="none" w:sz="0" w:space="0" w:color="auto"/>
            <w:right w:val="none" w:sz="0" w:space="0" w:color="auto"/>
          </w:divBdr>
          <w:divsChild>
            <w:div w:id="1391925229">
              <w:marLeft w:val="0"/>
              <w:marRight w:val="0"/>
              <w:marTop w:val="0"/>
              <w:marBottom w:val="0"/>
              <w:divBdr>
                <w:top w:val="none" w:sz="0" w:space="0" w:color="auto"/>
                <w:left w:val="none" w:sz="0" w:space="0" w:color="auto"/>
                <w:bottom w:val="none" w:sz="0" w:space="0" w:color="auto"/>
                <w:right w:val="none" w:sz="0" w:space="0" w:color="auto"/>
              </w:divBdr>
              <w:divsChild>
                <w:div w:id="1752114447">
                  <w:marLeft w:val="0"/>
                  <w:marRight w:val="0"/>
                  <w:marTop w:val="0"/>
                  <w:marBottom w:val="0"/>
                  <w:divBdr>
                    <w:top w:val="none" w:sz="0" w:space="0" w:color="auto"/>
                    <w:left w:val="none" w:sz="0" w:space="0" w:color="auto"/>
                    <w:bottom w:val="none" w:sz="0" w:space="0" w:color="auto"/>
                    <w:right w:val="none" w:sz="0" w:space="0" w:color="auto"/>
                  </w:divBdr>
                  <w:divsChild>
                    <w:div w:id="880020674">
                      <w:marLeft w:val="0"/>
                      <w:marRight w:val="0"/>
                      <w:marTop w:val="0"/>
                      <w:marBottom w:val="0"/>
                      <w:divBdr>
                        <w:top w:val="none" w:sz="0" w:space="0" w:color="auto"/>
                        <w:left w:val="none" w:sz="0" w:space="0" w:color="auto"/>
                        <w:bottom w:val="none" w:sz="0" w:space="0" w:color="auto"/>
                        <w:right w:val="none" w:sz="0" w:space="0" w:color="auto"/>
                      </w:divBdr>
                      <w:divsChild>
                        <w:div w:id="120324757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25527118">
      <w:bodyDiv w:val="1"/>
      <w:marLeft w:val="0"/>
      <w:marRight w:val="0"/>
      <w:marTop w:val="0"/>
      <w:marBottom w:val="0"/>
      <w:divBdr>
        <w:top w:val="none" w:sz="0" w:space="0" w:color="auto"/>
        <w:left w:val="none" w:sz="0" w:space="0" w:color="auto"/>
        <w:bottom w:val="none" w:sz="0" w:space="0" w:color="auto"/>
        <w:right w:val="none" w:sz="0" w:space="0" w:color="auto"/>
      </w:divBdr>
      <w:divsChild>
        <w:div w:id="1433862241">
          <w:marLeft w:val="0"/>
          <w:marRight w:val="240"/>
          <w:marTop w:val="0"/>
          <w:marBottom w:val="0"/>
          <w:divBdr>
            <w:top w:val="none" w:sz="0" w:space="0" w:color="auto"/>
            <w:left w:val="none" w:sz="0" w:space="0" w:color="auto"/>
            <w:bottom w:val="none" w:sz="0" w:space="0" w:color="auto"/>
            <w:right w:val="none" w:sz="0" w:space="0" w:color="auto"/>
          </w:divBdr>
          <w:divsChild>
            <w:div w:id="1358114418">
              <w:marLeft w:val="0"/>
              <w:marRight w:val="0"/>
              <w:marTop w:val="0"/>
              <w:marBottom w:val="0"/>
              <w:divBdr>
                <w:top w:val="none" w:sz="0" w:space="0" w:color="auto"/>
                <w:left w:val="none" w:sz="0" w:space="0" w:color="auto"/>
                <w:bottom w:val="none" w:sz="0" w:space="0" w:color="auto"/>
                <w:right w:val="none" w:sz="0" w:space="0" w:color="auto"/>
              </w:divBdr>
              <w:divsChild>
                <w:div w:id="12387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5718">
          <w:marLeft w:val="0"/>
          <w:marRight w:val="240"/>
          <w:marTop w:val="0"/>
          <w:marBottom w:val="0"/>
          <w:divBdr>
            <w:top w:val="none" w:sz="0" w:space="0" w:color="auto"/>
            <w:left w:val="none" w:sz="0" w:space="0" w:color="auto"/>
            <w:bottom w:val="none" w:sz="0" w:space="0" w:color="auto"/>
            <w:right w:val="none" w:sz="0" w:space="0" w:color="auto"/>
          </w:divBdr>
          <w:divsChild>
            <w:div w:id="872688797">
              <w:marLeft w:val="0"/>
              <w:marRight w:val="0"/>
              <w:marTop w:val="0"/>
              <w:marBottom w:val="0"/>
              <w:divBdr>
                <w:top w:val="none" w:sz="0" w:space="0" w:color="auto"/>
                <w:left w:val="none" w:sz="0" w:space="0" w:color="auto"/>
                <w:bottom w:val="none" w:sz="0" w:space="0" w:color="auto"/>
                <w:right w:val="none" w:sz="0" w:space="0" w:color="auto"/>
              </w:divBdr>
              <w:divsChild>
                <w:div w:id="3839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1509">
          <w:marLeft w:val="0"/>
          <w:marRight w:val="0"/>
          <w:marTop w:val="750"/>
          <w:marBottom w:val="0"/>
          <w:divBdr>
            <w:top w:val="none" w:sz="0" w:space="0" w:color="auto"/>
            <w:left w:val="none" w:sz="0" w:space="0" w:color="auto"/>
            <w:bottom w:val="none" w:sz="0" w:space="0" w:color="auto"/>
            <w:right w:val="none" w:sz="0" w:space="0" w:color="auto"/>
          </w:divBdr>
          <w:divsChild>
            <w:div w:id="658311232">
              <w:marLeft w:val="0"/>
              <w:marRight w:val="0"/>
              <w:marTop w:val="0"/>
              <w:marBottom w:val="0"/>
              <w:divBdr>
                <w:top w:val="none" w:sz="0" w:space="0" w:color="auto"/>
                <w:left w:val="none" w:sz="0" w:space="0" w:color="auto"/>
                <w:bottom w:val="none" w:sz="0" w:space="0" w:color="auto"/>
                <w:right w:val="none" w:sz="0" w:space="0" w:color="auto"/>
              </w:divBdr>
              <w:divsChild>
                <w:div w:id="2033142080">
                  <w:marLeft w:val="0"/>
                  <w:marRight w:val="0"/>
                  <w:marTop w:val="0"/>
                  <w:marBottom w:val="0"/>
                  <w:divBdr>
                    <w:top w:val="none" w:sz="0" w:space="0" w:color="auto"/>
                    <w:left w:val="none" w:sz="0" w:space="0" w:color="auto"/>
                    <w:bottom w:val="none" w:sz="0" w:space="0" w:color="auto"/>
                    <w:right w:val="none" w:sz="0" w:space="0" w:color="auto"/>
                  </w:divBdr>
                  <w:divsChild>
                    <w:div w:id="208807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08670">
      <w:bodyDiv w:val="1"/>
      <w:marLeft w:val="0"/>
      <w:marRight w:val="0"/>
      <w:marTop w:val="0"/>
      <w:marBottom w:val="0"/>
      <w:divBdr>
        <w:top w:val="none" w:sz="0" w:space="0" w:color="auto"/>
        <w:left w:val="none" w:sz="0" w:space="0" w:color="auto"/>
        <w:bottom w:val="none" w:sz="0" w:space="0" w:color="auto"/>
        <w:right w:val="none" w:sz="0" w:space="0" w:color="auto"/>
      </w:divBdr>
      <w:divsChild>
        <w:div w:id="1308315239">
          <w:marLeft w:val="0"/>
          <w:marRight w:val="0"/>
          <w:marTop w:val="0"/>
          <w:marBottom w:val="180"/>
          <w:divBdr>
            <w:top w:val="none" w:sz="0" w:space="0" w:color="auto"/>
            <w:left w:val="none" w:sz="0" w:space="0" w:color="auto"/>
            <w:bottom w:val="none" w:sz="0" w:space="0" w:color="auto"/>
            <w:right w:val="none" w:sz="0" w:space="0" w:color="auto"/>
          </w:divBdr>
        </w:div>
        <w:div w:id="1480145315">
          <w:marLeft w:val="0"/>
          <w:marRight w:val="0"/>
          <w:marTop w:val="0"/>
          <w:marBottom w:val="180"/>
          <w:divBdr>
            <w:top w:val="none" w:sz="0" w:space="0" w:color="auto"/>
            <w:left w:val="none" w:sz="0" w:space="0" w:color="auto"/>
            <w:bottom w:val="none" w:sz="0" w:space="0" w:color="auto"/>
            <w:right w:val="none" w:sz="0" w:space="0" w:color="auto"/>
          </w:divBdr>
        </w:div>
      </w:divsChild>
    </w:div>
    <w:div w:id="1228807957">
      <w:bodyDiv w:val="1"/>
      <w:marLeft w:val="0"/>
      <w:marRight w:val="0"/>
      <w:marTop w:val="0"/>
      <w:marBottom w:val="0"/>
      <w:divBdr>
        <w:top w:val="none" w:sz="0" w:space="0" w:color="auto"/>
        <w:left w:val="none" w:sz="0" w:space="0" w:color="auto"/>
        <w:bottom w:val="none" w:sz="0" w:space="0" w:color="auto"/>
        <w:right w:val="none" w:sz="0" w:space="0" w:color="auto"/>
      </w:divBdr>
    </w:div>
    <w:div w:id="1234045698">
      <w:bodyDiv w:val="1"/>
      <w:marLeft w:val="0"/>
      <w:marRight w:val="0"/>
      <w:marTop w:val="0"/>
      <w:marBottom w:val="0"/>
      <w:divBdr>
        <w:top w:val="none" w:sz="0" w:space="0" w:color="auto"/>
        <w:left w:val="none" w:sz="0" w:space="0" w:color="auto"/>
        <w:bottom w:val="none" w:sz="0" w:space="0" w:color="auto"/>
        <w:right w:val="none" w:sz="0" w:space="0" w:color="auto"/>
      </w:divBdr>
      <w:divsChild>
        <w:div w:id="817188067">
          <w:marLeft w:val="0"/>
          <w:marRight w:val="0"/>
          <w:marTop w:val="0"/>
          <w:marBottom w:val="0"/>
          <w:divBdr>
            <w:top w:val="none" w:sz="0" w:space="0" w:color="auto"/>
            <w:left w:val="none" w:sz="0" w:space="0" w:color="auto"/>
            <w:bottom w:val="none" w:sz="0" w:space="0" w:color="auto"/>
            <w:right w:val="none" w:sz="0" w:space="0" w:color="auto"/>
          </w:divBdr>
          <w:divsChild>
            <w:div w:id="1628777082">
              <w:marLeft w:val="0"/>
              <w:marRight w:val="0"/>
              <w:marTop w:val="0"/>
              <w:marBottom w:val="0"/>
              <w:divBdr>
                <w:top w:val="none" w:sz="0" w:space="0" w:color="auto"/>
                <w:left w:val="none" w:sz="0" w:space="0" w:color="auto"/>
                <w:bottom w:val="none" w:sz="0" w:space="0" w:color="auto"/>
                <w:right w:val="none" w:sz="0" w:space="0" w:color="auto"/>
              </w:divBdr>
              <w:divsChild>
                <w:div w:id="1725333065">
                  <w:marLeft w:val="0"/>
                  <w:marRight w:val="0"/>
                  <w:marTop w:val="0"/>
                  <w:marBottom w:val="0"/>
                  <w:divBdr>
                    <w:top w:val="none" w:sz="0" w:space="0" w:color="auto"/>
                    <w:left w:val="none" w:sz="0" w:space="0" w:color="auto"/>
                    <w:bottom w:val="none" w:sz="0" w:space="0" w:color="auto"/>
                    <w:right w:val="none" w:sz="0" w:space="0" w:color="auto"/>
                  </w:divBdr>
                  <w:divsChild>
                    <w:div w:id="1886945198">
                      <w:marLeft w:val="0"/>
                      <w:marRight w:val="0"/>
                      <w:marTop w:val="0"/>
                      <w:marBottom w:val="0"/>
                      <w:divBdr>
                        <w:top w:val="none" w:sz="0" w:space="0" w:color="auto"/>
                        <w:left w:val="none" w:sz="0" w:space="0" w:color="auto"/>
                        <w:bottom w:val="none" w:sz="0" w:space="0" w:color="auto"/>
                        <w:right w:val="none" w:sz="0" w:space="0" w:color="auto"/>
                      </w:divBdr>
                      <w:divsChild>
                        <w:div w:id="1540436021">
                          <w:marLeft w:val="0"/>
                          <w:marRight w:val="0"/>
                          <w:marTop w:val="0"/>
                          <w:marBottom w:val="0"/>
                          <w:divBdr>
                            <w:top w:val="none" w:sz="0" w:space="0" w:color="auto"/>
                            <w:left w:val="none" w:sz="0" w:space="0" w:color="auto"/>
                            <w:bottom w:val="none" w:sz="0" w:space="0" w:color="auto"/>
                            <w:right w:val="none" w:sz="0" w:space="0" w:color="auto"/>
                          </w:divBdr>
                          <w:divsChild>
                            <w:div w:id="2019112636">
                              <w:marLeft w:val="0"/>
                              <w:marRight w:val="0"/>
                              <w:marTop w:val="0"/>
                              <w:marBottom w:val="0"/>
                              <w:divBdr>
                                <w:top w:val="none" w:sz="0" w:space="0" w:color="auto"/>
                                <w:left w:val="none" w:sz="0" w:space="0" w:color="auto"/>
                                <w:bottom w:val="none" w:sz="0" w:space="0" w:color="auto"/>
                                <w:right w:val="none" w:sz="0" w:space="0" w:color="auto"/>
                              </w:divBdr>
                              <w:divsChild>
                                <w:div w:id="918753748">
                                  <w:marLeft w:val="0"/>
                                  <w:marRight w:val="0"/>
                                  <w:marTop w:val="0"/>
                                  <w:marBottom w:val="0"/>
                                  <w:divBdr>
                                    <w:top w:val="none" w:sz="0" w:space="0" w:color="auto"/>
                                    <w:left w:val="none" w:sz="0" w:space="0" w:color="auto"/>
                                    <w:bottom w:val="none" w:sz="0" w:space="0" w:color="auto"/>
                                    <w:right w:val="none" w:sz="0" w:space="0" w:color="auto"/>
                                  </w:divBdr>
                                  <w:divsChild>
                                    <w:div w:id="1267613365">
                                      <w:marLeft w:val="0"/>
                                      <w:marRight w:val="0"/>
                                      <w:marTop w:val="0"/>
                                      <w:marBottom w:val="0"/>
                                      <w:divBdr>
                                        <w:top w:val="none" w:sz="0" w:space="0" w:color="auto"/>
                                        <w:left w:val="none" w:sz="0" w:space="0" w:color="auto"/>
                                        <w:bottom w:val="none" w:sz="0" w:space="0" w:color="auto"/>
                                        <w:right w:val="none" w:sz="0" w:space="0" w:color="auto"/>
                                      </w:divBdr>
                                      <w:divsChild>
                                        <w:div w:id="1837719767">
                                          <w:marLeft w:val="0"/>
                                          <w:marRight w:val="0"/>
                                          <w:marTop w:val="0"/>
                                          <w:marBottom w:val="0"/>
                                          <w:divBdr>
                                            <w:top w:val="none" w:sz="0" w:space="0" w:color="auto"/>
                                            <w:left w:val="none" w:sz="0" w:space="0" w:color="auto"/>
                                            <w:bottom w:val="none" w:sz="0" w:space="0" w:color="auto"/>
                                            <w:right w:val="none" w:sz="0" w:space="0" w:color="auto"/>
                                          </w:divBdr>
                                          <w:divsChild>
                                            <w:div w:id="1819834302">
                                              <w:marLeft w:val="0"/>
                                              <w:marRight w:val="0"/>
                                              <w:marTop w:val="0"/>
                                              <w:marBottom w:val="0"/>
                                              <w:divBdr>
                                                <w:top w:val="none" w:sz="0" w:space="0" w:color="auto"/>
                                                <w:left w:val="none" w:sz="0" w:space="0" w:color="auto"/>
                                                <w:bottom w:val="none" w:sz="0" w:space="0" w:color="auto"/>
                                                <w:right w:val="none" w:sz="0" w:space="0" w:color="auto"/>
                                              </w:divBdr>
                                              <w:divsChild>
                                                <w:div w:id="1438021157">
                                                  <w:marLeft w:val="0"/>
                                                  <w:marRight w:val="0"/>
                                                  <w:marTop w:val="0"/>
                                                  <w:marBottom w:val="0"/>
                                                  <w:divBdr>
                                                    <w:top w:val="none" w:sz="0" w:space="0" w:color="auto"/>
                                                    <w:left w:val="none" w:sz="0" w:space="0" w:color="auto"/>
                                                    <w:bottom w:val="none" w:sz="0" w:space="0" w:color="auto"/>
                                                    <w:right w:val="none" w:sz="0" w:space="0" w:color="auto"/>
                                                  </w:divBdr>
                                                  <w:divsChild>
                                                    <w:div w:id="1865316366">
                                                      <w:marLeft w:val="0"/>
                                                      <w:marRight w:val="0"/>
                                                      <w:marTop w:val="0"/>
                                                      <w:marBottom w:val="0"/>
                                                      <w:divBdr>
                                                        <w:top w:val="none" w:sz="0" w:space="0" w:color="auto"/>
                                                        <w:left w:val="none" w:sz="0" w:space="0" w:color="auto"/>
                                                        <w:bottom w:val="none" w:sz="0" w:space="0" w:color="auto"/>
                                                        <w:right w:val="none" w:sz="0" w:space="0" w:color="auto"/>
                                                      </w:divBdr>
                                                      <w:divsChild>
                                                        <w:div w:id="106777368">
                                                          <w:marLeft w:val="0"/>
                                                          <w:marRight w:val="0"/>
                                                          <w:marTop w:val="0"/>
                                                          <w:marBottom w:val="0"/>
                                                          <w:divBdr>
                                                            <w:top w:val="none" w:sz="0" w:space="0" w:color="auto"/>
                                                            <w:left w:val="none" w:sz="0" w:space="0" w:color="auto"/>
                                                            <w:bottom w:val="none" w:sz="0" w:space="0" w:color="auto"/>
                                                            <w:right w:val="none" w:sz="0" w:space="0" w:color="auto"/>
                                                          </w:divBdr>
                                                          <w:divsChild>
                                                            <w:div w:id="291059387">
                                                              <w:marLeft w:val="0"/>
                                                              <w:marRight w:val="0"/>
                                                              <w:marTop w:val="0"/>
                                                              <w:marBottom w:val="0"/>
                                                              <w:divBdr>
                                                                <w:top w:val="none" w:sz="0" w:space="0" w:color="auto"/>
                                                                <w:left w:val="none" w:sz="0" w:space="0" w:color="auto"/>
                                                                <w:bottom w:val="none" w:sz="0" w:space="0" w:color="auto"/>
                                                                <w:right w:val="none" w:sz="0" w:space="0" w:color="auto"/>
                                                              </w:divBdr>
                                                              <w:divsChild>
                                                                <w:div w:id="573273347">
                                                                  <w:marLeft w:val="0"/>
                                                                  <w:marRight w:val="0"/>
                                                                  <w:marTop w:val="0"/>
                                                                  <w:marBottom w:val="0"/>
                                                                  <w:divBdr>
                                                                    <w:top w:val="none" w:sz="0" w:space="0" w:color="auto"/>
                                                                    <w:left w:val="none" w:sz="0" w:space="0" w:color="auto"/>
                                                                    <w:bottom w:val="none" w:sz="0" w:space="0" w:color="auto"/>
                                                                    <w:right w:val="none" w:sz="0" w:space="0" w:color="auto"/>
                                                                  </w:divBdr>
                                                                  <w:divsChild>
                                                                    <w:div w:id="9095348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90881595">
                                                              <w:marLeft w:val="0"/>
                                                              <w:marRight w:val="0"/>
                                                              <w:marTop w:val="0"/>
                                                              <w:marBottom w:val="0"/>
                                                              <w:divBdr>
                                                                <w:top w:val="none" w:sz="0" w:space="0" w:color="auto"/>
                                                                <w:left w:val="none" w:sz="0" w:space="0" w:color="auto"/>
                                                                <w:bottom w:val="none" w:sz="0" w:space="0" w:color="auto"/>
                                                                <w:right w:val="none" w:sz="0" w:space="0" w:color="auto"/>
                                                              </w:divBdr>
                                                              <w:divsChild>
                                                                <w:div w:id="1858696329">
                                                                  <w:marLeft w:val="0"/>
                                                                  <w:marRight w:val="0"/>
                                                                  <w:marTop w:val="0"/>
                                                                  <w:marBottom w:val="0"/>
                                                                  <w:divBdr>
                                                                    <w:top w:val="none" w:sz="0" w:space="0" w:color="auto"/>
                                                                    <w:left w:val="none" w:sz="0" w:space="0" w:color="auto"/>
                                                                    <w:bottom w:val="none" w:sz="0" w:space="0" w:color="auto"/>
                                                                    <w:right w:val="none" w:sz="0" w:space="0" w:color="auto"/>
                                                                  </w:divBdr>
                                                                  <w:divsChild>
                                                                    <w:div w:id="1188641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384089">
                                                              <w:marLeft w:val="0"/>
                                                              <w:marRight w:val="0"/>
                                                              <w:marTop w:val="0"/>
                                                              <w:marBottom w:val="0"/>
                                                              <w:divBdr>
                                                                <w:top w:val="none" w:sz="0" w:space="0" w:color="auto"/>
                                                                <w:left w:val="none" w:sz="0" w:space="0" w:color="auto"/>
                                                                <w:bottom w:val="none" w:sz="0" w:space="0" w:color="auto"/>
                                                                <w:right w:val="none" w:sz="0" w:space="0" w:color="auto"/>
                                                              </w:divBdr>
                                                              <w:divsChild>
                                                                <w:div w:id="2037385944">
                                                                  <w:marLeft w:val="0"/>
                                                                  <w:marRight w:val="0"/>
                                                                  <w:marTop w:val="0"/>
                                                                  <w:marBottom w:val="0"/>
                                                                  <w:divBdr>
                                                                    <w:top w:val="none" w:sz="0" w:space="0" w:color="auto"/>
                                                                    <w:left w:val="none" w:sz="0" w:space="0" w:color="auto"/>
                                                                    <w:bottom w:val="none" w:sz="0" w:space="0" w:color="auto"/>
                                                                    <w:right w:val="none" w:sz="0" w:space="0" w:color="auto"/>
                                                                  </w:divBdr>
                                                                  <w:divsChild>
                                                                    <w:div w:id="1115446099">
                                                                      <w:marLeft w:val="-420"/>
                                                                      <w:marRight w:val="0"/>
                                                                      <w:marTop w:val="0"/>
                                                                      <w:marBottom w:val="0"/>
                                                                      <w:divBdr>
                                                                        <w:top w:val="none" w:sz="0" w:space="0" w:color="auto"/>
                                                                        <w:left w:val="none" w:sz="0" w:space="0" w:color="auto"/>
                                                                        <w:bottom w:val="none" w:sz="0" w:space="0" w:color="auto"/>
                                                                        <w:right w:val="none" w:sz="0" w:space="0" w:color="auto"/>
                                                                      </w:divBdr>
                                                                      <w:divsChild>
                                                                        <w:div w:id="1289976025">
                                                                          <w:marLeft w:val="0"/>
                                                                          <w:marRight w:val="0"/>
                                                                          <w:marTop w:val="0"/>
                                                                          <w:marBottom w:val="0"/>
                                                                          <w:divBdr>
                                                                            <w:top w:val="none" w:sz="0" w:space="0" w:color="auto"/>
                                                                            <w:left w:val="none" w:sz="0" w:space="0" w:color="auto"/>
                                                                            <w:bottom w:val="none" w:sz="0" w:space="0" w:color="auto"/>
                                                                            <w:right w:val="none" w:sz="0" w:space="0" w:color="auto"/>
                                                                          </w:divBdr>
                                                                          <w:divsChild>
                                                                            <w:div w:id="1610970342">
                                                                              <w:marLeft w:val="0"/>
                                                                              <w:marRight w:val="0"/>
                                                                              <w:marTop w:val="0"/>
                                                                              <w:marBottom w:val="0"/>
                                                                              <w:divBdr>
                                                                                <w:top w:val="none" w:sz="0" w:space="0" w:color="auto"/>
                                                                                <w:left w:val="none" w:sz="0" w:space="0" w:color="auto"/>
                                                                                <w:bottom w:val="none" w:sz="0" w:space="0" w:color="auto"/>
                                                                                <w:right w:val="none" w:sz="0" w:space="0" w:color="auto"/>
                                                                              </w:divBdr>
                                                                              <w:divsChild>
                                                                                <w:div w:id="864636019">
                                                                                  <w:marLeft w:val="0"/>
                                                                                  <w:marRight w:val="0"/>
                                                                                  <w:marTop w:val="0"/>
                                                                                  <w:marBottom w:val="0"/>
                                                                                  <w:divBdr>
                                                                                    <w:top w:val="none" w:sz="0" w:space="0" w:color="auto"/>
                                                                                    <w:left w:val="none" w:sz="0" w:space="0" w:color="auto"/>
                                                                                    <w:bottom w:val="none" w:sz="0" w:space="0" w:color="auto"/>
                                                                                    <w:right w:val="none" w:sz="0" w:space="0" w:color="auto"/>
                                                                                  </w:divBdr>
                                                                                </w:div>
                                                                                <w:div w:id="203877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91562">
                                                                      <w:marLeft w:val="-420"/>
                                                                      <w:marRight w:val="0"/>
                                                                      <w:marTop w:val="0"/>
                                                                      <w:marBottom w:val="0"/>
                                                                      <w:divBdr>
                                                                        <w:top w:val="none" w:sz="0" w:space="0" w:color="auto"/>
                                                                        <w:left w:val="none" w:sz="0" w:space="0" w:color="auto"/>
                                                                        <w:bottom w:val="none" w:sz="0" w:space="0" w:color="auto"/>
                                                                        <w:right w:val="none" w:sz="0" w:space="0" w:color="auto"/>
                                                                      </w:divBdr>
                                                                      <w:divsChild>
                                                                        <w:div w:id="2136218848">
                                                                          <w:marLeft w:val="0"/>
                                                                          <w:marRight w:val="0"/>
                                                                          <w:marTop w:val="0"/>
                                                                          <w:marBottom w:val="0"/>
                                                                          <w:divBdr>
                                                                            <w:top w:val="none" w:sz="0" w:space="0" w:color="auto"/>
                                                                            <w:left w:val="none" w:sz="0" w:space="0" w:color="auto"/>
                                                                            <w:bottom w:val="none" w:sz="0" w:space="0" w:color="auto"/>
                                                                            <w:right w:val="none" w:sz="0" w:space="0" w:color="auto"/>
                                                                          </w:divBdr>
                                                                          <w:divsChild>
                                                                            <w:div w:id="652829012">
                                                                              <w:marLeft w:val="0"/>
                                                                              <w:marRight w:val="0"/>
                                                                              <w:marTop w:val="0"/>
                                                                              <w:marBottom w:val="0"/>
                                                                              <w:divBdr>
                                                                                <w:top w:val="none" w:sz="0" w:space="0" w:color="auto"/>
                                                                                <w:left w:val="none" w:sz="0" w:space="0" w:color="auto"/>
                                                                                <w:bottom w:val="none" w:sz="0" w:space="0" w:color="auto"/>
                                                                                <w:right w:val="none" w:sz="0" w:space="0" w:color="auto"/>
                                                                              </w:divBdr>
                                                                              <w:divsChild>
                                                                                <w:div w:id="872306466">
                                                                                  <w:marLeft w:val="0"/>
                                                                                  <w:marRight w:val="0"/>
                                                                                  <w:marTop w:val="0"/>
                                                                                  <w:marBottom w:val="0"/>
                                                                                  <w:divBdr>
                                                                                    <w:top w:val="none" w:sz="0" w:space="0" w:color="auto"/>
                                                                                    <w:left w:val="none" w:sz="0" w:space="0" w:color="auto"/>
                                                                                    <w:bottom w:val="none" w:sz="0" w:space="0" w:color="auto"/>
                                                                                    <w:right w:val="none" w:sz="0" w:space="0" w:color="auto"/>
                                                                                  </w:divBdr>
                                                                                </w:div>
                                                                                <w:div w:id="135445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3373">
                                                                      <w:marLeft w:val="-420"/>
                                                                      <w:marRight w:val="0"/>
                                                                      <w:marTop w:val="0"/>
                                                                      <w:marBottom w:val="0"/>
                                                                      <w:divBdr>
                                                                        <w:top w:val="none" w:sz="0" w:space="0" w:color="auto"/>
                                                                        <w:left w:val="none" w:sz="0" w:space="0" w:color="auto"/>
                                                                        <w:bottom w:val="none" w:sz="0" w:space="0" w:color="auto"/>
                                                                        <w:right w:val="none" w:sz="0" w:space="0" w:color="auto"/>
                                                                      </w:divBdr>
                                                                      <w:divsChild>
                                                                        <w:div w:id="1035809932">
                                                                          <w:marLeft w:val="0"/>
                                                                          <w:marRight w:val="0"/>
                                                                          <w:marTop w:val="0"/>
                                                                          <w:marBottom w:val="0"/>
                                                                          <w:divBdr>
                                                                            <w:top w:val="none" w:sz="0" w:space="0" w:color="auto"/>
                                                                            <w:left w:val="none" w:sz="0" w:space="0" w:color="auto"/>
                                                                            <w:bottom w:val="none" w:sz="0" w:space="0" w:color="auto"/>
                                                                            <w:right w:val="none" w:sz="0" w:space="0" w:color="auto"/>
                                                                          </w:divBdr>
                                                                          <w:divsChild>
                                                                            <w:div w:id="128279998">
                                                                              <w:marLeft w:val="0"/>
                                                                              <w:marRight w:val="0"/>
                                                                              <w:marTop w:val="0"/>
                                                                              <w:marBottom w:val="0"/>
                                                                              <w:divBdr>
                                                                                <w:top w:val="none" w:sz="0" w:space="0" w:color="auto"/>
                                                                                <w:left w:val="none" w:sz="0" w:space="0" w:color="auto"/>
                                                                                <w:bottom w:val="none" w:sz="0" w:space="0" w:color="auto"/>
                                                                                <w:right w:val="none" w:sz="0" w:space="0" w:color="auto"/>
                                                                              </w:divBdr>
                                                                              <w:divsChild>
                                                                                <w:div w:id="648248440">
                                                                                  <w:marLeft w:val="0"/>
                                                                                  <w:marRight w:val="0"/>
                                                                                  <w:marTop w:val="0"/>
                                                                                  <w:marBottom w:val="0"/>
                                                                                  <w:divBdr>
                                                                                    <w:top w:val="none" w:sz="0" w:space="0" w:color="auto"/>
                                                                                    <w:left w:val="none" w:sz="0" w:space="0" w:color="auto"/>
                                                                                    <w:bottom w:val="none" w:sz="0" w:space="0" w:color="auto"/>
                                                                                    <w:right w:val="none" w:sz="0" w:space="0" w:color="auto"/>
                                                                                  </w:divBdr>
                                                                                </w:div>
                                                                                <w:div w:id="7726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55065">
                                                                      <w:marLeft w:val="-420"/>
                                                                      <w:marRight w:val="0"/>
                                                                      <w:marTop w:val="0"/>
                                                                      <w:marBottom w:val="0"/>
                                                                      <w:divBdr>
                                                                        <w:top w:val="none" w:sz="0" w:space="0" w:color="auto"/>
                                                                        <w:left w:val="none" w:sz="0" w:space="0" w:color="auto"/>
                                                                        <w:bottom w:val="none" w:sz="0" w:space="0" w:color="auto"/>
                                                                        <w:right w:val="none" w:sz="0" w:space="0" w:color="auto"/>
                                                                      </w:divBdr>
                                                                      <w:divsChild>
                                                                        <w:div w:id="91555027">
                                                                          <w:marLeft w:val="0"/>
                                                                          <w:marRight w:val="0"/>
                                                                          <w:marTop w:val="0"/>
                                                                          <w:marBottom w:val="0"/>
                                                                          <w:divBdr>
                                                                            <w:top w:val="none" w:sz="0" w:space="0" w:color="auto"/>
                                                                            <w:left w:val="none" w:sz="0" w:space="0" w:color="auto"/>
                                                                            <w:bottom w:val="none" w:sz="0" w:space="0" w:color="auto"/>
                                                                            <w:right w:val="none" w:sz="0" w:space="0" w:color="auto"/>
                                                                          </w:divBdr>
                                                                          <w:divsChild>
                                                                            <w:div w:id="2006126119">
                                                                              <w:marLeft w:val="0"/>
                                                                              <w:marRight w:val="0"/>
                                                                              <w:marTop w:val="0"/>
                                                                              <w:marBottom w:val="0"/>
                                                                              <w:divBdr>
                                                                                <w:top w:val="none" w:sz="0" w:space="0" w:color="auto"/>
                                                                                <w:left w:val="none" w:sz="0" w:space="0" w:color="auto"/>
                                                                                <w:bottom w:val="none" w:sz="0" w:space="0" w:color="auto"/>
                                                                                <w:right w:val="none" w:sz="0" w:space="0" w:color="auto"/>
                                                                              </w:divBdr>
                                                                              <w:divsChild>
                                                                                <w:div w:id="1066611879">
                                                                                  <w:marLeft w:val="0"/>
                                                                                  <w:marRight w:val="0"/>
                                                                                  <w:marTop w:val="0"/>
                                                                                  <w:marBottom w:val="0"/>
                                                                                  <w:divBdr>
                                                                                    <w:top w:val="none" w:sz="0" w:space="0" w:color="auto"/>
                                                                                    <w:left w:val="none" w:sz="0" w:space="0" w:color="auto"/>
                                                                                    <w:bottom w:val="none" w:sz="0" w:space="0" w:color="auto"/>
                                                                                    <w:right w:val="none" w:sz="0" w:space="0" w:color="auto"/>
                                                                                  </w:divBdr>
                                                                                </w:div>
                                                                                <w:div w:id="1991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019700">
                                                  <w:marLeft w:val="0"/>
                                                  <w:marRight w:val="0"/>
                                                  <w:marTop w:val="0"/>
                                                  <w:marBottom w:val="0"/>
                                                  <w:divBdr>
                                                    <w:top w:val="none" w:sz="0" w:space="0" w:color="auto"/>
                                                    <w:left w:val="none" w:sz="0" w:space="0" w:color="auto"/>
                                                    <w:bottom w:val="none" w:sz="0" w:space="0" w:color="auto"/>
                                                    <w:right w:val="none" w:sz="0" w:space="0" w:color="auto"/>
                                                  </w:divBdr>
                                                  <w:divsChild>
                                                    <w:div w:id="1820149021">
                                                      <w:marLeft w:val="0"/>
                                                      <w:marRight w:val="0"/>
                                                      <w:marTop w:val="0"/>
                                                      <w:marBottom w:val="0"/>
                                                      <w:divBdr>
                                                        <w:top w:val="none" w:sz="0" w:space="0" w:color="auto"/>
                                                        <w:left w:val="none" w:sz="0" w:space="0" w:color="auto"/>
                                                        <w:bottom w:val="none" w:sz="0" w:space="0" w:color="auto"/>
                                                        <w:right w:val="none" w:sz="0" w:space="0" w:color="auto"/>
                                                      </w:divBdr>
                                                      <w:divsChild>
                                                        <w:div w:id="2095011152">
                                                          <w:marLeft w:val="0"/>
                                                          <w:marRight w:val="0"/>
                                                          <w:marTop w:val="0"/>
                                                          <w:marBottom w:val="0"/>
                                                          <w:divBdr>
                                                            <w:top w:val="none" w:sz="0" w:space="0" w:color="auto"/>
                                                            <w:left w:val="none" w:sz="0" w:space="0" w:color="auto"/>
                                                            <w:bottom w:val="none" w:sz="0" w:space="0" w:color="auto"/>
                                                            <w:right w:val="none" w:sz="0" w:space="0" w:color="auto"/>
                                                          </w:divBdr>
                                                          <w:divsChild>
                                                            <w:div w:id="1092236902">
                                                              <w:marLeft w:val="0"/>
                                                              <w:marRight w:val="0"/>
                                                              <w:marTop w:val="0"/>
                                                              <w:marBottom w:val="0"/>
                                                              <w:divBdr>
                                                                <w:top w:val="none" w:sz="0" w:space="0" w:color="auto"/>
                                                                <w:left w:val="none" w:sz="0" w:space="0" w:color="auto"/>
                                                                <w:bottom w:val="none" w:sz="0" w:space="0" w:color="auto"/>
                                                                <w:right w:val="none" w:sz="0" w:space="0" w:color="auto"/>
                                                              </w:divBdr>
                                                              <w:divsChild>
                                                                <w:div w:id="2105419834">
                                                                  <w:marLeft w:val="0"/>
                                                                  <w:marRight w:val="0"/>
                                                                  <w:marTop w:val="0"/>
                                                                  <w:marBottom w:val="300"/>
                                                                  <w:divBdr>
                                                                    <w:top w:val="none" w:sz="0" w:space="0" w:color="auto"/>
                                                                    <w:left w:val="none" w:sz="0" w:space="0" w:color="auto"/>
                                                                    <w:bottom w:val="none" w:sz="0" w:space="0" w:color="auto"/>
                                                                    <w:right w:val="none" w:sz="0" w:space="0" w:color="auto"/>
                                                                  </w:divBdr>
                                                                  <w:divsChild>
                                                                    <w:div w:id="674381405">
                                                                      <w:marLeft w:val="0"/>
                                                                      <w:marRight w:val="0"/>
                                                                      <w:marTop w:val="0"/>
                                                                      <w:marBottom w:val="0"/>
                                                                      <w:divBdr>
                                                                        <w:top w:val="none" w:sz="0" w:space="0" w:color="auto"/>
                                                                        <w:left w:val="none" w:sz="0" w:space="0" w:color="auto"/>
                                                                        <w:bottom w:val="none" w:sz="0" w:space="0" w:color="auto"/>
                                                                        <w:right w:val="none" w:sz="0" w:space="0" w:color="auto"/>
                                                                      </w:divBdr>
                                                                      <w:divsChild>
                                                                        <w:div w:id="352149799">
                                                                          <w:marLeft w:val="0"/>
                                                                          <w:marRight w:val="0"/>
                                                                          <w:marTop w:val="0"/>
                                                                          <w:marBottom w:val="0"/>
                                                                          <w:divBdr>
                                                                            <w:top w:val="none" w:sz="0" w:space="0" w:color="auto"/>
                                                                            <w:left w:val="none" w:sz="0" w:space="0" w:color="auto"/>
                                                                            <w:bottom w:val="none" w:sz="0" w:space="0" w:color="auto"/>
                                                                            <w:right w:val="none" w:sz="0" w:space="0" w:color="auto"/>
                                                                          </w:divBdr>
                                                                          <w:divsChild>
                                                                            <w:div w:id="1659185696">
                                                                              <w:marLeft w:val="0"/>
                                                                              <w:marRight w:val="0"/>
                                                                              <w:marTop w:val="0"/>
                                                                              <w:marBottom w:val="0"/>
                                                                              <w:divBdr>
                                                                                <w:top w:val="none" w:sz="0" w:space="0" w:color="auto"/>
                                                                                <w:left w:val="none" w:sz="0" w:space="0" w:color="auto"/>
                                                                                <w:bottom w:val="none" w:sz="0" w:space="0" w:color="auto"/>
                                                                                <w:right w:val="none" w:sz="0" w:space="0" w:color="auto"/>
                                                                              </w:divBdr>
                                                                              <w:divsChild>
                                                                                <w:div w:id="2011907660">
                                                                                  <w:marLeft w:val="0"/>
                                                                                  <w:marRight w:val="0"/>
                                                                                  <w:marTop w:val="0"/>
                                                                                  <w:marBottom w:val="0"/>
                                                                                  <w:divBdr>
                                                                                    <w:top w:val="none" w:sz="0" w:space="0" w:color="auto"/>
                                                                                    <w:left w:val="none" w:sz="0" w:space="0" w:color="auto"/>
                                                                                    <w:bottom w:val="none" w:sz="0" w:space="0" w:color="auto"/>
                                                                                    <w:right w:val="none" w:sz="0" w:space="0" w:color="auto"/>
                                                                                  </w:divBdr>
                                                                                  <w:divsChild>
                                                                                    <w:div w:id="2052415788">
                                                                                      <w:marLeft w:val="0"/>
                                                                                      <w:marRight w:val="0"/>
                                                                                      <w:marTop w:val="0"/>
                                                                                      <w:marBottom w:val="0"/>
                                                                                      <w:divBdr>
                                                                                        <w:top w:val="none" w:sz="0" w:space="0" w:color="auto"/>
                                                                                        <w:left w:val="none" w:sz="0" w:space="0" w:color="auto"/>
                                                                                        <w:bottom w:val="none" w:sz="0" w:space="0" w:color="auto"/>
                                                                                        <w:right w:val="none" w:sz="0" w:space="0" w:color="auto"/>
                                                                                      </w:divBdr>
                                                                                      <w:divsChild>
                                                                                        <w:div w:id="2034644782">
                                                                                          <w:marLeft w:val="0"/>
                                                                                          <w:marRight w:val="0"/>
                                                                                          <w:marTop w:val="0"/>
                                                                                          <w:marBottom w:val="0"/>
                                                                                          <w:divBdr>
                                                                                            <w:top w:val="none" w:sz="0" w:space="0" w:color="auto"/>
                                                                                            <w:left w:val="none" w:sz="0" w:space="0" w:color="auto"/>
                                                                                            <w:bottom w:val="none" w:sz="0" w:space="0" w:color="auto"/>
                                                                                            <w:right w:val="none" w:sz="0" w:space="0" w:color="auto"/>
                                                                                          </w:divBdr>
                                                                                          <w:divsChild>
                                                                                            <w:div w:id="1361204455">
                                                                                              <w:marLeft w:val="0"/>
                                                                                              <w:marRight w:val="0"/>
                                                                                              <w:marTop w:val="0"/>
                                                                                              <w:marBottom w:val="60"/>
                                                                                              <w:divBdr>
                                                                                                <w:top w:val="none" w:sz="0" w:space="0" w:color="auto"/>
                                                                                                <w:left w:val="none" w:sz="0" w:space="0" w:color="auto"/>
                                                                                                <w:bottom w:val="none" w:sz="0" w:space="0" w:color="auto"/>
                                                                                                <w:right w:val="none" w:sz="0" w:space="0" w:color="auto"/>
                                                                                              </w:divBdr>
                                                                                            </w:div>
                                                                                            <w:div w:id="892500547">
                                                                                              <w:marLeft w:val="0"/>
                                                                                              <w:marRight w:val="0"/>
                                                                                              <w:marTop w:val="0"/>
                                                                                              <w:marBottom w:val="120"/>
                                                                                              <w:divBdr>
                                                                                                <w:top w:val="none" w:sz="0" w:space="0" w:color="auto"/>
                                                                                                <w:left w:val="none" w:sz="0" w:space="0" w:color="auto"/>
                                                                                                <w:bottom w:val="none" w:sz="0" w:space="0" w:color="auto"/>
                                                                                                <w:right w:val="none" w:sz="0" w:space="0" w:color="auto"/>
                                                                                              </w:divBdr>
                                                                                            </w:div>
                                                                                            <w:div w:id="842816591">
                                                                                              <w:marLeft w:val="0"/>
                                                                                              <w:marRight w:val="0"/>
                                                                                              <w:marTop w:val="0"/>
                                                                                              <w:marBottom w:val="0"/>
                                                                                              <w:divBdr>
                                                                                                <w:top w:val="none" w:sz="0" w:space="0" w:color="auto"/>
                                                                                                <w:left w:val="none" w:sz="0" w:space="0" w:color="auto"/>
                                                                                                <w:bottom w:val="none" w:sz="0" w:space="0" w:color="auto"/>
                                                                                                <w:right w:val="none" w:sz="0" w:space="0" w:color="auto"/>
                                                                                              </w:divBdr>
                                                                                              <w:divsChild>
                                                                                                <w:div w:id="809589507">
                                                                                                  <w:marLeft w:val="0"/>
                                                                                                  <w:marRight w:val="0"/>
                                                                                                  <w:marTop w:val="0"/>
                                                                                                  <w:marBottom w:val="0"/>
                                                                                                  <w:divBdr>
                                                                                                    <w:top w:val="none" w:sz="0" w:space="0" w:color="auto"/>
                                                                                                    <w:left w:val="none" w:sz="0" w:space="0" w:color="auto"/>
                                                                                                    <w:bottom w:val="none" w:sz="0" w:space="0" w:color="auto"/>
                                                                                                    <w:right w:val="none" w:sz="0" w:space="0" w:color="auto"/>
                                                                                                  </w:divBdr>
                                                                                                  <w:divsChild>
                                                                                                    <w:div w:id="2066902548">
                                                                                                      <w:marLeft w:val="0"/>
                                                                                                      <w:marRight w:val="0"/>
                                                                                                      <w:marTop w:val="0"/>
                                                                                                      <w:marBottom w:val="0"/>
                                                                                                      <w:divBdr>
                                                                                                        <w:top w:val="none" w:sz="0" w:space="0" w:color="auto"/>
                                                                                                        <w:left w:val="none" w:sz="0" w:space="0" w:color="auto"/>
                                                                                                        <w:bottom w:val="none" w:sz="0" w:space="0" w:color="auto"/>
                                                                                                        <w:right w:val="none" w:sz="0" w:space="0" w:color="auto"/>
                                                                                                      </w:divBdr>
                                                                                                      <w:divsChild>
                                                                                                        <w:div w:id="1179586142">
                                                                                                          <w:marLeft w:val="0"/>
                                                                                                          <w:marRight w:val="0"/>
                                                                                                          <w:marTop w:val="0"/>
                                                                                                          <w:marBottom w:val="0"/>
                                                                                                          <w:divBdr>
                                                                                                            <w:top w:val="none" w:sz="0" w:space="0" w:color="auto"/>
                                                                                                            <w:left w:val="none" w:sz="0" w:space="0" w:color="auto"/>
                                                                                                            <w:bottom w:val="none" w:sz="0" w:space="0" w:color="auto"/>
                                                                                                            <w:right w:val="none" w:sz="0" w:space="0" w:color="auto"/>
                                                                                                          </w:divBdr>
                                                                                                          <w:divsChild>
                                                                                                            <w:div w:id="686752393">
                                                                                                              <w:marLeft w:val="0"/>
                                                                                                              <w:marRight w:val="0"/>
                                                                                                              <w:marTop w:val="0"/>
                                                                                                              <w:marBottom w:val="0"/>
                                                                                                              <w:divBdr>
                                                                                                                <w:top w:val="none" w:sz="0" w:space="0" w:color="auto"/>
                                                                                                                <w:left w:val="none" w:sz="0" w:space="0" w:color="auto"/>
                                                                                                                <w:bottom w:val="none" w:sz="0" w:space="0" w:color="auto"/>
                                                                                                                <w:right w:val="none" w:sz="0" w:space="0" w:color="auto"/>
                                                                                                              </w:divBdr>
                                                                                                              <w:divsChild>
                                                                                                                <w:div w:id="3554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0928">
                                                                                                          <w:marLeft w:val="90"/>
                                                                                                          <w:marRight w:val="0"/>
                                                                                                          <w:marTop w:val="0"/>
                                                                                                          <w:marBottom w:val="0"/>
                                                                                                          <w:divBdr>
                                                                                                            <w:top w:val="none" w:sz="0" w:space="0" w:color="auto"/>
                                                                                                            <w:left w:val="none" w:sz="0" w:space="0" w:color="auto"/>
                                                                                                            <w:bottom w:val="none" w:sz="0" w:space="0" w:color="auto"/>
                                                                                                            <w:right w:val="none" w:sz="0" w:space="0" w:color="auto"/>
                                                                                                          </w:divBdr>
                                                                                                          <w:divsChild>
                                                                                                            <w:div w:id="74503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300282">
                                                                                          <w:marLeft w:val="0"/>
                                                                                          <w:marRight w:val="0"/>
                                                                                          <w:marTop w:val="0"/>
                                                                                          <w:marBottom w:val="0"/>
                                                                                          <w:divBdr>
                                                                                            <w:top w:val="none" w:sz="0" w:space="0" w:color="auto"/>
                                                                                            <w:left w:val="none" w:sz="0" w:space="0" w:color="auto"/>
                                                                                            <w:bottom w:val="none" w:sz="0" w:space="0" w:color="auto"/>
                                                                                            <w:right w:val="none" w:sz="0" w:space="0" w:color="auto"/>
                                                                                          </w:divBdr>
                                                                                          <w:divsChild>
                                                                                            <w:div w:id="1897859238">
                                                                                              <w:marLeft w:val="0"/>
                                                                                              <w:marRight w:val="0"/>
                                                                                              <w:marTop w:val="0"/>
                                                                                              <w:marBottom w:val="60"/>
                                                                                              <w:divBdr>
                                                                                                <w:top w:val="none" w:sz="0" w:space="0" w:color="auto"/>
                                                                                                <w:left w:val="none" w:sz="0" w:space="0" w:color="auto"/>
                                                                                                <w:bottom w:val="none" w:sz="0" w:space="0" w:color="auto"/>
                                                                                                <w:right w:val="none" w:sz="0" w:space="0" w:color="auto"/>
                                                                                              </w:divBdr>
                                                                                            </w:div>
                                                                                            <w:div w:id="1473669593">
                                                                                              <w:marLeft w:val="0"/>
                                                                                              <w:marRight w:val="0"/>
                                                                                              <w:marTop w:val="0"/>
                                                                                              <w:marBottom w:val="120"/>
                                                                                              <w:divBdr>
                                                                                                <w:top w:val="none" w:sz="0" w:space="0" w:color="auto"/>
                                                                                                <w:left w:val="none" w:sz="0" w:space="0" w:color="auto"/>
                                                                                                <w:bottom w:val="none" w:sz="0" w:space="0" w:color="auto"/>
                                                                                                <w:right w:val="none" w:sz="0" w:space="0" w:color="auto"/>
                                                                                              </w:divBdr>
                                                                                            </w:div>
                                                                                            <w:div w:id="1738741904">
                                                                                              <w:marLeft w:val="0"/>
                                                                                              <w:marRight w:val="0"/>
                                                                                              <w:marTop w:val="0"/>
                                                                                              <w:marBottom w:val="0"/>
                                                                                              <w:divBdr>
                                                                                                <w:top w:val="none" w:sz="0" w:space="0" w:color="auto"/>
                                                                                                <w:left w:val="none" w:sz="0" w:space="0" w:color="auto"/>
                                                                                                <w:bottom w:val="none" w:sz="0" w:space="0" w:color="auto"/>
                                                                                                <w:right w:val="none" w:sz="0" w:space="0" w:color="auto"/>
                                                                                              </w:divBdr>
                                                                                              <w:divsChild>
                                                                                                <w:div w:id="124280084">
                                                                                                  <w:marLeft w:val="0"/>
                                                                                                  <w:marRight w:val="0"/>
                                                                                                  <w:marTop w:val="0"/>
                                                                                                  <w:marBottom w:val="0"/>
                                                                                                  <w:divBdr>
                                                                                                    <w:top w:val="none" w:sz="0" w:space="0" w:color="auto"/>
                                                                                                    <w:left w:val="none" w:sz="0" w:space="0" w:color="auto"/>
                                                                                                    <w:bottom w:val="none" w:sz="0" w:space="0" w:color="auto"/>
                                                                                                    <w:right w:val="none" w:sz="0" w:space="0" w:color="auto"/>
                                                                                                  </w:divBdr>
                                                                                                  <w:divsChild>
                                                                                                    <w:div w:id="914627679">
                                                                                                      <w:marLeft w:val="0"/>
                                                                                                      <w:marRight w:val="0"/>
                                                                                                      <w:marTop w:val="0"/>
                                                                                                      <w:marBottom w:val="0"/>
                                                                                                      <w:divBdr>
                                                                                                        <w:top w:val="none" w:sz="0" w:space="0" w:color="auto"/>
                                                                                                        <w:left w:val="none" w:sz="0" w:space="0" w:color="auto"/>
                                                                                                        <w:bottom w:val="none" w:sz="0" w:space="0" w:color="auto"/>
                                                                                                        <w:right w:val="none" w:sz="0" w:space="0" w:color="auto"/>
                                                                                                      </w:divBdr>
                                                                                                      <w:divsChild>
                                                                                                        <w:div w:id="366805806">
                                                                                                          <w:marLeft w:val="0"/>
                                                                                                          <w:marRight w:val="0"/>
                                                                                                          <w:marTop w:val="0"/>
                                                                                                          <w:marBottom w:val="0"/>
                                                                                                          <w:divBdr>
                                                                                                            <w:top w:val="none" w:sz="0" w:space="0" w:color="auto"/>
                                                                                                            <w:left w:val="none" w:sz="0" w:space="0" w:color="auto"/>
                                                                                                            <w:bottom w:val="none" w:sz="0" w:space="0" w:color="auto"/>
                                                                                                            <w:right w:val="none" w:sz="0" w:space="0" w:color="auto"/>
                                                                                                          </w:divBdr>
                                                                                                          <w:divsChild>
                                                                                                            <w:div w:id="648749482">
                                                                                                              <w:marLeft w:val="0"/>
                                                                                                              <w:marRight w:val="0"/>
                                                                                                              <w:marTop w:val="0"/>
                                                                                                              <w:marBottom w:val="0"/>
                                                                                                              <w:divBdr>
                                                                                                                <w:top w:val="none" w:sz="0" w:space="0" w:color="auto"/>
                                                                                                                <w:left w:val="none" w:sz="0" w:space="0" w:color="auto"/>
                                                                                                                <w:bottom w:val="none" w:sz="0" w:space="0" w:color="auto"/>
                                                                                                                <w:right w:val="none" w:sz="0" w:space="0" w:color="auto"/>
                                                                                                              </w:divBdr>
                                                                                                              <w:divsChild>
                                                                                                                <w:div w:id="150366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0073">
                                                                                                          <w:marLeft w:val="90"/>
                                                                                                          <w:marRight w:val="0"/>
                                                                                                          <w:marTop w:val="0"/>
                                                                                                          <w:marBottom w:val="0"/>
                                                                                                          <w:divBdr>
                                                                                                            <w:top w:val="none" w:sz="0" w:space="0" w:color="auto"/>
                                                                                                            <w:left w:val="none" w:sz="0" w:space="0" w:color="auto"/>
                                                                                                            <w:bottom w:val="none" w:sz="0" w:space="0" w:color="auto"/>
                                                                                                            <w:right w:val="none" w:sz="0" w:space="0" w:color="auto"/>
                                                                                                          </w:divBdr>
                                                                                                          <w:divsChild>
                                                                                                            <w:div w:id="3446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122627">
                                                                                          <w:marLeft w:val="0"/>
                                                                                          <w:marRight w:val="0"/>
                                                                                          <w:marTop w:val="0"/>
                                                                                          <w:marBottom w:val="0"/>
                                                                                          <w:divBdr>
                                                                                            <w:top w:val="none" w:sz="0" w:space="0" w:color="auto"/>
                                                                                            <w:left w:val="none" w:sz="0" w:space="0" w:color="auto"/>
                                                                                            <w:bottom w:val="none" w:sz="0" w:space="0" w:color="auto"/>
                                                                                            <w:right w:val="none" w:sz="0" w:space="0" w:color="auto"/>
                                                                                          </w:divBdr>
                                                                                          <w:divsChild>
                                                                                            <w:div w:id="1800952351">
                                                                                              <w:marLeft w:val="0"/>
                                                                                              <w:marRight w:val="0"/>
                                                                                              <w:marTop w:val="0"/>
                                                                                              <w:marBottom w:val="60"/>
                                                                                              <w:divBdr>
                                                                                                <w:top w:val="none" w:sz="0" w:space="0" w:color="auto"/>
                                                                                                <w:left w:val="none" w:sz="0" w:space="0" w:color="auto"/>
                                                                                                <w:bottom w:val="none" w:sz="0" w:space="0" w:color="auto"/>
                                                                                                <w:right w:val="none" w:sz="0" w:space="0" w:color="auto"/>
                                                                                              </w:divBdr>
                                                                                            </w:div>
                                                                                            <w:div w:id="1901556941">
                                                                                              <w:marLeft w:val="0"/>
                                                                                              <w:marRight w:val="0"/>
                                                                                              <w:marTop w:val="0"/>
                                                                                              <w:marBottom w:val="120"/>
                                                                                              <w:divBdr>
                                                                                                <w:top w:val="none" w:sz="0" w:space="0" w:color="auto"/>
                                                                                                <w:left w:val="none" w:sz="0" w:space="0" w:color="auto"/>
                                                                                                <w:bottom w:val="none" w:sz="0" w:space="0" w:color="auto"/>
                                                                                                <w:right w:val="none" w:sz="0" w:space="0" w:color="auto"/>
                                                                                              </w:divBdr>
                                                                                            </w:div>
                                                                                            <w:div w:id="69500926">
                                                                                              <w:marLeft w:val="0"/>
                                                                                              <w:marRight w:val="0"/>
                                                                                              <w:marTop w:val="0"/>
                                                                                              <w:marBottom w:val="0"/>
                                                                                              <w:divBdr>
                                                                                                <w:top w:val="none" w:sz="0" w:space="0" w:color="auto"/>
                                                                                                <w:left w:val="none" w:sz="0" w:space="0" w:color="auto"/>
                                                                                                <w:bottom w:val="none" w:sz="0" w:space="0" w:color="auto"/>
                                                                                                <w:right w:val="none" w:sz="0" w:space="0" w:color="auto"/>
                                                                                              </w:divBdr>
                                                                                              <w:divsChild>
                                                                                                <w:div w:id="2062974117">
                                                                                                  <w:marLeft w:val="0"/>
                                                                                                  <w:marRight w:val="0"/>
                                                                                                  <w:marTop w:val="0"/>
                                                                                                  <w:marBottom w:val="0"/>
                                                                                                  <w:divBdr>
                                                                                                    <w:top w:val="none" w:sz="0" w:space="0" w:color="auto"/>
                                                                                                    <w:left w:val="none" w:sz="0" w:space="0" w:color="auto"/>
                                                                                                    <w:bottom w:val="none" w:sz="0" w:space="0" w:color="auto"/>
                                                                                                    <w:right w:val="none" w:sz="0" w:space="0" w:color="auto"/>
                                                                                                  </w:divBdr>
                                                                                                  <w:divsChild>
                                                                                                    <w:div w:id="1803376536">
                                                                                                      <w:marLeft w:val="0"/>
                                                                                                      <w:marRight w:val="0"/>
                                                                                                      <w:marTop w:val="0"/>
                                                                                                      <w:marBottom w:val="0"/>
                                                                                                      <w:divBdr>
                                                                                                        <w:top w:val="none" w:sz="0" w:space="0" w:color="auto"/>
                                                                                                        <w:left w:val="none" w:sz="0" w:space="0" w:color="auto"/>
                                                                                                        <w:bottom w:val="none" w:sz="0" w:space="0" w:color="auto"/>
                                                                                                        <w:right w:val="none" w:sz="0" w:space="0" w:color="auto"/>
                                                                                                      </w:divBdr>
                                                                                                      <w:divsChild>
                                                                                                        <w:div w:id="468862361">
                                                                                                          <w:marLeft w:val="0"/>
                                                                                                          <w:marRight w:val="0"/>
                                                                                                          <w:marTop w:val="0"/>
                                                                                                          <w:marBottom w:val="0"/>
                                                                                                          <w:divBdr>
                                                                                                            <w:top w:val="none" w:sz="0" w:space="0" w:color="auto"/>
                                                                                                            <w:left w:val="none" w:sz="0" w:space="0" w:color="auto"/>
                                                                                                            <w:bottom w:val="none" w:sz="0" w:space="0" w:color="auto"/>
                                                                                                            <w:right w:val="none" w:sz="0" w:space="0" w:color="auto"/>
                                                                                                          </w:divBdr>
                                                                                                          <w:divsChild>
                                                                                                            <w:div w:id="1278179557">
                                                                                                              <w:marLeft w:val="0"/>
                                                                                                              <w:marRight w:val="0"/>
                                                                                                              <w:marTop w:val="0"/>
                                                                                                              <w:marBottom w:val="0"/>
                                                                                                              <w:divBdr>
                                                                                                                <w:top w:val="none" w:sz="0" w:space="0" w:color="auto"/>
                                                                                                                <w:left w:val="none" w:sz="0" w:space="0" w:color="auto"/>
                                                                                                                <w:bottom w:val="none" w:sz="0" w:space="0" w:color="auto"/>
                                                                                                                <w:right w:val="none" w:sz="0" w:space="0" w:color="auto"/>
                                                                                                              </w:divBdr>
                                                                                                              <w:divsChild>
                                                                                                                <w:div w:id="4142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98946">
                                                                                                          <w:marLeft w:val="90"/>
                                                                                                          <w:marRight w:val="0"/>
                                                                                                          <w:marTop w:val="0"/>
                                                                                                          <w:marBottom w:val="0"/>
                                                                                                          <w:divBdr>
                                                                                                            <w:top w:val="none" w:sz="0" w:space="0" w:color="auto"/>
                                                                                                            <w:left w:val="none" w:sz="0" w:space="0" w:color="auto"/>
                                                                                                            <w:bottom w:val="none" w:sz="0" w:space="0" w:color="auto"/>
                                                                                                            <w:right w:val="none" w:sz="0" w:space="0" w:color="auto"/>
                                                                                                          </w:divBdr>
                                                                                                          <w:divsChild>
                                                                                                            <w:div w:id="48471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105135">
                                                                                          <w:marLeft w:val="0"/>
                                                                                          <w:marRight w:val="0"/>
                                                                                          <w:marTop w:val="0"/>
                                                                                          <w:marBottom w:val="0"/>
                                                                                          <w:divBdr>
                                                                                            <w:top w:val="none" w:sz="0" w:space="0" w:color="auto"/>
                                                                                            <w:left w:val="none" w:sz="0" w:space="0" w:color="auto"/>
                                                                                            <w:bottom w:val="none" w:sz="0" w:space="0" w:color="auto"/>
                                                                                            <w:right w:val="none" w:sz="0" w:space="0" w:color="auto"/>
                                                                                          </w:divBdr>
                                                                                          <w:divsChild>
                                                                                            <w:div w:id="1753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4314155">
      <w:bodyDiv w:val="1"/>
      <w:marLeft w:val="0"/>
      <w:marRight w:val="0"/>
      <w:marTop w:val="0"/>
      <w:marBottom w:val="0"/>
      <w:divBdr>
        <w:top w:val="none" w:sz="0" w:space="0" w:color="auto"/>
        <w:left w:val="none" w:sz="0" w:space="0" w:color="auto"/>
        <w:bottom w:val="none" w:sz="0" w:space="0" w:color="auto"/>
        <w:right w:val="none" w:sz="0" w:space="0" w:color="auto"/>
      </w:divBdr>
      <w:divsChild>
        <w:div w:id="824005706">
          <w:marLeft w:val="0"/>
          <w:marRight w:val="240"/>
          <w:marTop w:val="0"/>
          <w:marBottom w:val="0"/>
          <w:divBdr>
            <w:top w:val="none" w:sz="0" w:space="0" w:color="auto"/>
            <w:left w:val="none" w:sz="0" w:space="0" w:color="auto"/>
            <w:bottom w:val="none" w:sz="0" w:space="0" w:color="auto"/>
            <w:right w:val="none" w:sz="0" w:space="0" w:color="auto"/>
          </w:divBdr>
          <w:divsChild>
            <w:div w:id="1659115189">
              <w:marLeft w:val="0"/>
              <w:marRight w:val="0"/>
              <w:marTop w:val="0"/>
              <w:marBottom w:val="0"/>
              <w:divBdr>
                <w:top w:val="none" w:sz="0" w:space="0" w:color="auto"/>
                <w:left w:val="none" w:sz="0" w:space="0" w:color="auto"/>
                <w:bottom w:val="none" w:sz="0" w:space="0" w:color="auto"/>
                <w:right w:val="none" w:sz="0" w:space="0" w:color="auto"/>
              </w:divBdr>
              <w:divsChild>
                <w:div w:id="525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3499">
          <w:marLeft w:val="0"/>
          <w:marRight w:val="240"/>
          <w:marTop w:val="0"/>
          <w:marBottom w:val="0"/>
          <w:divBdr>
            <w:top w:val="none" w:sz="0" w:space="0" w:color="auto"/>
            <w:left w:val="none" w:sz="0" w:space="0" w:color="auto"/>
            <w:bottom w:val="none" w:sz="0" w:space="0" w:color="auto"/>
            <w:right w:val="none" w:sz="0" w:space="0" w:color="auto"/>
          </w:divBdr>
          <w:divsChild>
            <w:div w:id="376125552">
              <w:marLeft w:val="0"/>
              <w:marRight w:val="0"/>
              <w:marTop w:val="0"/>
              <w:marBottom w:val="0"/>
              <w:divBdr>
                <w:top w:val="none" w:sz="0" w:space="0" w:color="auto"/>
                <w:left w:val="none" w:sz="0" w:space="0" w:color="auto"/>
                <w:bottom w:val="none" w:sz="0" w:space="0" w:color="auto"/>
                <w:right w:val="none" w:sz="0" w:space="0" w:color="auto"/>
              </w:divBdr>
              <w:divsChild>
                <w:div w:id="87982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21395">
          <w:marLeft w:val="0"/>
          <w:marRight w:val="0"/>
          <w:marTop w:val="750"/>
          <w:marBottom w:val="0"/>
          <w:divBdr>
            <w:top w:val="none" w:sz="0" w:space="0" w:color="auto"/>
            <w:left w:val="none" w:sz="0" w:space="0" w:color="auto"/>
            <w:bottom w:val="none" w:sz="0" w:space="0" w:color="auto"/>
            <w:right w:val="none" w:sz="0" w:space="0" w:color="auto"/>
          </w:divBdr>
          <w:divsChild>
            <w:div w:id="192306829">
              <w:marLeft w:val="0"/>
              <w:marRight w:val="0"/>
              <w:marTop w:val="0"/>
              <w:marBottom w:val="0"/>
              <w:divBdr>
                <w:top w:val="none" w:sz="0" w:space="0" w:color="auto"/>
                <w:left w:val="none" w:sz="0" w:space="0" w:color="auto"/>
                <w:bottom w:val="none" w:sz="0" w:space="0" w:color="auto"/>
                <w:right w:val="none" w:sz="0" w:space="0" w:color="auto"/>
              </w:divBdr>
              <w:divsChild>
                <w:div w:id="1905796876">
                  <w:marLeft w:val="0"/>
                  <w:marRight w:val="0"/>
                  <w:marTop w:val="0"/>
                  <w:marBottom w:val="0"/>
                  <w:divBdr>
                    <w:top w:val="none" w:sz="0" w:space="0" w:color="auto"/>
                    <w:left w:val="none" w:sz="0" w:space="0" w:color="auto"/>
                    <w:bottom w:val="none" w:sz="0" w:space="0" w:color="auto"/>
                    <w:right w:val="none" w:sz="0" w:space="0" w:color="auto"/>
                  </w:divBdr>
                  <w:divsChild>
                    <w:div w:id="17461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774757">
      <w:bodyDiv w:val="1"/>
      <w:marLeft w:val="0"/>
      <w:marRight w:val="0"/>
      <w:marTop w:val="0"/>
      <w:marBottom w:val="0"/>
      <w:divBdr>
        <w:top w:val="none" w:sz="0" w:space="0" w:color="auto"/>
        <w:left w:val="none" w:sz="0" w:space="0" w:color="auto"/>
        <w:bottom w:val="none" w:sz="0" w:space="0" w:color="auto"/>
        <w:right w:val="none" w:sz="0" w:space="0" w:color="auto"/>
      </w:divBdr>
      <w:divsChild>
        <w:div w:id="1532691158">
          <w:marLeft w:val="0"/>
          <w:marRight w:val="240"/>
          <w:marTop w:val="0"/>
          <w:marBottom w:val="0"/>
          <w:divBdr>
            <w:top w:val="none" w:sz="0" w:space="0" w:color="auto"/>
            <w:left w:val="none" w:sz="0" w:space="0" w:color="auto"/>
            <w:bottom w:val="none" w:sz="0" w:space="0" w:color="auto"/>
            <w:right w:val="none" w:sz="0" w:space="0" w:color="auto"/>
          </w:divBdr>
          <w:divsChild>
            <w:div w:id="1399013957">
              <w:marLeft w:val="0"/>
              <w:marRight w:val="0"/>
              <w:marTop w:val="0"/>
              <w:marBottom w:val="0"/>
              <w:divBdr>
                <w:top w:val="none" w:sz="0" w:space="0" w:color="auto"/>
                <w:left w:val="none" w:sz="0" w:space="0" w:color="auto"/>
                <w:bottom w:val="none" w:sz="0" w:space="0" w:color="auto"/>
                <w:right w:val="none" w:sz="0" w:space="0" w:color="auto"/>
              </w:divBdr>
              <w:divsChild>
                <w:div w:id="18583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0389">
          <w:marLeft w:val="0"/>
          <w:marRight w:val="240"/>
          <w:marTop w:val="0"/>
          <w:marBottom w:val="0"/>
          <w:divBdr>
            <w:top w:val="none" w:sz="0" w:space="0" w:color="auto"/>
            <w:left w:val="none" w:sz="0" w:space="0" w:color="auto"/>
            <w:bottom w:val="none" w:sz="0" w:space="0" w:color="auto"/>
            <w:right w:val="none" w:sz="0" w:space="0" w:color="auto"/>
          </w:divBdr>
          <w:divsChild>
            <w:div w:id="1980843396">
              <w:marLeft w:val="0"/>
              <w:marRight w:val="0"/>
              <w:marTop w:val="0"/>
              <w:marBottom w:val="0"/>
              <w:divBdr>
                <w:top w:val="none" w:sz="0" w:space="0" w:color="auto"/>
                <w:left w:val="none" w:sz="0" w:space="0" w:color="auto"/>
                <w:bottom w:val="none" w:sz="0" w:space="0" w:color="auto"/>
                <w:right w:val="none" w:sz="0" w:space="0" w:color="auto"/>
              </w:divBdr>
              <w:divsChild>
                <w:div w:id="15260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0921">
          <w:marLeft w:val="0"/>
          <w:marRight w:val="0"/>
          <w:marTop w:val="750"/>
          <w:marBottom w:val="0"/>
          <w:divBdr>
            <w:top w:val="none" w:sz="0" w:space="0" w:color="auto"/>
            <w:left w:val="none" w:sz="0" w:space="0" w:color="auto"/>
            <w:bottom w:val="none" w:sz="0" w:space="0" w:color="auto"/>
            <w:right w:val="none" w:sz="0" w:space="0" w:color="auto"/>
          </w:divBdr>
          <w:divsChild>
            <w:div w:id="702823170">
              <w:marLeft w:val="0"/>
              <w:marRight w:val="0"/>
              <w:marTop w:val="0"/>
              <w:marBottom w:val="0"/>
              <w:divBdr>
                <w:top w:val="none" w:sz="0" w:space="0" w:color="auto"/>
                <w:left w:val="none" w:sz="0" w:space="0" w:color="auto"/>
                <w:bottom w:val="none" w:sz="0" w:space="0" w:color="auto"/>
                <w:right w:val="none" w:sz="0" w:space="0" w:color="auto"/>
              </w:divBdr>
              <w:divsChild>
                <w:div w:id="1896234770">
                  <w:marLeft w:val="0"/>
                  <w:marRight w:val="0"/>
                  <w:marTop w:val="0"/>
                  <w:marBottom w:val="0"/>
                  <w:divBdr>
                    <w:top w:val="none" w:sz="0" w:space="0" w:color="auto"/>
                    <w:left w:val="none" w:sz="0" w:space="0" w:color="auto"/>
                    <w:bottom w:val="none" w:sz="0" w:space="0" w:color="auto"/>
                    <w:right w:val="none" w:sz="0" w:space="0" w:color="auto"/>
                  </w:divBdr>
                  <w:divsChild>
                    <w:div w:id="1752581858">
                      <w:marLeft w:val="0"/>
                      <w:marRight w:val="0"/>
                      <w:marTop w:val="0"/>
                      <w:marBottom w:val="0"/>
                      <w:divBdr>
                        <w:top w:val="none" w:sz="0" w:space="0" w:color="auto"/>
                        <w:left w:val="none" w:sz="0" w:space="0" w:color="auto"/>
                        <w:bottom w:val="none" w:sz="0" w:space="0" w:color="auto"/>
                        <w:right w:val="none" w:sz="0" w:space="0" w:color="auto"/>
                      </w:divBdr>
                      <w:divsChild>
                        <w:div w:id="12819603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46919043">
      <w:bodyDiv w:val="1"/>
      <w:marLeft w:val="0"/>
      <w:marRight w:val="0"/>
      <w:marTop w:val="0"/>
      <w:marBottom w:val="0"/>
      <w:divBdr>
        <w:top w:val="none" w:sz="0" w:space="0" w:color="auto"/>
        <w:left w:val="none" w:sz="0" w:space="0" w:color="auto"/>
        <w:bottom w:val="none" w:sz="0" w:space="0" w:color="auto"/>
        <w:right w:val="none" w:sz="0" w:space="0" w:color="auto"/>
      </w:divBdr>
      <w:divsChild>
        <w:div w:id="697778966">
          <w:marLeft w:val="0"/>
          <w:marRight w:val="240"/>
          <w:marTop w:val="0"/>
          <w:marBottom w:val="0"/>
          <w:divBdr>
            <w:top w:val="none" w:sz="0" w:space="0" w:color="auto"/>
            <w:left w:val="none" w:sz="0" w:space="0" w:color="auto"/>
            <w:bottom w:val="none" w:sz="0" w:space="0" w:color="auto"/>
            <w:right w:val="none" w:sz="0" w:space="0" w:color="auto"/>
          </w:divBdr>
          <w:divsChild>
            <w:div w:id="1569339500">
              <w:marLeft w:val="0"/>
              <w:marRight w:val="0"/>
              <w:marTop w:val="0"/>
              <w:marBottom w:val="0"/>
              <w:divBdr>
                <w:top w:val="none" w:sz="0" w:space="0" w:color="auto"/>
                <w:left w:val="none" w:sz="0" w:space="0" w:color="auto"/>
                <w:bottom w:val="none" w:sz="0" w:space="0" w:color="auto"/>
                <w:right w:val="none" w:sz="0" w:space="0" w:color="auto"/>
              </w:divBdr>
              <w:divsChild>
                <w:div w:id="14033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1899">
          <w:marLeft w:val="0"/>
          <w:marRight w:val="240"/>
          <w:marTop w:val="0"/>
          <w:marBottom w:val="0"/>
          <w:divBdr>
            <w:top w:val="none" w:sz="0" w:space="0" w:color="auto"/>
            <w:left w:val="none" w:sz="0" w:space="0" w:color="auto"/>
            <w:bottom w:val="none" w:sz="0" w:space="0" w:color="auto"/>
            <w:right w:val="none" w:sz="0" w:space="0" w:color="auto"/>
          </w:divBdr>
          <w:divsChild>
            <w:div w:id="807356967">
              <w:marLeft w:val="0"/>
              <w:marRight w:val="0"/>
              <w:marTop w:val="0"/>
              <w:marBottom w:val="0"/>
              <w:divBdr>
                <w:top w:val="none" w:sz="0" w:space="0" w:color="auto"/>
                <w:left w:val="none" w:sz="0" w:space="0" w:color="auto"/>
                <w:bottom w:val="none" w:sz="0" w:space="0" w:color="auto"/>
                <w:right w:val="none" w:sz="0" w:space="0" w:color="auto"/>
              </w:divBdr>
              <w:divsChild>
                <w:div w:id="10175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8092">
          <w:marLeft w:val="0"/>
          <w:marRight w:val="0"/>
          <w:marTop w:val="750"/>
          <w:marBottom w:val="0"/>
          <w:divBdr>
            <w:top w:val="none" w:sz="0" w:space="0" w:color="auto"/>
            <w:left w:val="none" w:sz="0" w:space="0" w:color="auto"/>
            <w:bottom w:val="none" w:sz="0" w:space="0" w:color="auto"/>
            <w:right w:val="none" w:sz="0" w:space="0" w:color="auto"/>
          </w:divBdr>
          <w:divsChild>
            <w:div w:id="674385303">
              <w:marLeft w:val="0"/>
              <w:marRight w:val="0"/>
              <w:marTop w:val="0"/>
              <w:marBottom w:val="0"/>
              <w:divBdr>
                <w:top w:val="none" w:sz="0" w:space="0" w:color="auto"/>
                <w:left w:val="none" w:sz="0" w:space="0" w:color="auto"/>
                <w:bottom w:val="none" w:sz="0" w:space="0" w:color="auto"/>
                <w:right w:val="none" w:sz="0" w:space="0" w:color="auto"/>
              </w:divBdr>
              <w:divsChild>
                <w:div w:id="1189220107">
                  <w:marLeft w:val="0"/>
                  <w:marRight w:val="0"/>
                  <w:marTop w:val="0"/>
                  <w:marBottom w:val="0"/>
                  <w:divBdr>
                    <w:top w:val="none" w:sz="0" w:space="0" w:color="auto"/>
                    <w:left w:val="none" w:sz="0" w:space="0" w:color="auto"/>
                    <w:bottom w:val="none" w:sz="0" w:space="0" w:color="auto"/>
                    <w:right w:val="none" w:sz="0" w:space="0" w:color="auto"/>
                  </w:divBdr>
                  <w:divsChild>
                    <w:div w:id="6178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880127">
      <w:bodyDiv w:val="1"/>
      <w:marLeft w:val="0"/>
      <w:marRight w:val="0"/>
      <w:marTop w:val="0"/>
      <w:marBottom w:val="0"/>
      <w:divBdr>
        <w:top w:val="none" w:sz="0" w:space="0" w:color="auto"/>
        <w:left w:val="none" w:sz="0" w:space="0" w:color="auto"/>
        <w:bottom w:val="none" w:sz="0" w:space="0" w:color="auto"/>
        <w:right w:val="none" w:sz="0" w:space="0" w:color="auto"/>
      </w:divBdr>
    </w:div>
    <w:div w:id="1250039060">
      <w:bodyDiv w:val="1"/>
      <w:marLeft w:val="0"/>
      <w:marRight w:val="0"/>
      <w:marTop w:val="0"/>
      <w:marBottom w:val="0"/>
      <w:divBdr>
        <w:top w:val="none" w:sz="0" w:space="0" w:color="auto"/>
        <w:left w:val="none" w:sz="0" w:space="0" w:color="auto"/>
        <w:bottom w:val="none" w:sz="0" w:space="0" w:color="auto"/>
        <w:right w:val="none" w:sz="0" w:space="0" w:color="auto"/>
      </w:divBdr>
    </w:div>
    <w:div w:id="1250849952">
      <w:bodyDiv w:val="1"/>
      <w:marLeft w:val="0"/>
      <w:marRight w:val="0"/>
      <w:marTop w:val="0"/>
      <w:marBottom w:val="0"/>
      <w:divBdr>
        <w:top w:val="none" w:sz="0" w:space="0" w:color="auto"/>
        <w:left w:val="none" w:sz="0" w:space="0" w:color="auto"/>
        <w:bottom w:val="none" w:sz="0" w:space="0" w:color="auto"/>
        <w:right w:val="none" w:sz="0" w:space="0" w:color="auto"/>
      </w:divBdr>
      <w:divsChild>
        <w:div w:id="991561603">
          <w:marLeft w:val="0"/>
          <w:marRight w:val="240"/>
          <w:marTop w:val="0"/>
          <w:marBottom w:val="0"/>
          <w:divBdr>
            <w:top w:val="none" w:sz="0" w:space="0" w:color="auto"/>
            <w:left w:val="none" w:sz="0" w:space="0" w:color="auto"/>
            <w:bottom w:val="none" w:sz="0" w:space="0" w:color="auto"/>
            <w:right w:val="none" w:sz="0" w:space="0" w:color="auto"/>
          </w:divBdr>
          <w:divsChild>
            <w:div w:id="361050327">
              <w:marLeft w:val="0"/>
              <w:marRight w:val="0"/>
              <w:marTop w:val="0"/>
              <w:marBottom w:val="0"/>
              <w:divBdr>
                <w:top w:val="none" w:sz="0" w:space="0" w:color="auto"/>
                <w:left w:val="none" w:sz="0" w:space="0" w:color="auto"/>
                <w:bottom w:val="none" w:sz="0" w:space="0" w:color="auto"/>
                <w:right w:val="none" w:sz="0" w:space="0" w:color="auto"/>
              </w:divBdr>
              <w:divsChild>
                <w:div w:id="21425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4418">
          <w:marLeft w:val="0"/>
          <w:marRight w:val="240"/>
          <w:marTop w:val="0"/>
          <w:marBottom w:val="0"/>
          <w:divBdr>
            <w:top w:val="none" w:sz="0" w:space="0" w:color="auto"/>
            <w:left w:val="none" w:sz="0" w:space="0" w:color="auto"/>
            <w:bottom w:val="none" w:sz="0" w:space="0" w:color="auto"/>
            <w:right w:val="none" w:sz="0" w:space="0" w:color="auto"/>
          </w:divBdr>
          <w:divsChild>
            <w:div w:id="1056321955">
              <w:marLeft w:val="0"/>
              <w:marRight w:val="0"/>
              <w:marTop w:val="0"/>
              <w:marBottom w:val="0"/>
              <w:divBdr>
                <w:top w:val="none" w:sz="0" w:space="0" w:color="auto"/>
                <w:left w:val="none" w:sz="0" w:space="0" w:color="auto"/>
                <w:bottom w:val="none" w:sz="0" w:space="0" w:color="auto"/>
                <w:right w:val="none" w:sz="0" w:space="0" w:color="auto"/>
              </w:divBdr>
              <w:divsChild>
                <w:div w:id="7416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81517">
          <w:marLeft w:val="0"/>
          <w:marRight w:val="0"/>
          <w:marTop w:val="750"/>
          <w:marBottom w:val="0"/>
          <w:divBdr>
            <w:top w:val="none" w:sz="0" w:space="0" w:color="auto"/>
            <w:left w:val="none" w:sz="0" w:space="0" w:color="auto"/>
            <w:bottom w:val="none" w:sz="0" w:space="0" w:color="auto"/>
            <w:right w:val="none" w:sz="0" w:space="0" w:color="auto"/>
          </w:divBdr>
          <w:divsChild>
            <w:div w:id="495994504">
              <w:marLeft w:val="0"/>
              <w:marRight w:val="0"/>
              <w:marTop w:val="0"/>
              <w:marBottom w:val="0"/>
              <w:divBdr>
                <w:top w:val="none" w:sz="0" w:space="0" w:color="auto"/>
                <w:left w:val="none" w:sz="0" w:space="0" w:color="auto"/>
                <w:bottom w:val="none" w:sz="0" w:space="0" w:color="auto"/>
                <w:right w:val="none" w:sz="0" w:space="0" w:color="auto"/>
              </w:divBdr>
              <w:divsChild>
                <w:div w:id="1516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48181">
      <w:bodyDiv w:val="1"/>
      <w:marLeft w:val="0"/>
      <w:marRight w:val="0"/>
      <w:marTop w:val="0"/>
      <w:marBottom w:val="0"/>
      <w:divBdr>
        <w:top w:val="none" w:sz="0" w:space="0" w:color="auto"/>
        <w:left w:val="none" w:sz="0" w:space="0" w:color="auto"/>
        <w:bottom w:val="none" w:sz="0" w:space="0" w:color="auto"/>
        <w:right w:val="none" w:sz="0" w:space="0" w:color="auto"/>
      </w:divBdr>
    </w:div>
    <w:div w:id="1255936980">
      <w:bodyDiv w:val="1"/>
      <w:marLeft w:val="0"/>
      <w:marRight w:val="0"/>
      <w:marTop w:val="0"/>
      <w:marBottom w:val="0"/>
      <w:divBdr>
        <w:top w:val="none" w:sz="0" w:space="0" w:color="auto"/>
        <w:left w:val="none" w:sz="0" w:space="0" w:color="auto"/>
        <w:bottom w:val="none" w:sz="0" w:space="0" w:color="auto"/>
        <w:right w:val="none" w:sz="0" w:space="0" w:color="auto"/>
      </w:divBdr>
      <w:divsChild>
        <w:div w:id="1017973825">
          <w:marLeft w:val="0"/>
          <w:marRight w:val="240"/>
          <w:marTop w:val="0"/>
          <w:marBottom w:val="0"/>
          <w:divBdr>
            <w:top w:val="none" w:sz="0" w:space="0" w:color="auto"/>
            <w:left w:val="none" w:sz="0" w:space="0" w:color="auto"/>
            <w:bottom w:val="none" w:sz="0" w:space="0" w:color="auto"/>
            <w:right w:val="none" w:sz="0" w:space="0" w:color="auto"/>
          </w:divBdr>
          <w:divsChild>
            <w:div w:id="1934513726">
              <w:marLeft w:val="0"/>
              <w:marRight w:val="0"/>
              <w:marTop w:val="0"/>
              <w:marBottom w:val="0"/>
              <w:divBdr>
                <w:top w:val="none" w:sz="0" w:space="0" w:color="auto"/>
                <w:left w:val="none" w:sz="0" w:space="0" w:color="auto"/>
                <w:bottom w:val="none" w:sz="0" w:space="0" w:color="auto"/>
                <w:right w:val="none" w:sz="0" w:space="0" w:color="auto"/>
              </w:divBdr>
              <w:divsChild>
                <w:div w:id="3541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7802">
          <w:marLeft w:val="0"/>
          <w:marRight w:val="240"/>
          <w:marTop w:val="0"/>
          <w:marBottom w:val="0"/>
          <w:divBdr>
            <w:top w:val="none" w:sz="0" w:space="0" w:color="auto"/>
            <w:left w:val="none" w:sz="0" w:space="0" w:color="auto"/>
            <w:bottom w:val="none" w:sz="0" w:space="0" w:color="auto"/>
            <w:right w:val="none" w:sz="0" w:space="0" w:color="auto"/>
          </w:divBdr>
          <w:divsChild>
            <w:div w:id="1408571035">
              <w:marLeft w:val="0"/>
              <w:marRight w:val="0"/>
              <w:marTop w:val="0"/>
              <w:marBottom w:val="0"/>
              <w:divBdr>
                <w:top w:val="none" w:sz="0" w:space="0" w:color="auto"/>
                <w:left w:val="none" w:sz="0" w:space="0" w:color="auto"/>
                <w:bottom w:val="none" w:sz="0" w:space="0" w:color="auto"/>
                <w:right w:val="none" w:sz="0" w:space="0" w:color="auto"/>
              </w:divBdr>
              <w:divsChild>
                <w:div w:id="6142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6625">
          <w:marLeft w:val="0"/>
          <w:marRight w:val="0"/>
          <w:marTop w:val="750"/>
          <w:marBottom w:val="0"/>
          <w:divBdr>
            <w:top w:val="none" w:sz="0" w:space="0" w:color="auto"/>
            <w:left w:val="none" w:sz="0" w:space="0" w:color="auto"/>
            <w:bottom w:val="none" w:sz="0" w:space="0" w:color="auto"/>
            <w:right w:val="none" w:sz="0" w:space="0" w:color="auto"/>
          </w:divBdr>
          <w:divsChild>
            <w:div w:id="339240381">
              <w:marLeft w:val="0"/>
              <w:marRight w:val="0"/>
              <w:marTop w:val="0"/>
              <w:marBottom w:val="0"/>
              <w:divBdr>
                <w:top w:val="none" w:sz="0" w:space="0" w:color="auto"/>
                <w:left w:val="none" w:sz="0" w:space="0" w:color="auto"/>
                <w:bottom w:val="none" w:sz="0" w:space="0" w:color="auto"/>
                <w:right w:val="none" w:sz="0" w:space="0" w:color="auto"/>
              </w:divBdr>
              <w:divsChild>
                <w:div w:id="1280647464">
                  <w:marLeft w:val="0"/>
                  <w:marRight w:val="0"/>
                  <w:marTop w:val="0"/>
                  <w:marBottom w:val="0"/>
                  <w:divBdr>
                    <w:top w:val="none" w:sz="0" w:space="0" w:color="auto"/>
                    <w:left w:val="none" w:sz="0" w:space="0" w:color="auto"/>
                    <w:bottom w:val="none" w:sz="0" w:space="0" w:color="auto"/>
                    <w:right w:val="none" w:sz="0" w:space="0" w:color="auto"/>
                  </w:divBdr>
                  <w:divsChild>
                    <w:div w:id="205483104">
                      <w:marLeft w:val="0"/>
                      <w:marRight w:val="0"/>
                      <w:marTop w:val="0"/>
                      <w:marBottom w:val="0"/>
                      <w:divBdr>
                        <w:top w:val="none" w:sz="0" w:space="0" w:color="auto"/>
                        <w:left w:val="none" w:sz="0" w:space="0" w:color="auto"/>
                        <w:bottom w:val="none" w:sz="0" w:space="0" w:color="auto"/>
                        <w:right w:val="none" w:sz="0" w:space="0" w:color="auto"/>
                      </w:divBdr>
                      <w:divsChild>
                        <w:div w:id="8178400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57130299">
      <w:bodyDiv w:val="1"/>
      <w:marLeft w:val="0"/>
      <w:marRight w:val="0"/>
      <w:marTop w:val="0"/>
      <w:marBottom w:val="0"/>
      <w:divBdr>
        <w:top w:val="none" w:sz="0" w:space="0" w:color="auto"/>
        <w:left w:val="none" w:sz="0" w:space="0" w:color="auto"/>
        <w:bottom w:val="none" w:sz="0" w:space="0" w:color="auto"/>
        <w:right w:val="none" w:sz="0" w:space="0" w:color="auto"/>
      </w:divBdr>
    </w:div>
    <w:div w:id="1260675825">
      <w:bodyDiv w:val="1"/>
      <w:marLeft w:val="0"/>
      <w:marRight w:val="0"/>
      <w:marTop w:val="0"/>
      <w:marBottom w:val="0"/>
      <w:divBdr>
        <w:top w:val="none" w:sz="0" w:space="0" w:color="auto"/>
        <w:left w:val="none" w:sz="0" w:space="0" w:color="auto"/>
        <w:bottom w:val="none" w:sz="0" w:space="0" w:color="auto"/>
        <w:right w:val="none" w:sz="0" w:space="0" w:color="auto"/>
      </w:divBdr>
      <w:divsChild>
        <w:div w:id="1931892567">
          <w:marLeft w:val="0"/>
          <w:marRight w:val="240"/>
          <w:marTop w:val="0"/>
          <w:marBottom w:val="0"/>
          <w:divBdr>
            <w:top w:val="none" w:sz="0" w:space="0" w:color="auto"/>
            <w:left w:val="none" w:sz="0" w:space="0" w:color="auto"/>
            <w:bottom w:val="none" w:sz="0" w:space="0" w:color="auto"/>
            <w:right w:val="none" w:sz="0" w:space="0" w:color="auto"/>
          </w:divBdr>
          <w:divsChild>
            <w:div w:id="327097329">
              <w:marLeft w:val="0"/>
              <w:marRight w:val="0"/>
              <w:marTop w:val="0"/>
              <w:marBottom w:val="0"/>
              <w:divBdr>
                <w:top w:val="none" w:sz="0" w:space="0" w:color="auto"/>
                <w:left w:val="none" w:sz="0" w:space="0" w:color="auto"/>
                <w:bottom w:val="none" w:sz="0" w:space="0" w:color="auto"/>
                <w:right w:val="none" w:sz="0" w:space="0" w:color="auto"/>
              </w:divBdr>
              <w:divsChild>
                <w:div w:id="10087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23715">
          <w:marLeft w:val="0"/>
          <w:marRight w:val="240"/>
          <w:marTop w:val="0"/>
          <w:marBottom w:val="0"/>
          <w:divBdr>
            <w:top w:val="none" w:sz="0" w:space="0" w:color="auto"/>
            <w:left w:val="none" w:sz="0" w:space="0" w:color="auto"/>
            <w:bottom w:val="none" w:sz="0" w:space="0" w:color="auto"/>
            <w:right w:val="none" w:sz="0" w:space="0" w:color="auto"/>
          </w:divBdr>
          <w:divsChild>
            <w:div w:id="147522975">
              <w:marLeft w:val="0"/>
              <w:marRight w:val="0"/>
              <w:marTop w:val="0"/>
              <w:marBottom w:val="0"/>
              <w:divBdr>
                <w:top w:val="none" w:sz="0" w:space="0" w:color="auto"/>
                <w:left w:val="none" w:sz="0" w:space="0" w:color="auto"/>
                <w:bottom w:val="none" w:sz="0" w:space="0" w:color="auto"/>
                <w:right w:val="none" w:sz="0" w:space="0" w:color="auto"/>
              </w:divBdr>
              <w:divsChild>
                <w:div w:id="9959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80036">
          <w:marLeft w:val="0"/>
          <w:marRight w:val="0"/>
          <w:marTop w:val="750"/>
          <w:marBottom w:val="0"/>
          <w:divBdr>
            <w:top w:val="none" w:sz="0" w:space="0" w:color="auto"/>
            <w:left w:val="none" w:sz="0" w:space="0" w:color="auto"/>
            <w:bottom w:val="none" w:sz="0" w:space="0" w:color="auto"/>
            <w:right w:val="none" w:sz="0" w:space="0" w:color="auto"/>
          </w:divBdr>
          <w:divsChild>
            <w:div w:id="1849976678">
              <w:marLeft w:val="0"/>
              <w:marRight w:val="0"/>
              <w:marTop w:val="0"/>
              <w:marBottom w:val="0"/>
              <w:divBdr>
                <w:top w:val="none" w:sz="0" w:space="0" w:color="auto"/>
                <w:left w:val="none" w:sz="0" w:space="0" w:color="auto"/>
                <w:bottom w:val="none" w:sz="0" w:space="0" w:color="auto"/>
                <w:right w:val="none" w:sz="0" w:space="0" w:color="auto"/>
              </w:divBdr>
              <w:divsChild>
                <w:div w:id="834689820">
                  <w:marLeft w:val="0"/>
                  <w:marRight w:val="0"/>
                  <w:marTop w:val="0"/>
                  <w:marBottom w:val="0"/>
                  <w:divBdr>
                    <w:top w:val="none" w:sz="0" w:space="0" w:color="auto"/>
                    <w:left w:val="none" w:sz="0" w:space="0" w:color="auto"/>
                    <w:bottom w:val="none" w:sz="0" w:space="0" w:color="auto"/>
                    <w:right w:val="none" w:sz="0" w:space="0" w:color="auto"/>
                  </w:divBdr>
                  <w:divsChild>
                    <w:div w:id="121388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333096">
      <w:bodyDiv w:val="1"/>
      <w:marLeft w:val="0"/>
      <w:marRight w:val="0"/>
      <w:marTop w:val="0"/>
      <w:marBottom w:val="0"/>
      <w:divBdr>
        <w:top w:val="none" w:sz="0" w:space="0" w:color="auto"/>
        <w:left w:val="none" w:sz="0" w:space="0" w:color="auto"/>
        <w:bottom w:val="none" w:sz="0" w:space="0" w:color="auto"/>
        <w:right w:val="none" w:sz="0" w:space="0" w:color="auto"/>
      </w:divBdr>
      <w:divsChild>
        <w:div w:id="970746512">
          <w:marLeft w:val="0"/>
          <w:marRight w:val="0"/>
          <w:marTop w:val="0"/>
          <w:marBottom w:val="0"/>
          <w:divBdr>
            <w:top w:val="none" w:sz="0" w:space="0" w:color="auto"/>
            <w:left w:val="none" w:sz="0" w:space="0" w:color="auto"/>
            <w:bottom w:val="none" w:sz="0" w:space="0" w:color="auto"/>
            <w:right w:val="none" w:sz="0" w:space="0" w:color="auto"/>
          </w:divBdr>
          <w:divsChild>
            <w:div w:id="459810874">
              <w:marLeft w:val="0"/>
              <w:marRight w:val="0"/>
              <w:marTop w:val="0"/>
              <w:marBottom w:val="0"/>
              <w:divBdr>
                <w:top w:val="none" w:sz="0" w:space="0" w:color="auto"/>
                <w:left w:val="none" w:sz="0" w:space="0" w:color="auto"/>
                <w:bottom w:val="none" w:sz="0" w:space="0" w:color="auto"/>
                <w:right w:val="none" w:sz="0" w:space="0" w:color="auto"/>
              </w:divBdr>
              <w:divsChild>
                <w:div w:id="1600478879">
                  <w:marLeft w:val="0"/>
                  <w:marRight w:val="0"/>
                  <w:marTop w:val="0"/>
                  <w:marBottom w:val="0"/>
                  <w:divBdr>
                    <w:top w:val="none" w:sz="0" w:space="0" w:color="auto"/>
                    <w:left w:val="none" w:sz="0" w:space="0" w:color="auto"/>
                    <w:bottom w:val="none" w:sz="0" w:space="0" w:color="auto"/>
                    <w:right w:val="none" w:sz="0" w:space="0" w:color="auto"/>
                  </w:divBdr>
                  <w:divsChild>
                    <w:div w:id="162009528">
                      <w:marLeft w:val="0"/>
                      <w:marRight w:val="0"/>
                      <w:marTop w:val="0"/>
                      <w:marBottom w:val="0"/>
                      <w:divBdr>
                        <w:top w:val="none" w:sz="0" w:space="0" w:color="auto"/>
                        <w:left w:val="none" w:sz="0" w:space="0" w:color="auto"/>
                        <w:bottom w:val="none" w:sz="0" w:space="0" w:color="auto"/>
                        <w:right w:val="none" w:sz="0" w:space="0" w:color="auto"/>
                      </w:divBdr>
                      <w:divsChild>
                        <w:div w:id="1863783002">
                          <w:marLeft w:val="0"/>
                          <w:marRight w:val="0"/>
                          <w:marTop w:val="0"/>
                          <w:marBottom w:val="0"/>
                          <w:divBdr>
                            <w:top w:val="none" w:sz="0" w:space="0" w:color="auto"/>
                            <w:left w:val="none" w:sz="0" w:space="0" w:color="auto"/>
                            <w:bottom w:val="none" w:sz="0" w:space="0" w:color="auto"/>
                            <w:right w:val="none" w:sz="0" w:space="0" w:color="auto"/>
                          </w:divBdr>
                          <w:divsChild>
                            <w:div w:id="214774987">
                              <w:marLeft w:val="0"/>
                              <w:marRight w:val="0"/>
                              <w:marTop w:val="0"/>
                              <w:marBottom w:val="0"/>
                              <w:divBdr>
                                <w:top w:val="none" w:sz="0" w:space="0" w:color="auto"/>
                                <w:left w:val="none" w:sz="0" w:space="0" w:color="auto"/>
                                <w:bottom w:val="none" w:sz="0" w:space="0" w:color="auto"/>
                                <w:right w:val="none" w:sz="0" w:space="0" w:color="auto"/>
                              </w:divBdr>
                              <w:divsChild>
                                <w:div w:id="1393235803">
                                  <w:marLeft w:val="0"/>
                                  <w:marRight w:val="0"/>
                                  <w:marTop w:val="0"/>
                                  <w:marBottom w:val="0"/>
                                  <w:divBdr>
                                    <w:top w:val="none" w:sz="0" w:space="0" w:color="auto"/>
                                    <w:left w:val="none" w:sz="0" w:space="0" w:color="auto"/>
                                    <w:bottom w:val="none" w:sz="0" w:space="0" w:color="auto"/>
                                    <w:right w:val="none" w:sz="0" w:space="0" w:color="auto"/>
                                  </w:divBdr>
                                  <w:divsChild>
                                    <w:div w:id="59405125">
                                      <w:marLeft w:val="0"/>
                                      <w:marRight w:val="0"/>
                                      <w:marTop w:val="0"/>
                                      <w:marBottom w:val="0"/>
                                      <w:divBdr>
                                        <w:top w:val="none" w:sz="0" w:space="0" w:color="auto"/>
                                        <w:left w:val="none" w:sz="0" w:space="0" w:color="auto"/>
                                        <w:bottom w:val="none" w:sz="0" w:space="0" w:color="auto"/>
                                        <w:right w:val="none" w:sz="0" w:space="0" w:color="auto"/>
                                      </w:divBdr>
                                      <w:divsChild>
                                        <w:div w:id="1958901588">
                                          <w:marLeft w:val="0"/>
                                          <w:marRight w:val="0"/>
                                          <w:marTop w:val="0"/>
                                          <w:marBottom w:val="0"/>
                                          <w:divBdr>
                                            <w:top w:val="none" w:sz="0" w:space="0" w:color="auto"/>
                                            <w:left w:val="none" w:sz="0" w:space="0" w:color="auto"/>
                                            <w:bottom w:val="none" w:sz="0" w:space="0" w:color="auto"/>
                                            <w:right w:val="none" w:sz="0" w:space="0" w:color="auto"/>
                                          </w:divBdr>
                                          <w:divsChild>
                                            <w:div w:id="1611355566">
                                              <w:marLeft w:val="0"/>
                                              <w:marRight w:val="0"/>
                                              <w:marTop w:val="0"/>
                                              <w:marBottom w:val="0"/>
                                              <w:divBdr>
                                                <w:top w:val="none" w:sz="0" w:space="0" w:color="auto"/>
                                                <w:left w:val="none" w:sz="0" w:space="0" w:color="auto"/>
                                                <w:bottom w:val="none" w:sz="0" w:space="0" w:color="auto"/>
                                                <w:right w:val="none" w:sz="0" w:space="0" w:color="auto"/>
                                              </w:divBdr>
                                              <w:divsChild>
                                                <w:div w:id="1324509844">
                                                  <w:marLeft w:val="0"/>
                                                  <w:marRight w:val="0"/>
                                                  <w:marTop w:val="0"/>
                                                  <w:marBottom w:val="0"/>
                                                  <w:divBdr>
                                                    <w:top w:val="none" w:sz="0" w:space="0" w:color="auto"/>
                                                    <w:left w:val="none" w:sz="0" w:space="0" w:color="auto"/>
                                                    <w:bottom w:val="none" w:sz="0" w:space="0" w:color="auto"/>
                                                    <w:right w:val="none" w:sz="0" w:space="0" w:color="auto"/>
                                                  </w:divBdr>
                                                  <w:divsChild>
                                                    <w:div w:id="1212382055">
                                                      <w:marLeft w:val="0"/>
                                                      <w:marRight w:val="0"/>
                                                      <w:marTop w:val="0"/>
                                                      <w:marBottom w:val="0"/>
                                                      <w:divBdr>
                                                        <w:top w:val="none" w:sz="0" w:space="0" w:color="auto"/>
                                                        <w:left w:val="none" w:sz="0" w:space="0" w:color="auto"/>
                                                        <w:bottom w:val="none" w:sz="0" w:space="0" w:color="auto"/>
                                                        <w:right w:val="none" w:sz="0" w:space="0" w:color="auto"/>
                                                      </w:divBdr>
                                                      <w:divsChild>
                                                        <w:div w:id="664548707">
                                                          <w:marLeft w:val="0"/>
                                                          <w:marRight w:val="0"/>
                                                          <w:marTop w:val="0"/>
                                                          <w:marBottom w:val="0"/>
                                                          <w:divBdr>
                                                            <w:top w:val="none" w:sz="0" w:space="0" w:color="auto"/>
                                                            <w:left w:val="none" w:sz="0" w:space="0" w:color="auto"/>
                                                            <w:bottom w:val="none" w:sz="0" w:space="0" w:color="auto"/>
                                                            <w:right w:val="none" w:sz="0" w:space="0" w:color="auto"/>
                                                          </w:divBdr>
                                                          <w:divsChild>
                                                            <w:div w:id="281495438">
                                                              <w:marLeft w:val="0"/>
                                                              <w:marRight w:val="0"/>
                                                              <w:marTop w:val="0"/>
                                                              <w:marBottom w:val="300"/>
                                                              <w:divBdr>
                                                                <w:top w:val="none" w:sz="0" w:space="0" w:color="auto"/>
                                                                <w:left w:val="none" w:sz="0" w:space="0" w:color="auto"/>
                                                                <w:bottom w:val="none" w:sz="0" w:space="0" w:color="auto"/>
                                                                <w:right w:val="none" w:sz="0" w:space="0" w:color="auto"/>
                                                              </w:divBdr>
                                                            </w:div>
                                                          </w:divsChild>
                                                        </w:div>
                                                        <w:div w:id="1078553294">
                                                          <w:marLeft w:val="0"/>
                                                          <w:marRight w:val="0"/>
                                                          <w:marTop w:val="0"/>
                                                          <w:marBottom w:val="0"/>
                                                          <w:divBdr>
                                                            <w:top w:val="none" w:sz="0" w:space="0" w:color="auto"/>
                                                            <w:left w:val="none" w:sz="0" w:space="0" w:color="auto"/>
                                                            <w:bottom w:val="none" w:sz="0" w:space="0" w:color="auto"/>
                                                            <w:right w:val="none" w:sz="0" w:space="0" w:color="auto"/>
                                                          </w:divBdr>
                                                          <w:divsChild>
                                                            <w:div w:id="864101220">
                                                              <w:marLeft w:val="0"/>
                                                              <w:marRight w:val="0"/>
                                                              <w:marTop w:val="300"/>
                                                              <w:marBottom w:val="150"/>
                                                              <w:divBdr>
                                                                <w:top w:val="none" w:sz="0" w:space="0" w:color="auto"/>
                                                                <w:left w:val="none" w:sz="0" w:space="0" w:color="auto"/>
                                                                <w:bottom w:val="none" w:sz="0" w:space="0" w:color="auto"/>
                                                                <w:right w:val="none" w:sz="0" w:space="0" w:color="auto"/>
                                                              </w:divBdr>
                                                            </w:div>
                                                          </w:divsChild>
                                                        </w:div>
                                                        <w:div w:id="706874891">
                                                          <w:marLeft w:val="0"/>
                                                          <w:marRight w:val="0"/>
                                                          <w:marTop w:val="0"/>
                                                          <w:marBottom w:val="0"/>
                                                          <w:divBdr>
                                                            <w:top w:val="none" w:sz="0" w:space="0" w:color="auto"/>
                                                            <w:left w:val="none" w:sz="0" w:space="0" w:color="auto"/>
                                                            <w:bottom w:val="none" w:sz="0" w:space="0" w:color="auto"/>
                                                            <w:right w:val="none" w:sz="0" w:space="0" w:color="auto"/>
                                                          </w:divBdr>
                                                          <w:divsChild>
                                                            <w:div w:id="669066013">
                                                              <w:marLeft w:val="-420"/>
                                                              <w:marRight w:val="0"/>
                                                              <w:marTop w:val="0"/>
                                                              <w:marBottom w:val="0"/>
                                                              <w:divBdr>
                                                                <w:top w:val="none" w:sz="0" w:space="0" w:color="auto"/>
                                                                <w:left w:val="none" w:sz="0" w:space="0" w:color="auto"/>
                                                                <w:bottom w:val="none" w:sz="0" w:space="0" w:color="auto"/>
                                                                <w:right w:val="none" w:sz="0" w:space="0" w:color="auto"/>
                                                              </w:divBdr>
                                                              <w:divsChild>
                                                                <w:div w:id="762531173">
                                                                  <w:marLeft w:val="0"/>
                                                                  <w:marRight w:val="0"/>
                                                                  <w:marTop w:val="0"/>
                                                                  <w:marBottom w:val="0"/>
                                                                  <w:divBdr>
                                                                    <w:top w:val="none" w:sz="0" w:space="0" w:color="auto"/>
                                                                    <w:left w:val="none" w:sz="0" w:space="0" w:color="auto"/>
                                                                    <w:bottom w:val="none" w:sz="0" w:space="0" w:color="auto"/>
                                                                    <w:right w:val="none" w:sz="0" w:space="0" w:color="auto"/>
                                                                  </w:divBdr>
                                                                  <w:divsChild>
                                                                    <w:div w:id="9723118">
                                                                      <w:marLeft w:val="0"/>
                                                                      <w:marRight w:val="0"/>
                                                                      <w:marTop w:val="0"/>
                                                                      <w:marBottom w:val="0"/>
                                                                      <w:divBdr>
                                                                        <w:top w:val="none" w:sz="0" w:space="0" w:color="auto"/>
                                                                        <w:left w:val="none" w:sz="0" w:space="0" w:color="auto"/>
                                                                        <w:bottom w:val="none" w:sz="0" w:space="0" w:color="auto"/>
                                                                        <w:right w:val="none" w:sz="0" w:space="0" w:color="auto"/>
                                                                      </w:divBdr>
                                                                      <w:divsChild>
                                                                        <w:div w:id="899024796">
                                                                          <w:marLeft w:val="0"/>
                                                                          <w:marRight w:val="0"/>
                                                                          <w:marTop w:val="0"/>
                                                                          <w:marBottom w:val="0"/>
                                                                          <w:divBdr>
                                                                            <w:top w:val="none" w:sz="0" w:space="0" w:color="auto"/>
                                                                            <w:left w:val="none" w:sz="0" w:space="0" w:color="auto"/>
                                                                            <w:bottom w:val="none" w:sz="0" w:space="0" w:color="auto"/>
                                                                            <w:right w:val="none" w:sz="0" w:space="0" w:color="auto"/>
                                                                          </w:divBdr>
                                                                        </w:div>
                                                                        <w:div w:id="18805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5646">
                                                              <w:marLeft w:val="0"/>
                                                              <w:marRight w:val="0"/>
                                                              <w:marTop w:val="0"/>
                                                              <w:marBottom w:val="0"/>
                                                              <w:divBdr>
                                                                <w:top w:val="none" w:sz="0" w:space="0" w:color="auto"/>
                                                                <w:left w:val="none" w:sz="0" w:space="0" w:color="auto"/>
                                                                <w:bottom w:val="none" w:sz="0" w:space="0" w:color="auto"/>
                                                                <w:right w:val="none" w:sz="0" w:space="0" w:color="auto"/>
                                                              </w:divBdr>
                                                              <w:divsChild>
                                                                <w:div w:id="376970618">
                                                                  <w:marLeft w:val="-420"/>
                                                                  <w:marRight w:val="0"/>
                                                                  <w:marTop w:val="0"/>
                                                                  <w:marBottom w:val="0"/>
                                                                  <w:divBdr>
                                                                    <w:top w:val="none" w:sz="0" w:space="0" w:color="auto"/>
                                                                    <w:left w:val="none" w:sz="0" w:space="0" w:color="auto"/>
                                                                    <w:bottom w:val="none" w:sz="0" w:space="0" w:color="auto"/>
                                                                    <w:right w:val="none" w:sz="0" w:space="0" w:color="auto"/>
                                                                  </w:divBdr>
                                                                  <w:divsChild>
                                                                    <w:div w:id="1756902771">
                                                                      <w:marLeft w:val="0"/>
                                                                      <w:marRight w:val="0"/>
                                                                      <w:marTop w:val="0"/>
                                                                      <w:marBottom w:val="0"/>
                                                                      <w:divBdr>
                                                                        <w:top w:val="none" w:sz="0" w:space="0" w:color="auto"/>
                                                                        <w:left w:val="none" w:sz="0" w:space="0" w:color="auto"/>
                                                                        <w:bottom w:val="none" w:sz="0" w:space="0" w:color="auto"/>
                                                                        <w:right w:val="none" w:sz="0" w:space="0" w:color="auto"/>
                                                                      </w:divBdr>
                                                                      <w:divsChild>
                                                                        <w:div w:id="1491098466">
                                                                          <w:marLeft w:val="0"/>
                                                                          <w:marRight w:val="0"/>
                                                                          <w:marTop w:val="0"/>
                                                                          <w:marBottom w:val="0"/>
                                                                          <w:divBdr>
                                                                            <w:top w:val="none" w:sz="0" w:space="0" w:color="auto"/>
                                                                            <w:left w:val="none" w:sz="0" w:space="0" w:color="auto"/>
                                                                            <w:bottom w:val="none" w:sz="0" w:space="0" w:color="auto"/>
                                                                            <w:right w:val="none" w:sz="0" w:space="0" w:color="auto"/>
                                                                          </w:divBdr>
                                                                          <w:divsChild>
                                                                            <w:div w:id="534776485">
                                                                              <w:marLeft w:val="0"/>
                                                                              <w:marRight w:val="0"/>
                                                                              <w:marTop w:val="0"/>
                                                                              <w:marBottom w:val="0"/>
                                                                              <w:divBdr>
                                                                                <w:top w:val="none" w:sz="0" w:space="0" w:color="auto"/>
                                                                                <w:left w:val="none" w:sz="0" w:space="0" w:color="auto"/>
                                                                                <w:bottom w:val="none" w:sz="0" w:space="0" w:color="auto"/>
                                                                                <w:right w:val="none" w:sz="0" w:space="0" w:color="auto"/>
                                                                              </w:divBdr>
                                                                            </w:div>
                                                                            <w:div w:id="14766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131145">
                                                              <w:marLeft w:val="0"/>
                                                              <w:marRight w:val="0"/>
                                                              <w:marTop w:val="0"/>
                                                              <w:marBottom w:val="0"/>
                                                              <w:divBdr>
                                                                <w:top w:val="none" w:sz="0" w:space="0" w:color="auto"/>
                                                                <w:left w:val="none" w:sz="0" w:space="0" w:color="auto"/>
                                                                <w:bottom w:val="none" w:sz="0" w:space="0" w:color="auto"/>
                                                                <w:right w:val="none" w:sz="0" w:space="0" w:color="auto"/>
                                                              </w:divBdr>
                                                              <w:divsChild>
                                                                <w:div w:id="1932004321">
                                                                  <w:marLeft w:val="-420"/>
                                                                  <w:marRight w:val="0"/>
                                                                  <w:marTop w:val="0"/>
                                                                  <w:marBottom w:val="0"/>
                                                                  <w:divBdr>
                                                                    <w:top w:val="none" w:sz="0" w:space="0" w:color="auto"/>
                                                                    <w:left w:val="none" w:sz="0" w:space="0" w:color="auto"/>
                                                                    <w:bottom w:val="none" w:sz="0" w:space="0" w:color="auto"/>
                                                                    <w:right w:val="none" w:sz="0" w:space="0" w:color="auto"/>
                                                                  </w:divBdr>
                                                                  <w:divsChild>
                                                                    <w:div w:id="1995713982">
                                                                      <w:marLeft w:val="0"/>
                                                                      <w:marRight w:val="0"/>
                                                                      <w:marTop w:val="0"/>
                                                                      <w:marBottom w:val="0"/>
                                                                      <w:divBdr>
                                                                        <w:top w:val="none" w:sz="0" w:space="0" w:color="auto"/>
                                                                        <w:left w:val="none" w:sz="0" w:space="0" w:color="auto"/>
                                                                        <w:bottom w:val="none" w:sz="0" w:space="0" w:color="auto"/>
                                                                        <w:right w:val="none" w:sz="0" w:space="0" w:color="auto"/>
                                                                      </w:divBdr>
                                                                      <w:divsChild>
                                                                        <w:div w:id="782069961">
                                                                          <w:marLeft w:val="0"/>
                                                                          <w:marRight w:val="0"/>
                                                                          <w:marTop w:val="0"/>
                                                                          <w:marBottom w:val="0"/>
                                                                          <w:divBdr>
                                                                            <w:top w:val="none" w:sz="0" w:space="0" w:color="auto"/>
                                                                            <w:left w:val="none" w:sz="0" w:space="0" w:color="auto"/>
                                                                            <w:bottom w:val="none" w:sz="0" w:space="0" w:color="auto"/>
                                                                            <w:right w:val="none" w:sz="0" w:space="0" w:color="auto"/>
                                                                          </w:divBdr>
                                                                          <w:divsChild>
                                                                            <w:div w:id="2107843185">
                                                                              <w:marLeft w:val="0"/>
                                                                              <w:marRight w:val="0"/>
                                                                              <w:marTop w:val="0"/>
                                                                              <w:marBottom w:val="0"/>
                                                                              <w:divBdr>
                                                                                <w:top w:val="none" w:sz="0" w:space="0" w:color="auto"/>
                                                                                <w:left w:val="none" w:sz="0" w:space="0" w:color="auto"/>
                                                                                <w:bottom w:val="none" w:sz="0" w:space="0" w:color="auto"/>
                                                                                <w:right w:val="none" w:sz="0" w:space="0" w:color="auto"/>
                                                                              </w:divBdr>
                                                                            </w:div>
                                                                            <w:div w:id="17207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55266">
                                                              <w:marLeft w:val="0"/>
                                                              <w:marRight w:val="0"/>
                                                              <w:marTop w:val="0"/>
                                                              <w:marBottom w:val="0"/>
                                                              <w:divBdr>
                                                                <w:top w:val="none" w:sz="0" w:space="0" w:color="auto"/>
                                                                <w:left w:val="none" w:sz="0" w:space="0" w:color="auto"/>
                                                                <w:bottom w:val="none" w:sz="0" w:space="0" w:color="auto"/>
                                                                <w:right w:val="none" w:sz="0" w:space="0" w:color="auto"/>
                                                              </w:divBdr>
                                                              <w:divsChild>
                                                                <w:div w:id="1760247297">
                                                                  <w:marLeft w:val="-420"/>
                                                                  <w:marRight w:val="0"/>
                                                                  <w:marTop w:val="0"/>
                                                                  <w:marBottom w:val="0"/>
                                                                  <w:divBdr>
                                                                    <w:top w:val="none" w:sz="0" w:space="0" w:color="auto"/>
                                                                    <w:left w:val="none" w:sz="0" w:space="0" w:color="auto"/>
                                                                    <w:bottom w:val="none" w:sz="0" w:space="0" w:color="auto"/>
                                                                    <w:right w:val="none" w:sz="0" w:space="0" w:color="auto"/>
                                                                  </w:divBdr>
                                                                  <w:divsChild>
                                                                    <w:div w:id="221866491">
                                                                      <w:marLeft w:val="0"/>
                                                                      <w:marRight w:val="0"/>
                                                                      <w:marTop w:val="0"/>
                                                                      <w:marBottom w:val="0"/>
                                                                      <w:divBdr>
                                                                        <w:top w:val="none" w:sz="0" w:space="0" w:color="auto"/>
                                                                        <w:left w:val="none" w:sz="0" w:space="0" w:color="auto"/>
                                                                        <w:bottom w:val="none" w:sz="0" w:space="0" w:color="auto"/>
                                                                        <w:right w:val="none" w:sz="0" w:space="0" w:color="auto"/>
                                                                      </w:divBdr>
                                                                      <w:divsChild>
                                                                        <w:div w:id="448403798">
                                                                          <w:marLeft w:val="0"/>
                                                                          <w:marRight w:val="0"/>
                                                                          <w:marTop w:val="0"/>
                                                                          <w:marBottom w:val="0"/>
                                                                          <w:divBdr>
                                                                            <w:top w:val="none" w:sz="0" w:space="0" w:color="auto"/>
                                                                            <w:left w:val="none" w:sz="0" w:space="0" w:color="auto"/>
                                                                            <w:bottom w:val="none" w:sz="0" w:space="0" w:color="auto"/>
                                                                            <w:right w:val="none" w:sz="0" w:space="0" w:color="auto"/>
                                                                          </w:divBdr>
                                                                          <w:divsChild>
                                                                            <w:div w:id="1626160868">
                                                                              <w:marLeft w:val="0"/>
                                                                              <w:marRight w:val="0"/>
                                                                              <w:marTop w:val="0"/>
                                                                              <w:marBottom w:val="0"/>
                                                                              <w:divBdr>
                                                                                <w:top w:val="none" w:sz="0" w:space="0" w:color="auto"/>
                                                                                <w:left w:val="none" w:sz="0" w:space="0" w:color="auto"/>
                                                                                <w:bottom w:val="none" w:sz="0" w:space="0" w:color="auto"/>
                                                                                <w:right w:val="none" w:sz="0" w:space="0" w:color="auto"/>
                                                                              </w:divBdr>
                                                                            </w:div>
                                                                            <w:div w:id="13805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910411">
                                                              <w:marLeft w:val="0"/>
                                                              <w:marRight w:val="0"/>
                                                              <w:marTop w:val="0"/>
                                                              <w:marBottom w:val="0"/>
                                                              <w:divBdr>
                                                                <w:top w:val="none" w:sz="0" w:space="0" w:color="auto"/>
                                                                <w:left w:val="none" w:sz="0" w:space="0" w:color="auto"/>
                                                                <w:bottom w:val="none" w:sz="0" w:space="0" w:color="auto"/>
                                                                <w:right w:val="none" w:sz="0" w:space="0" w:color="auto"/>
                                                              </w:divBdr>
                                                              <w:divsChild>
                                                                <w:div w:id="2077584948">
                                                                  <w:marLeft w:val="-420"/>
                                                                  <w:marRight w:val="0"/>
                                                                  <w:marTop w:val="0"/>
                                                                  <w:marBottom w:val="0"/>
                                                                  <w:divBdr>
                                                                    <w:top w:val="none" w:sz="0" w:space="0" w:color="auto"/>
                                                                    <w:left w:val="none" w:sz="0" w:space="0" w:color="auto"/>
                                                                    <w:bottom w:val="none" w:sz="0" w:space="0" w:color="auto"/>
                                                                    <w:right w:val="none" w:sz="0" w:space="0" w:color="auto"/>
                                                                  </w:divBdr>
                                                                  <w:divsChild>
                                                                    <w:div w:id="2144347318">
                                                                      <w:marLeft w:val="0"/>
                                                                      <w:marRight w:val="0"/>
                                                                      <w:marTop w:val="0"/>
                                                                      <w:marBottom w:val="0"/>
                                                                      <w:divBdr>
                                                                        <w:top w:val="none" w:sz="0" w:space="0" w:color="auto"/>
                                                                        <w:left w:val="none" w:sz="0" w:space="0" w:color="auto"/>
                                                                        <w:bottom w:val="none" w:sz="0" w:space="0" w:color="auto"/>
                                                                        <w:right w:val="none" w:sz="0" w:space="0" w:color="auto"/>
                                                                      </w:divBdr>
                                                                      <w:divsChild>
                                                                        <w:div w:id="1090470179">
                                                                          <w:marLeft w:val="0"/>
                                                                          <w:marRight w:val="0"/>
                                                                          <w:marTop w:val="0"/>
                                                                          <w:marBottom w:val="0"/>
                                                                          <w:divBdr>
                                                                            <w:top w:val="none" w:sz="0" w:space="0" w:color="auto"/>
                                                                            <w:left w:val="none" w:sz="0" w:space="0" w:color="auto"/>
                                                                            <w:bottom w:val="none" w:sz="0" w:space="0" w:color="auto"/>
                                                                            <w:right w:val="none" w:sz="0" w:space="0" w:color="auto"/>
                                                                          </w:divBdr>
                                                                          <w:divsChild>
                                                                            <w:div w:id="1847360604">
                                                                              <w:marLeft w:val="0"/>
                                                                              <w:marRight w:val="0"/>
                                                                              <w:marTop w:val="0"/>
                                                                              <w:marBottom w:val="0"/>
                                                                              <w:divBdr>
                                                                                <w:top w:val="none" w:sz="0" w:space="0" w:color="auto"/>
                                                                                <w:left w:val="none" w:sz="0" w:space="0" w:color="auto"/>
                                                                                <w:bottom w:val="none" w:sz="0" w:space="0" w:color="auto"/>
                                                                                <w:right w:val="none" w:sz="0" w:space="0" w:color="auto"/>
                                                                              </w:divBdr>
                                                                            </w:div>
                                                                            <w:div w:id="11143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274367">
                                              <w:marLeft w:val="0"/>
                                              <w:marRight w:val="0"/>
                                              <w:marTop w:val="0"/>
                                              <w:marBottom w:val="0"/>
                                              <w:divBdr>
                                                <w:top w:val="none" w:sz="0" w:space="0" w:color="auto"/>
                                                <w:left w:val="none" w:sz="0" w:space="0" w:color="auto"/>
                                                <w:bottom w:val="none" w:sz="0" w:space="0" w:color="auto"/>
                                                <w:right w:val="none" w:sz="0" w:space="0" w:color="auto"/>
                                              </w:divBdr>
                                              <w:divsChild>
                                                <w:div w:id="1597789922">
                                                  <w:marLeft w:val="0"/>
                                                  <w:marRight w:val="0"/>
                                                  <w:marTop w:val="0"/>
                                                  <w:marBottom w:val="0"/>
                                                  <w:divBdr>
                                                    <w:top w:val="none" w:sz="0" w:space="0" w:color="auto"/>
                                                    <w:left w:val="none" w:sz="0" w:space="0" w:color="auto"/>
                                                    <w:bottom w:val="none" w:sz="0" w:space="0" w:color="auto"/>
                                                    <w:right w:val="none" w:sz="0" w:space="0" w:color="auto"/>
                                                  </w:divBdr>
                                                  <w:divsChild>
                                                    <w:div w:id="636689829">
                                                      <w:marLeft w:val="0"/>
                                                      <w:marRight w:val="0"/>
                                                      <w:marTop w:val="0"/>
                                                      <w:marBottom w:val="0"/>
                                                      <w:divBdr>
                                                        <w:top w:val="none" w:sz="0" w:space="0" w:color="auto"/>
                                                        <w:left w:val="none" w:sz="0" w:space="0" w:color="auto"/>
                                                        <w:bottom w:val="none" w:sz="0" w:space="0" w:color="auto"/>
                                                        <w:right w:val="none" w:sz="0" w:space="0" w:color="auto"/>
                                                      </w:divBdr>
                                                      <w:divsChild>
                                                        <w:div w:id="1737436888">
                                                          <w:marLeft w:val="0"/>
                                                          <w:marRight w:val="0"/>
                                                          <w:marTop w:val="0"/>
                                                          <w:marBottom w:val="0"/>
                                                          <w:divBdr>
                                                            <w:top w:val="none" w:sz="0" w:space="0" w:color="auto"/>
                                                            <w:left w:val="none" w:sz="0" w:space="0" w:color="auto"/>
                                                            <w:bottom w:val="none" w:sz="0" w:space="0" w:color="auto"/>
                                                            <w:right w:val="none" w:sz="0" w:space="0" w:color="auto"/>
                                                          </w:divBdr>
                                                          <w:divsChild>
                                                            <w:div w:id="1517965887">
                                                              <w:marLeft w:val="0"/>
                                                              <w:marRight w:val="0"/>
                                                              <w:marTop w:val="0"/>
                                                              <w:marBottom w:val="300"/>
                                                              <w:divBdr>
                                                                <w:top w:val="none" w:sz="0" w:space="0" w:color="auto"/>
                                                                <w:left w:val="none" w:sz="0" w:space="0" w:color="auto"/>
                                                                <w:bottom w:val="none" w:sz="0" w:space="0" w:color="auto"/>
                                                                <w:right w:val="none" w:sz="0" w:space="0" w:color="auto"/>
                                                              </w:divBdr>
                                                              <w:divsChild>
                                                                <w:div w:id="1981038899">
                                                                  <w:marLeft w:val="0"/>
                                                                  <w:marRight w:val="0"/>
                                                                  <w:marTop w:val="0"/>
                                                                  <w:marBottom w:val="0"/>
                                                                  <w:divBdr>
                                                                    <w:top w:val="none" w:sz="0" w:space="0" w:color="auto"/>
                                                                    <w:left w:val="none" w:sz="0" w:space="0" w:color="auto"/>
                                                                    <w:bottom w:val="none" w:sz="0" w:space="0" w:color="auto"/>
                                                                    <w:right w:val="none" w:sz="0" w:space="0" w:color="auto"/>
                                                                  </w:divBdr>
                                                                  <w:divsChild>
                                                                    <w:div w:id="1000699592">
                                                                      <w:marLeft w:val="0"/>
                                                                      <w:marRight w:val="0"/>
                                                                      <w:marTop w:val="0"/>
                                                                      <w:marBottom w:val="0"/>
                                                                      <w:divBdr>
                                                                        <w:top w:val="none" w:sz="0" w:space="0" w:color="auto"/>
                                                                        <w:left w:val="none" w:sz="0" w:space="0" w:color="auto"/>
                                                                        <w:bottom w:val="none" w:sz="0" w:space="0" w:color="auto"/>
                                                                        <w:right w:val="none" w:sz="0" w:space="0" w:color="auto"/>
                                                                      </w:divBdr>
                                                                      <w:divsChild>
                                                                        <w:div w:id="1605767981">
                                                                          <w:marLeft w:val="0"/>
                                                                          <w:marRight w:val="0"/>
                                                                          <w:marTop w:val="0"/>
                                                                          <w:marBottom w:val="0"/>
                                                                          <w:divBdr>
                                                                            <w:top w:val="none" w:sz="0" w:space="0" w:color="auto"/>
                                                                            <w:left w:val="none" w:sz="0" w:space="0" w:color="auto"/>
                                                                            <w:bottom w:val="none" w:sz="0" w:space="0" w:color="auto"/>
                                                                            <w:right w:val="none" w:sz="0" w:space="0" w:color="auto"/>
                                                                          </w:divBdr>
                                                                          <w:divsChild>
                                                                            <w:div w:id="40447862">
                                                                              <w:marLeft w:val="0"/>
                                                                              <w:marRight w:val="0"/>
                                                                              <w:marTop w:val="0"/>
                                                                              <w:marBottom w:val="0"/>
                                                                              <w:divBdr>
                                                                                <w:top w:val="none" w:sz="0" w:space="0" w:color="auto"/>
                                                                                <w:left w:val="none" w:sz="0" w:space="0" w:color="auto"/>
                                                                                <w:bottom w:val="none" w:sz="0" w:space="0" w:color="auto"/>
                                                                                <w:right w:val="none" w:sz="0" w:space="0" w:color="auto"/>
                                                                              </w:divBdr>
                                                                              <w:divsChild>
                                                                                <w:div w:id="861824717">
                                                                                  <w:marLeft w:val="0"/>
                                                                                  <w:marRight w:val="0"/>
                                                                                  <w:marTop w:val="0"/>
                                                                                  <w:marBottom w:val="0"/>
                                                                                  <w:divBdr>
                                                                                    <w:top w:val="none" w:sz="0" w:space="0" w:color="auto"/>
                                                                                    <w:left w:val="none" w:sz="0" w:space="0" w:color="auto"/>
                                                                                    <w:bottom w:val="none" w:sz="0" w:space="0" w:color="auto"/>
                                                                                    <w:right w:val="none" w:sz="0" w:space="0" w:color="auto"/>
                                                                                  </w:divBdr>
                                                                                  <w:divsChild>
                                                                                    <w:div w:id="1300769292">
                                                                                      <w:marLeft w:val="0"/>
                                                                                      <w:marRight w:val="0"/>
                                                                                      <w:marTop w:val="0"/>
                                                                                      <w:marBottom w:val="0"/>
                                                                                      <w:divBdr>
                                                                                        <w:top w:val="none" w:sz="0" w:space="0" w:color="auto"/>
                                                                                        <w:left w:val="none" w:sz="0" w:space="0" w:color="auto"/>
                                                                                        <w:bottom w:val="none" w:sz="0" w:space="0" w:color="auto"/>
                                                                                        <w:right w:val="none" w:sz="0" w:space="0" w:color="auto"/>
                                                                                      </w:divBdr>
                                                                                      <w:divsChild>
                                                                                        <w:div w:id="358438719">
                                                                                          <w:marLeft w:val="0"/>
                                                                                          <w:marRight w:val="0"/>
                                                                                          <w:marTop w:val="0"/>
                                                                                          <w:marBottom w:val="0"/>
                                                                                          <w:divBdr>
                                                                                            <w:top w:val="none" w:sz="0" w:space="0" w:color="auto"/>
                                                                                            <w:left w:val="none" w:sz="0" w:space="0" w:color="auto"/>
                                                                                            <w:bottom w:val="none" w:sz="0" w:space="0" w:color="auto"/>
                                                                                            <w:right w:val="none" w:sz="0" w:space="0" w:color="auto"/>
                                                                                          </w:divBdr>
                                                                                          <w:divsChild>
                                                                                            <w:div w:id="526874193">
                                                                                              <w:marLeft w:val="0"/>
                                                                                              <w:marRight w:val="0"/>
                                                                                              <w:marTop w:val="0"/>
                                                                                              <w:marBottom w:val="60"/>
                                                                                              <w:divBdr>
                                                                                                <w:top w:val="none" w:sz="0" w:space="0" w:color="auto"/>
                                                                                                <w:left w:val="none" w:sz="0" w:space="0" w:color="auto"/>
                                                                                                <w:bottom w:val="none" w:sz="0" w:space="0" w:color="auto"/>
                                                                                                <w:right w:val="none" w:sz="0" w:space="0" w:color="auto"/>
                                                                                              </w:divBdr>
                                                                                            </w:div>
                                                                                            <w:div w:id="856890384">
                                                                                              <w:marLeft w:val="0"/>
                                                                                              <w:marRight w:val="0"/>
                                                                                              <w:marTop w:val="0"/>
                                                                                              <w:marBottom w:val="120"/>
                                                                                              <w:divBdr>
                                                                                                <w:top w:val="none" w:sz="0" w:space="0" w:color="auto"/>
                                                                                                <w:left w:val="none" w:sz="0" w:space="0" w:color="auto"/>
                                                                                                <w:bottom w:val="none" w:sz="0" w:space="0" w:color="auto"/>
                                                                                                <w:right w:val="none" w:sz="0" w:space="0" w:color="auto"/>
                                                                                              </w:divBdr>
                                                                                            </w:div>
                                                                                            <w:div w:id="1791243708">
                                                                                              <w:marLeft w:val="0"/>
                                                                                              <w:marRight w:val="0"/>
                                                                                              <w:marTop w:val="0"/>
                                                                                              <w:marBottom w:val="0"/>
                                                                                              <w:divBdr>
                                                                                                <w:top w:val="none" w:sz="0" w:space="0" w:color="auto"/>
                                                                                                <w:left w:val="none" w:sz="0" w:space="0" w:color="auto"/>
                                                                                                <w:bottom w:val="none" w:sz="0" w:space="0" w:color="auto"/>
                                                                                                <w:right w:val="none" w:sz="0" w:space="0" w:color="auto"/>
                                                                                              </w:divBdr>
                                                                                              <w:divsChild>
                                                                                                <w:div w:id="704793494">
                                                                                                  <w:marLeft w:val="0"/>
                                                                                                  <w:marRight w:val="0"/>
                                                                                                  <w:marTop w:val="0"/>
                                                                                                  <w:marBottom w:val="0"/>
                                                                                                  <w:divBdr>
                                                                                                    <w:top w:val="none" w:sz="0" w:space="0" w:color="auto"/>
                                                                                                    <w:left w:val="none" w:sz="0" w:space="0" w:color="auto"/>
                                                                                                    <w:bottom w:val="none" w:sz="0" w:space="0" w:color="auto"/>
                                                                                                    <w:right w:val="none" w:sz="0" w:space="0" w:color="auto"/>
                                                                                                  </w:divBdr>
                                                                                                  <w:divsChild>
                                                                                                    <w:div w:id="1766613010">
                                                                                                      <w:marLeft w:val="0"/>
                                                                                                      <w:marRight w:val="0"/>
                                                                                                      <w:marTop w:val="0"/>
                                                                                                      <w:marBottom w:val="0"/>
                                                                                                      <w:divBdr>
                                                                                                        <w:top w:val="none" w:sz="0" w:space="0" w:color="auto"/>
                                                                                                        <w:left w:val="none" w:sz="0" w:space="0" w:color="auto"/>
                                                                                                        <w:bottom w:val="none" w:sz="0" w:space="0" w:color="auto"/>
                                                                                                        <w:right w:val="none" w:sz="0" w:space="0" w:color="auto"/>
                                                                                                      </w:divBdr>
                                                                                                      <w:divsChild>
                                                                                                        <w:div w:id="1990859504">
                                                                                                          <w:marLeft w:val="0"/>
                                                                                                          <w:marRight w:val="0"/>
                                                                                                          <w:marTop w:val="0"/>
                                                                                                          <w:marBottom w:val="0"/>
                                                                                                          <w:divBdr>
                                                                                                            <w:top w:val="none" w:sz="0" w:space="0" w:color="auto"/>
                                                                                                            <w:left w:val="none" w:sz="0" w:space="0" w:color="auto"/>
                                                                                                            <w:bottom w:val="none" w:sz="0" w:space="0" w:color="auto"/>
                                                                                                            <w:right w:val="none" w:sz="0" w:space="0" w:color="auto"/>
                                                                                                          </w:divBdr>
                                                                                                          <w:divsChild>
                                                                                                            <w:div w:id="1827042442">
                                                                                                              <w:marLeft w:val="0"/>
                                                                                                              <w:marRight w:val="0"/>
                                                                                                              <w:marTop w:val="0"/>
                                                                                                              <w:marBottom w:val="0"/>
                                                                                                              <w:divBdr>
                                                                                                                <w:top w:val="none" w:sz="0" w:space="0" w:color="auto"/>
                                                                                                                <w:left w:val="none" w:sz="0" w:space="0" w:color="auto"/>
                                                                                                                <w:bottom w:val="none" w:sz="0" w:space="0" w:color="auto"/>
                                                                                                                <w:right w:val="none" w:sz="0" w:space="0" w:color="auto"/>
                                                                                                              </w:divBdr>
                                                                                                              <w:divsChild>
                                                                                                                <w:div w:id="66640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1141">
                                                                                                          <w:marLeft w:val="90"/>
                                                                                                          <w:marRight w:val="0"/>
                                                                                                          <w:marTop w:val="0"/>
                                                                                                          <w:marBottom w:val="0"/>
                                                                                                          <w:divBdr>
                                                                                                            <w:top w:val="none" w:sz="0" w:space="0" w:color="auto"/>
                                                                                                            <w:left w:val="none" w:sz="0" w:space="0" w:color="auto"/>
                                                                                                            <w:bottom w:val="none" w:sz="0" w:space="0" w:color="auto"/>
                                                                                                            <w:right w:val="none" w:sz="0" w:space="0" w:color="auto"/>
                                                                                                          </w:divBdr>
                                                                                                          <w:divsChild>
                                                                                                            <w:div w:id="17790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26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12931">
                                                                                  <w:marLeft w:val="0"/>
                                                                                  <w:marRight w:val="0"/>
                                                                                  <w:marTop w:val="0"/>
                                                                                  <w:marBottom w:val="0"/>
                                                                                  <w:divBdr>
                                                                                    <w:top w:val="none" w:sz="0" w:space="0" w:color="auto"/>
                                                                                    <w:left w:val="none" w:sz="0" w:space="0" w:color="auto"/>
                                                                                    <w:bottom w:val="none" w:sz="0" w:space="0" w:color="auto"/>
                                                                                    <w:right w:val="none" w:sz="0" w:space="0" w:color="auto"/>
                                                                                  </w:divBdr>
                                                                                  <w:divsChild>
                                                                                    <w:div w:id="1393457112">
                                                                                      <w:marLeft w:val="0"/>
                                                                                      <w:marRight w:val="0"/>
                                                                                      <w:marTop w:val="0"/>
                                                                                      <w:marBottom w:val="0"/>
                                                                                      <w:divBdr>
                                                                                        <w:top w:val="none" w:sz="0" w:space="0" w:color="auto"/>
                                                                                        <w:left w:val="none" w:sz="0" w:space="0" w:color="auto"/>
                                                                                        <w:bottom w:val="none" w:sz="0" w:space="0" w:color="auto"/>
                                                                                        <w:right w:val="none" w:sz="0" w:space="0" w:color="auto"/>
                                                                                      </w:divBdr>
                                                                                      <w:divsChild>
                                                                                        <w:div w:id="332729184">
                                                                                          <w:marLeft w:val="0"/>
                                                                                          <w:marRight w:val="0"/>
                                                                                          <w:marTop w:val="0"/>
                                                                                          <w:marBottom w:val="0"/>
                                                                                          <w:divBdr>
                                                                                            <w:top w:val="none" w:sz="0" w:space="0" w:color="auto"/>
                                                                                            <w:left w:val="none" w:sz="0" w:space="0" w:color="auto"/>
                                                                                            <w:bottom w:val="none" w:sz="0" w:space="0" w:color="auto"/>
                                                                                            <w:right w:val="none" w:sz="0" w:space="0" w:color="auto"/>
                                                                                          </w:divBdr>
                                                                                          <w:divsChild>
                                                                                            <w:div w:id="1767531404">
                                                                                              <w:marLeft w:val="0"/>
                                                                                              <w:marRight w:val="0"/>
                                                                                              <w:marTop w:val="0"/>
                                                                                              <w:marBottom w:val="60"/>
                                                                                              <w:divBdr>
                                                                                                <w:top w:val="none" w:sz="0" w:space="0" w:color="auto"/>
                                                                                                <w:left w:val="none" w:sz="0" w:space="0" w:color="auto"/>
                                                                                                <w:bottom w:val="none" w:sz="0" w:space="0" w:color="auto"/>
                                                                                                <w:right w:val="none" w:sz="0" w:space="0" w:color="auto"/>
                                                                                              </w:divBdr>
                                                                                            </w:div>
                                                                                            <w:div w:id="198906103">
                                                                                              <w:marLeft w:val="0"/>
                                                                                              <w:marRight w:val="0"/>
                                                                                              <w:marTop w:val="0"/>
                                                                                              <w:marBottom w:val="120"/>
                                                                                              <w:divBdr>
                                                                                                <w:top w:val="none" w:sz="0" w:space="0" w:color="auto"/>
                                                                                                <w:left w:val="none" w:sz="0" w:space="0" w:color="auto"/>
                                                                                                <w:bottom w:val="none" w:sz="0" w:space="0" w:color="auto"/>
                                                                                                <w:right w:val="none" w:sz="0" w:space="0" w:color="auto"/>
                                                                                              </w:divBdr>
                                                                                            </w:div>
                                                                                            <w:div w:id="2048917678">
                                                                                              <w:marLeft w:val="0"/>
                                                                                              <w:marRight w:val="0"/>
                                                                                              <w:marTop w:val="0"/>
                                                                                              <w:marBottom w:val="0"/>
                                                                                              <w:divBdr>
                                                                                                <w:top w:val="none" w:sz="0" w:space="0" w:color="auto"/>
                                                                                                <w:left w:val="none" w:sz="0" w:space="0" w:color="auto"/>
                                                                                                <w:bottom w:val="none" w:sz="0" w:space="0" w:color="auto"/>
                                                                                                <w:right w:val="none" w:sz="0" w:space="0" w:color="auto"/>
                                                                                              </w:divBdr>
                                                                                              <w:divsChild>
                                                                                                <w:div w:id="862861452">
                                                                                                  <w:marLeft w:val="0"/>
                                                                                                  <w:marRight w:val="0"/>
                                                                                                  <w:marTop w:val="0"/>
                                                                                                  <w:marBottom w:val="0"/>
                                                                                                  <w:divBdr>
                                                                                                    <w:top w:val="none" w:sz="0" w:space="0" w:color="auto"/>
                                                                                                    <w:left w:val="none" w:sz="0" w:space="0" w:color="auto"/>
                                                                                                    <w:bottom w:val="none" w:sz="0" w:space="0" w:color="auto"/>
                                                                                                    <w:right w:val="none" w:sz="0" w:space="0" w:color="auto"/>
                                                                                                  </w:divBdr>
                                                                                                  <w:divsChild>
                                                                                                    <w:div w:id="1258906609">
                                                                                                      <w:marLeft w:val="0"/>
                                                                                                      <w:marRight w:val="0"/>
                                                                                                      <w:marTop w:val="0"/>
                                                                                                      <w:marBottom w:val="0"/>
                                                                                                      <w:divBdr>
                                                                                                        <w:top w:val="none" w:sz="0" w:space="0" w:color="auto"/>
                                                                                                        <w:left w:val="none" w:sz="0" w:space="0" w:color="auto"/>
                                                                                                        <w:bottom w:val="none" w:sz="0" w:space="0" w:color="auto"/>
                                                                                                        <w:right w:val="none" w:sz="0" w:space="0" w:color="auto"/>
                                                                                                      </w:divBdr>
                                                                                                      <w:divsChild>
                                                                                                        <w:div w:id="260526569">
                                                                                                          <w:marLeft w:val="0"/>
                                                                                                          <w:marRight w:val="0"/>
                                                                                                          <w:marTop w:val="0"/>
                                                                                                          <w:marBottom w:val="0"/>
                                                                                                          <w:divBdr>
                                                                                                            <w:top w:val="none" w:sz="0" w:space="0" w:color="auto"/>
                                                                                                            <w:left w:val="none" w:sz="0" w:space="0" w:color="auto"/>
                                                                                                            <w:bottom w:val="none" w:sz="0" w:space="0" w:color="auto"/>
                                                                                                            <w:right w:val="none" w:sz="0" w:space="0" w:color="auto"/>
                                                                                                          </w:divBdr>
                                                                                                          <w:divsChild>
                                                                                                            <w:div w:id="1338464042">
                                                                                                              <w:marLeft w:val="0"/>
                                                                                                              <w:marRight w:val="0"/>
                                                                                                              <w:marTop w:val="0"/>
                                                                                                              <w:marBottom w:val="0"/>
                                                                                                              <w:divBdr>
                                                                                                                <w:top w:val="none" w:sz="0" w:space="0" w:color="auto"/>
                                                                                                                <w:left w:val="none" w:sz="0" w:space="0" w:color="auto"/>
                                                                                                                <w:bottom w:val="none" w:sz="0" w:space="0" w:color="auto"/>
                                                                                                                <w:right w:val="none" w:sz="0" w:space="0" w:color="auto"/>
                                                                                                              </w:divBdr>
                                                                                                              <w:divsChild>
                                                                                                                <w:div w:id="166612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64375">
                                                                                                          <w:marLeft w:val="90"/>
                                                                                                          <w:marRight w:val="0"/>
                                                                                                          <w:marTop w:val="0"/>
                                                                                                          <w:marBottom w:val="0"/>
                                                                                                          <w:divBdr>
                                                                                                            <w:top w:val="none" w:sz="0" w:space="0" w:color="auto"/>
                                                                                                            <w:left w:val="none" w:sz="0" w:space="0" w:color="auto"/>
                                                                                                            <w:bottom w:val="none" w:sz="0" w:space="0" w:color="auto"/>
                                                                                                            <w:right w:val="none" w:sz="0" w:space="0" w:color="auto"/>
                                                                                                          </w:divBdr>
                                                                                                          <w:divsChild>
                                                                                                            <w:div w:id="1585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65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6001">
                                                                                  <w:marLeft w:val="0"/>
                                                                                  <w:marRight w:val="0"/>
                                                                                  <w:marTop w:val="0"/>
                                                                                  <w:marBottom w:val="0"/>
                                                                                  <w:divBdr>
                                                                                    <w:top w:val="none" w:sz="0" w:space="0" w:color="auto"/>
                                                                                    <w:left w:val="none" w:sz="0" w:space="0" w:color="auto"/>
                                                                                    <w:bottom w:val="none" w:sz="0" w:space="0" w:color="auto"/>
                                                                                    <w:right w:val="none" w:sz="0" w:space="0" w:color="auto"/>
                                                                                  </w:divBdr>
                                                                                  <w:divsChild>
                                                                                    <w:div w:id="969479494">
                                                                                      <w:marLeft w:val="0"/>
                                                                                      <w:marRight w:val="0"/>
                                                                                      <w:marTop w:val="0"/>
                                                                                      <w:marBottom w:val="0"/>
                                                                                      <w:divBdr>
                                                                                        <w:top w:val="none" w:sz="0" w:space="0" w:color="auto"/>
                                                                                        <w:left w:val="none" w:sz="0" w:space="0" w:color="auto"/>
                                                                                        <w:bottom w:val="none" w:sz="0" w:space="0" w:color="auto"/>
                                                                                        <w:right w:val="none" w:sz="0" w:space="0" w:color="auto"/>
                                                                                      </w:divBdr>
                                                                                      <w:divsChild>
                                                                                        <w:div w:id="1540123910">
                                                                                          <w:marLeft w:val="0"/>
                                                                                          <w:marRight w:val="0"/>
                                                                                          <w:marTop w:val="0"/>
                                                                                          <w:marBottom w:val="0"/>
                                                                                          <w:divBdr>
                                                                                            <w:top w:val="none" w:sz="0" w:space="0" w:color="auto"/>
                                                                                            <w:left w:val="none" w:sz="0" w:space="0" w:color="auto"/>
                                                                                            <w:bottom w:val="none" w:sz="0" w:space="0" w:color="auto"/>
                                                                                            <w:right w:val="none" w:sz="0" w:space="0" w:color="auto"/>
                                                                                          </w:divBdr>
                                                                                          <w:divsChild>
                                                                                            <w:div w:id="1492023825">
                                                                                              <w:marLeft w:val="0"/>
                                                                                              <w:marRight w:val="0"/>
                                                                                              <w:marTop w:val="0"/>
                                                                                              <w:marBottom w:val="60"/>
                                                                                              <w:divBdr>
                                                                                                <w:top w:val="none" w:sz="0" w:space="0" w:color="auto"/>
                                                                                                <w:left w:val="none" w:sz="0" w:space="0" w:color="auto"/>
                                                                                                <w:bottom w:val="none" w:sz="0" w:space="0" w:color="auto"/>
                                                                                                <w:right w:val="none" w:sz="0" w:space="0" w:color="auto"/>
                                                                                              </w:divBdr>
                                                                                            </w:div>
                                                                                            <w:div w:id="2035810863">
                                                                                              <w:marLeft w:val="0"/>
                                                                                              <w:marRight w:val="0"/>
                                                                                              <w:marTop w:val="0"/>
                                                                                              <w:marBottom w:val="0"/>
                                                                                              <w:divBdr>
                                                                                                <w:top w:val="none" w:sz="0" w:space="0" w:color="auto"/>
                                                                                                <w:left w:val="none" w:sz="0" w:space="0" w:color="auto"/>
                                                                                                <w:bottom w:val="none" w:sz="0" w:space="0" w:color="auto"/>
                                                                                                <w:right w:val="none" w:sz="0" w:space="0" w:color="auto"/>
                                                                                              </w:divBdr>
                                                                                              <w:divsChild>
                                                                                                <w:div w:id="19548712">
                                                                                                  <w:marLeft w:val="0"/>
                                                                                                  <w:marRight w:val="0"/>
                                                                                                  <w:marTop w:val="0"/>
                                                                                                  <w:marBottom w:val="0"/>
                                                                                                  <w:divBdr>
                                                                                                    <w:top w:val="none" w:sz="0" w:space="0" w:color="auto"/>
                                                                                                    <w:left w:val="none" w:sz="0" w:space="0" w:color="auto"/>
                                                                                                    <w:bottom w:val="none" w:sz="0" w:space="0" w:color="auto"/>
                                                                                                    <w:right w:val="none" w:sz="0" w:space="0" w:color="auto"/>
                                                                                                  </w:divBdr>
                                                                                                  <w:divsChild>
                                                                                                    <w:div w:id="2070609997">
                                                                                                      <w:marLeft w:val="0"/>
                                                                                                      <w:marRight w:val="0"/>
                                                                                                      <w:marTop w:val="0"/>
                                                                                                      <w:marBottom w:val="0"/>
                                                                                                      <w:divBdr>
                                                                                                        <w:top w:val="none" w:sz="0" w:space="0" w:color="auto"/>
                                                                                                        <w:left w:val="none" w:sz="0" w:space="0" w:color="auto"/>
                                                                                                        <w:bottom w:val="none" w:sz="0" w:space="0" w:color="auto"/>
                                                                                                        <w:right w:val="none" w:sz="0" w:space="0" w:color="auto"/>
                                                                                                      </w:divBdr>
                                                                                                      <w:divsChild>
                                                                                                        <w:div w:id="1053843981">
                                                                                                          <w:marLeft w:val="0"/>
                                                                                                          <w:marRight w:val="0"/>
                                                                                                          <w:marTop w:val="0"/>
                                                                                                          <w:marBottom w:val="0"/>
                                                                                                          <w:divBdr>
                                                                                                            <w:top w:val="none" w:sz="0" w:space="0" w:color="auto"/>
                                                                                                            <w:left w:val="none" w:sz="0" w:space="0" w:color="auto"/>
                                                                                                            <w:bottom w:val="none" w:sz="0" w:space="0" w:color="auto"/>
                                                                                                            <w:right w:val="none" w:sz="0" w:space="0" w:color="auto"/>
                                                                                                          </w:divBdr>
                                                                                                          <w:divsChild>
                                                                                                            <w:div w:id="2084402779">
                                                                                                              <w:marLeft w:val="0"/>
                                                                                                              <w:marRight w:val="0"/>
                                                                                                              <w:marTop w:val="0"/>
                                                                                                              <w:marBottom w:val="0"/>
                                                                                                              <w:divBdr>
                                                                                                                <w:top w:val="none" w:sz="0" w:space="0" w:color="auto"/>
                                                                                                                <w:left w:val="none" w:sz="0" w:space="0" w:color="auto"/>
                                                                                                                <w:bottom w:val="none" w:sz="0" w:space="0" w:color="auto"/>
                                                                                                                <w:right w:val="none" w:sz="0" w:space="0" w:color="auto"/>
                                                                                                              </w:divBdr>
                                                                                                              <w:divsChild>
                                                                                                                <w:div w:id="210726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5478">
                                                                                                          <w:marLeft w:val="90"/>
                                                                                                          <w:marRight w:val="0"/>
                                                                                                          <w:marTop w:val="0"/>
                                                                                                          <w:marBottom w:val="0"/>
                                                                                                          <w:divBdr>
                                                                                                            <w:top w:val="none" w:sz="0" w:space="0" w:color="auto"/>
                                                                                                            <w:left w:val="none" w:sz="0" w:space="0" w:color="auto"/>
                                                                                                            <w:bottom w:val="none" w:sz="0" w:space="0" w:color="auto"/>
                                                                                                            <w:right w:val="none" w:sz="0" w:space="0" w:color="auto"/>
                                                                                                          </w:divBdr>
                                                                                                          <w:divsChild>
                                                                                                            <w:div w:id="60693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2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5431">
                                                                                  <w:marLeft w:val="0"/>
                                                                                  <w:marRight w:val="0"/>
                                                                                  <w:marTop w:val="0"/>
                                                                                  <w:marBottom w:val="0"/>
                                                                                  <w:divBdr>
                                                                                    <w:top w:val="none" w:sz="0" w:space="0" w:color="auto"/>
                                                                                    <w:left w:val="none" w:sz="0" w:space="0" w:color="auto"/>
                                                                                    <w:bottom w:val="none" w:sz="0" w:space="0" w:color="auto"/>
                                                                                    <w:right w:val="none" w:sz="0" w:space="0" w:color="auto"/>
                                                                                  </w:divBdr>
                                                                                  <w:divsChild>
                                                                                    <w:div w:id="125902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3221758">
      <w:bodyDiv w:val="1"/>
      <w:marLeft w:val="0"/>
      <w:marRight w:val="0"/>
      <w:marTop w:val="0"/>
      <w:marBottom w:val="0"/>
      <w:divBdr>
        <w:top w:val="none" w:sz="0" w:space="0" w:color="auto"/>
        <w:left w:val="none" w:sz="0" w:space="0" w:color="auto"/>
        <w:bottom w:val="none" w:sz="0" w:space="0" w:color="auto"/>
        <w:right w:val="none" w:sz="0" w:space="0" w:color="auto"/>
      </w:divBdr>
      <w:divsChild>
        <w:div w:id="1841234947">
          <w:marLeft w:val="0"/>
          <w:marRight w:val="240"/>
          <w:marTop w:val="0"/>
          <w:marBottom w:val="0"/>
          <w:divBdr>
            <w:top w:val="none" w:sz="0" w:space="0" w:color="auto"/>
            <w:left w:val="none" w:sz="0" w:space="0" w:color="auto"/>
            <w:bottom w:val="none" w:sz="0" w:space="0" w:color="auto"/>
            <w:right w:val="none" w:sz="0" w:space="0" w:color="auto"/>
          </w:divBdr>
          <w:divsChild>
            <w:div w:id="778178434">
              <w:marLeft w:val="0"/>
              <w:marRight w:val="0"/>
              <w:marTop w:val="0"/>
              <w:marBottom w:val="0"/>
              <w:divBdr>
                <w:top w:val="none" w:sz="0" w:space="0" w:color="auto"/>
                <w:left w:val="none" w:sz="0" w:space="0" w:color="auto"/>
                <w:bottom w:val="none" w:sz="0" w:space="0" w:color="auto"/>
                <w:right w:val="none" w:sz="0" w:space="0" w:color="auto"/>
              </w:divBdr>
              <w:divsChild>
                <w:div w:id="17215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7251">
          <w:marLeft w:val="0"/>
          <w:marRight w:val="240"/>
          <w:marTop w:val="0"/>
          <w:marBottom w:val="0"/>
          <w:divBdr>
            <w:top w:val="none" w:sz="0" w:space="0" w:color="auto"/>
            <w:left w:val="none" w:sz="0" w:space="0" w:color="auto"/>
            <w:bottom w:val="none" w:sz="0" w:space="0" w:color="auto"/>
            <w:right w:val="none" w:sz="0" w:space="0" w:color="auto"/>
          </w:divBdr>
          <w:divsChild>
            <w:div w:id="991442695">
              <w:marLeft w:val="0"/>
              <w:marRight w:val="0"/>
              <w:marTop w:val="0"/>
              <w:marBottom w:val="0"/>
              <w:divBdr>
                <w:top w:val="none" w:sz="0" w:space="0" w:color="auto"/>
                <w:left w:val="none" w:sz="0" w:space="0" w:color="auto"/>
                <w:bottom w:val="none" w:sz="0" w:space="0" w:color="auto"/>
                <w:right w:val="none" w:sz="0" w:space="0" w:color="auto"/>
              </w:divBdr>
              <w:divsChild>
                <w:div w:id="20176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1825">
          <w:marLeft w:val="0"/>
          <w:marRight w:val="0"/>
          <w:marTop w:val="750"/>
          <w:marBottom w:val="0"/>
          <w:divBdr>
            <w:top w:val="none" w:sz="0" w:space="0" w:color="auto"/>
            <w:left w:val="none" w:sz="0" w:space="0" w:color="auto"/>
            <w:bottom w:val="none" w:sz="0" w:space="0" w:color="auto"/>
            <w:right w:val="none" w:sz="0" w:space="0" w:color="auto"/>
          </w:divBdr>
          <w:divsChild>
            <w:div w:id="962268585">
              <w:marLeft w:val="0"/>
              <w:marRight w:val="0"/>
              <w:marTop w:val="0"/>
              <w:marBottom w:val="0"/>
              <w:divBdr>
                <w:top w:val="none" w:sz="0" w:space="0" w:color="auto"/>
                <w:left w:val="none" w:sz="0" w:space="0" w:color="auto"/>
                <w:bottom w:val="none" w:sz="0" w:space="0" w:color="auto"/>
                <w:right w:val="none" w:sz="0" w:space="0" w:color="auto"/>
              </w:divBdr>
              <w:divsChild>
                <w:div w:id="1134981550">
                  <w:marLeft w:val="0"/>
                  <w:marRight w:val="0"/>
                  <w:marTop w:val="0"/>
                  <w:marBottom w:val="0"/>
                  <w:divBdr>
                    <w:top w:val="none" w:sz="0" w:space="0" w:color="auto"/>
                    <w:left w:val="none" w:sz="0" w:space="0" w:color="auto"/>
                    <w:bottom w:val="none" w:sz="0" w:space="0" w:color="auto"/>
                    <w:right w:val="none" w:sz="0" w:space="0" w:color="auto"/>
                  </w:divBdr>
                  <w:divsChild>
                    <w:div w:id="1035497578">
                      <w:marLeft w:val="0"/>
                      <w:marRight w:val="0"/>
                      <w:marTop w:val="0"/>
                      <w:marBottom w:val="0"/>
                      <w:divBdr>
                        <w:top w:val="none" w:sz="0" w:space="0" w:color="auto"/>
                        <w:left w:val="none" w:sz="0" w:space="0" w:color="auto"/>
                        <w:bottom w:val="none" w:sz="0" w:space="0" w:color="auto"/>
                        <w:right w:val="none" w:sz="0" w:space="0" w:color="auto"/>
                      </w:divBdr>
                      <w:divsChild>
                        <w:div w:id="20952782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65073047">
      <w:bodyDiv w:val="1"/>
      <w:marLeft w:val="0"/>
      <w:marRight w:val="0"/>
      <w:marTop w:val="0"/>
      <w:marBottom w:val="0"/>
      <w:divBdr>
        <w:top w:val="none" w:sz="0" w:space="0" w:color="auto"/>
        <w:left w:val="none" w:sz="0" w:space="0" w:color="auto"/>
        <w:bottom w:val="none" w:sz="0" w:space="0" w:color="auto"/>
        <w:right w:val="none" w:sz="0" w:space="0" w:color="auto"/>
      </w:divBdr>
      <w:divsChild>
        <w:div w:id="1952200413">
          <w:marLeft w:val="0"/>
          <w:marRight w:val="240"/>
          <w:marTop w:val="0"/>
          <w:marBottom w:val="0"/>
          <w:divBdr>
            <w:top w:val="none" w:sz="0" w:space="0" w:color="auto"/>
            <w:left w:val="none" w:sz="0" w:space="0" w:color="auto"/>
            <w:bottom w:val="none" w:sz="0" w:space="0" w:color="auto"/>
            <w:right w:val="none" w:sz="0" w:space="0" w:color="auto"/>
          </w:divBdr>
          <w:divsChild>
            <w:div w:id="1373966046">
              <w:marLeft w:val="0"/>
              <w:marRight w:val="0"/>
              <w:marTop w:val="0"/>
              <w:marBottom w:val="0"/>
              <w:divBdr>
                <w:top w:val="none" w:sz="0" w:space="0" w:color="auto"/>
                <w:left w:val="none" w:sz="0" w:space="0" w:color="auto"/>
                <w:bottom w:val="none" w:sz="0" w:space="0" w:color="auto"/>
                <w:right w:val="none" w:sz="0" w:space="0" w:color="auto"/>
              </w:divBdr>
              <w:divsChild>
                <w:div w:id="8970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08279">
          <w:marLeft w:val="0"/>
          <w:marRight w:val="240"/>
          <w:marTop w:val="0"/>
          <w:marBottom w:val="0"/>
          <w:divBdr>
            <w:top w:val="none" w:sz="0" w:space="0" w:color="auto"/>
            <w:left w:val="none" w:sz="0" w:space="0" w:color="auto"/>
            <w:bottom w:val="none" w:sz="0" w:space="0" w:color="auto"/>
            <w:right w:val="none" w:sz="0" w:space="0" w:color="auto"/>
          </w:divBdr>
          <w:divsChild>
            <w:div w:id="849023313">
              <w:marLeft w:val="0"/>
              <w:marRight w:val="0"/>
              <w:marTop w:val="0"/>
              <w:marBottom w:val="0"/>
              <w:divBdr>
                <w:top w:val="none" w:sz="0" w:space="0" w:color="auto"/>
                <w:left w:val="none" w:sz="0" w:space="0" w:color="auto"/>
                <w:bottom w:val="none" w:sz="0" w:space="0" w:color="auto"/>
                <w:right w:val="none" w:sz="0" w:space="0" w:color="auto"/>
              </w:divBdr>
              <w:divsChild>
                <w:div w:id="157273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6111">
          <w:marLeft w:val="0"/>
          <w:marRight w:val="0"/>
          <w:marTop w:val="750"/>
          <w:marBottom w:val="0"/>
          <w:divBdr>
            <w:top w:val="none" w:sz="0" w:space="0" w:color="auto"/>
            <w:left w:val="none" w:sz="0" w:space="0" w:color="auto"/>
            <w:bottom w:val="none" w:sz="0" w:space="0" w:color="auto"/>
            <w:right w:val="none" w:sz="0" w:space="0" w:color="auto"/>
          </w:divBdr>
          <w:divsChild>
            <w:div w:id="220024347">
              <w:marLeft w:val="0"/>
              <w:marRight w:val="0"/>
              <w:marTop w:val="0"/>
              <w:marBottom w:val="0"/>
              <w:divBdr>
                <w:top w:val="none" w:sz="0" w:space="0" w:color="auto"/>
                <w:left w:val="none" w:sz="0" w:space="0" w:color="auto"/>
                <w:bottom w:val="none" w:sz="0" w:space="0" w:color="auto"/>
                <w:right w:val="none" w:sz="0" w:space="0" w:color="auto"/>
              </w:divBdr>
              <w:divsChild>
                <w:div w:id="1238856359">
                  <w:marLeft w:val="0"/>
                  <w:marRight w:val="0"/>
                  <w:marTop w:val="0"/>
                  <w:marBottom w:val="0"/>
                  <w:divBdr>
                    <w:top w:val="none" w:sz="0" w:space="0" w:color="auto"/>
                    <w:left w:val="none" w:sz="0" w:space="0" w:color="auto"/>
                    <w:bottom w:val="none" w:sz="0" w:space="0" w:color="auto"/>
                    <w:right w:val="none" w:sz="0" w:space="0" w:color="auto"/>
                  </w:divBdr>
                  <w:divsChild>
                    <w:div w:id="21312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931394">
      <w:bodyDiv w:val="1"/>
      <w:marLeft w:val="0"/>
      <w:marRight w:val="0"/>
      <w:marTop w:val="0"/>
      <w:marBottom w:val="0"/>
      <w:divBdr>
        <w:top w:val="none" w:sz="0" w:space="0" w:color="auto"/>
        <w:left w:val="none" w:sz="0" w:space="0" w:color="auto"/>
        <w:bottom w:val="none" w:sz="0" w:space="0" w:color="auto"/>
        <w:right w:val="none" w:sz="0" w:space="0" w:color="auto"/>
      </w:divBdr>
      <w:divsChild>
        <w:div w:id="840777528">
          <w:marLeft w:val="0"/>
          <w:marRight w:val="240"/>
          <w:marTop w:val="0"/>
          <w:marBottom w:val="0"/>
          <w:divBdr>
            <w:top w:val="none" w:sz="0" w:space="0" w:color="auto"/>
            <w:left w:val="none" w:sz="0" w:space="0" w:color="auto"/>
            <w:bottom w:val="none" w:sz="0" w:space="0" w:color="auto"/>
            <w:right w:val="none" w:sz="0" w:space="0" w:color="auto"/>
          </w:divBdr>
          <w:divsChild>
            <w:div w:id="1665357881">
              <w:marLeft w:val="0"/>
              <w:marRight w:val="0"/>
              <w:marTop w:val="0"/>
              <w:marBottom w:val="0"/>
              <w:divBdr>
                <w:top w:val="none" w:sz="0" w:space="0" w:color="auto"/>
                <w:left w:val="none" w:sz="0" w:space="0" w:color="auto"/>
                <w:bottom w:val="none" w:sz="0" w:space="0" w:color="auto"/>
                <w:right w:val="none" w:sz="0" w:space="0" w:color="auto"/>
              </w:divBdr>
              <w:divsChild>
                <w:div w:id="9469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692">
          <w:marLeft w:val="0"/>
          <w:marRight w:val="240"/>
          <w:marTop w:val="0"/>
          <w:marBottom w:val="0"/>
          <w:divBdr>
            <w:top w:val="none" w:sz="0" w:space="0" w:color="auto"/>
            <w:left w:val="none" w:sz="0" w:space="0" w:color="auto"/>
            <w:bottom w:val="none" w:sz="0" w:space="0" w:color="auto"/>
            <w:right w:val="none" w:sz="0" w:space="0" w:color="auto"/>
          </w:divBdr>
          <w:divsChild>
            <w:div w:id="355540030">
              <w:marLeft w:val="0"/>
              <w:marRight w:val="0"/>
              <w:marTop w:val="0"/>
              <w:marBottom w:val="0"/>
              <w:divBdr>
                <w:top w:val="none" w:sz="0" w:space="0" w:color="auto"/>
                <w:left w:val="none" w:sz="0" w:space="0" w:color="auto"/>
                <w:bottom w:val="none" w:sz="0" w:space="0" w:color="auto"/>
                <w:right w:val="none" w:sz="0" w:space="0" w:color="auto"/>
              </w:divBdr>
              <w:divsChild>
                <w:div w:id="15304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16894">
          <w:marLeft w:val="0"/>
          <w:marRight w:val="0"/>
          <w:marTop w:val="750"/>
          <w:marBottom w:val="0"/>
          <w:divBdr>
            <w:top w:val="none" w:sz="0" w:space="0" w:color="auto"/>
            <w:left w:val="none" w:sz="0" w:space="0" w:color="auto"/>
            <w:bottom w:val="none" w:sz="0" w:space="0" w:color="auto"/>
            <w:right w:val="none" w:sz="0" w:space="0" w:color="auto"/>
          </w:divBdr>
          <w:divsChild>
            <w:div w:id="1409881205">
              <w:marLeft w:val="0"/>
              <w:marRight w:val="0"/>
              <w:marTop w:val="0"/>
              <w:marBottom w:val="0"/>
              <w:divBdr>
                <w:top w:val="none" w:sz="0" w:space="0" w:color="auto"/>
                <w:left w:val="none" w:sz="0" w:space="0" w:color="auto"/>
                <w:bottom w:val="none" w:sz="0" w:space="0" w:color="auto"/>
                <w:right w:val="none" w:sz="0" w:space="0" w:color="auto"/>
              </w:divBdr>
              <w:divsChild>
                <w:div w:id="1893614565">
                  <w:marLeft w:val="0"/>
                  <w:marRight w:val="0"/>
                  <w:marTop w:val="0"/>
                  <w:marBottom w:val="0"/>
                  <w:divBdr>
                    <w:top w:val="none" w:sz="0" w:space="0" w:color="auto"/>
                    <w:left w:val="none" w:sz="0" w:space="0" w:color="auto"/>
                    <w:bottom w:val="none" w:sz="0" w:space="0" w:color="auto"/>
                    <w:right w:val="none" w:sz="0" w:space="0" w:color="auto"/>
                  </w:divBdr>
                  <w:divsChild>
                    <w:div w:id="393941273">
                      <w:marLeft w:val="0"/>
                      <w:marRight w:val="0"/>
                      <w:marTop w:val="0"/>
                      <w:marBottom w:val="0"/>
                      <w:divBdr>
                        <w:top w:val="none" w:sz="0" w:space="0" w:color="auto"/>
                        <w:left w:val="none" w:sz="0" w:space="0" w:color="auto"/>
                        <w:bottom w:val="none" w:sz="0" w:space="0" w:color="auto"/>
                        <w:right w:val="none" w:sz="0" w:space="0" w:color="auto"/>
                      </w:divBdr>
                      <w:divsChild>
                        <w:div w:id="732510333">
                          <w:marLeft w:val="240"/>
                          <w:marRight w:val="0"/>
                          <w:marTop w:val="240"/>
                          <w:marBottom w:val="240"/>
                          <w:divBdr>
                            <w:top w:val="none" w:sz="0" w:space="0" w:color="auto"/>
                            <w:left w:val="none" w:sz="0" w:space="0" w:color="auto"/>
                            <w:bottom w:val="none" w:sz="0" w:space="0" w:color="auto"/>
                            <w:right w:val="none" w:sz="0" w:space="0" w:color="auto"/>
                          </w:divBdr>
                        </w:div>
                        <w:div w:id="72679902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76907446">
      <w:bodyDiv w:val="1"/>
      <w:marLeft w:val="0"/>
      <w:marRight w:val="0"/>
      <w:marTop w:val="0"/>
      <w:marBottom w:val="0"/>
      <w:divBdr>
        <w:top w:val="none" w:sz="0" w:space="0" w:color="auto"/>
        <w:left w:val="none" w:sz="0" w:space="0" w:color="auto"/>
        <w:bottom w:val="none" w:sz="0" w:space="0" w:color="auto"/>
        <w:right w:val="none" w:sz="0" w:space="0" w:color="auto"/>
      </w:divBdr>
    </w:div>
    <w:div w:id="1281373990">
      <w:bodyDiv w:val="1"/>
      <w:marLeft w:val="0"/>
      <w:marRight w:val="0"/>
      <w:marTop w:val="0"/>
      <w:marBottom w:val="0"/>
      <w:divBdr>
        <w:top w:val="none" w:sz="0" w:space="0" w:color="auto"/>
        <w:left w:val="none" w:sz="0" w:space="0" w:color="auto"/>
        <w:bottom w:val="none" w:sz="0" w:space="0" w:color="auto"/>
        <w:right w:val="none" w:sz="0" w:space="0" w:color="auto"/>
      </w:divBdr>
      <w:divsChild>
        <w:div w:id="282151918">
          <w:marLeft w:val="0"/>
          <w:marRight w:val="240"/>
          <w:marTop w:val="0"/>
          <w:marBottom w:val="0"/>
          <w:divBdr>
            <w:top w:val="none" w:sz="0" w:space="0" w:color="auto"/>
            <w:left w:val="none" w:sz="0" w:space="0" w:color="auto"/>
            <w:bottom w:val="none" w:sz="0" w:space="0" w:color="auto"/>
            <w:right w:val="none" w:sz="0" w:space="0" w:color="auto"/>
          </w:divBdr>
          <w:divsChild>
            <w:div w:id="1391879716">
              <w:marLeft w:val="0"/>
              <w:marRight w:val="0"/>
              <w:marTop w:val="0"/>
              <w:marBottom w:val="0"/>
              <w:divBdr>
                <w:top w:val="none" w:sz="0" w:space="0" w:color="auto"/>
                <w:left w:val="none" w:sz="0" w:space="0" w:color="auto"/>
                <w:bottom w:val="none" w:sz="0" w:space="0" w:color="auto"/>
                <w:right w:val="none" w:sz="0" w:space="0" w:color="auto"/>
              </w:divBdr>
              <w:divsChild>
                <w:div w:id="4138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889">
          <w:marLeft w:val="0"/>
          <w:marRight w:val="240"/>
          <w:marTop w:val="0"/>
          <w:marBottom w:val="0"/>
          <w:divBdr>
            <w:top w:val="none" w:sz="0" w:space="0" w:color="auto"/>
            <w:left w:val="none" w:sz="0" w:space="0" w:color="auto"/>
            <w:bottom w:val="none" w:sz="0" w:space="0" w:color="auto"/>
            <w:right w:val="none" w:sz="0" w:space="0" w:color="auto"/>
          </w:divBdr>
          <w:divsChild>
            <w:div w:id="113141667">
              <w:marLeft w:val="0"/>
              <w:marRight w:val="0"/>
              <w:marTop w:val="0"/>
              <w:marBottom w:val="0"/>
              <w:divBdr>
                <w:top w:val="none" w:sz="0" w:space="0" w:color="auto"/>
                <w:left w:val="none" w:sz="0" w:space="0" w:color="auto"/>
                <w:bottom w:val="none" w:sz="0" w:space="0" w:color="auto"/>
                <w:right w:val="none" w:sz="0" w:space="0" w:color="auto"/>
              </w:divBdr>
              <w:divsChild>
                <w:div w:id="20334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28899">
          <w:marLeft w:val="0"/>
          <w:marRight w:val="0"/>
          <w:marTop w:val="750"/>
          <w:marBottom w:val="0"/>
          <w:divBdr>
            <w:top w:val="none" w:sz="0" w:space="0" w:color="auto"/>
            <w:left w:val="none" w:sz="0" w:space="0" w:color="auto"/>
            <w:bottom w:val="none" w:sz="0" w:space="0" w:color="auto"/>
            <w:right w:val="none" w:sz="0" w:space="0" w:color="auto"/>
          </w:divBdr>
          <w:divsChild>
            <w:div w:id="692076750">
              <w:marLeft w:val="0"/>
              <w:marRight w:val="0"/>
              <w:marTop w:val="0"/>
              <w:marBottom w:val="0"/>
              <w:divBdr>
                <w:top w:val="none" w:sz="0" w:space="0" w:color="auto"/>
                <w:left w:val="none" w:sz="0" w:space="0" w:color="auto"/>
                <w:bottom w:val="none" w:sz="0" w:space="0" w:color="auto"/>
                <w:right w:val="none" w:sz="0" w:space="0" w:color="auto"/>
              </w:divBdr>
              <w:divsChild>
                <w:div w:id="1908539860">
                  <w:marLeft w:val="0"/>
                  <w:marRight w:val="0"/>
                  <w:marTop w:val="0"/>
                  <w:marBottom w:val="0"/>
                  <w:divBdr>
                    <w:top w:val="none" w:sz="0" w:space="0" w:color="auto"/>
                    <w:left w:val="none" w:sz="0" w:space="0" w:color="auto"/>
                    <w:bottom w:val="none" w:sz="0" w:space="0" w:color="auto"/>
                    <w:right w:val="none" w:sz="0" w:space="0" w:color="auto"/>
                  </w:divBdr>
                  <w:divsChild>
                    <w:div w:id="1630470400">
                      <w:marLeft w:val="0"/>
                      <w:marRight w:val="0"/>
                      <w:marTop w:val="0"/>
                      <w:marBottom w:val="0"/>
                      <w:divBdr>
                        <w:top w:val="none" w:sz="0" w:space="0" w:color="auto"/>
                        <w:left w:val="none" w:sz="0" w:space="0" w:color="auto"/>
                        <w:bottom w:val="none" w:sz="0" w:space="0" w:color="auto"/>
                        <w:right w:val="none" w:sz="0" w:space="0" w:color="auto"/>
                      </w:divBdr>
                      <w:divsChild>
                        <w:div w:id="12632233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84918111">
      <w:bodyDiv w:val="1"/>
      <w:marLeft w:val="0"/>
      <w:marRight w:val="0"/>
      <w:marTop w:val="0"/>
      <w:marBottom w:val="0"/>
      <w:divBdr>
        <w:top w:val="none" w:sz="0" w:space="0" w:color="auto"/>
        <w:left w:val="none" w:sz="0" w:space="0" w:color="auto"/>
        <w:bottom w:val="none" w:sz="0" w:space="0" w:color="auto"/>
        <w:right w:val="none" w:sz="0" w:space="0" w:color="auto"/>
      </w:divBdr>
    </w:div>
    <w:div w:id="1293319960">
      <w:bodyDiv w:val="1"/>
      <w:marLeft w:val="0"/>
      <w:marRight w:val="0"/>
      <w:marTop w:val="0"/>
      <w:marBottom w:val="0"/>
      <w:divBdr>
        <w:top w:val="none" w:sz="0" w:space="0" w:color="auto"/>
        <w:left w:val="none" w:sz="0" w:space="0" w:color="auto"/>
        <w:bottom w:val="none" w:sz="0" w:space="0" w:color="auto"/>
        <w:right w:val="none" w:sz="0" w:space="0" w:color="auto"/>
      </w:divBdr>
      <w:divsChild>
        <w:div w:id="1293897896">
          <w:marLeft w:val="0"/>
          <w:marRight w:val="0"/>
          <w:marTop w:val="0"/>
          <w:marBottom w:val="0"/>
          <w:divBdr>
            <w:top w:val="none" w:sz="0" w:space="0" w:color="auto"/>
            <w:left w:val="none" w:sz="0" w:space="0" w:color="auto"/>
            <w:bottom w:val="none" w:sz="0" w:space="0" w:color="auto"/>
            <w:right w:val="none" w:sz="0" w:space="0" w:color="auto"/>
          </w:divBdr>
          <w:divsChild>
            <w:div w:id="1501777517">
              <w:marLeft w:val="0"/>
              <w:marRight w:val="0"/>
              <w:marTop w:val="0"/>
              <w:marBottom w:val="0"/>
              <w:divBdr>
                <w:top w:val="none" w:sz="0" w:space="0" w:color="auto"/>
                <w:left w:val="none" w:sz="0" w:space="0" w:color="auto"/>
                <w:bottom w:val="none" w:sz="0" w:space="0" w:color="auto"/>
                <w:right w:val="none" w:sz="0" w:space="0" w:color="auto"/>
              </w:divBdr>
              <w:divsChild>
                <w:div w:id="1737967573">
                  <w:marLeft w:val="0"/>
                  <w:marRight w:val="0"/>
                  <w:marTop w:val="0"/>
                  <w:marBottom w:val="0"/>
                  <w:divBdr>
                    <w:top w:val="none" w:sz="0" w:space="0" w:color="auto"/>
                    <w:left w:val="none" w:sz="0" w:space="0" w:color="auto"/>
                    <w:bottom w:val="none" w:sz="0" w:space="0" w:color="auto"/>
                    <w:right w:val="none" w:sz="0" w:space="0" w:color="auto"/>
                  </w:divBdr>
                  <w:divsChild>
                    <w:div w:id="1052848571">
                      <w:marLeft w:val="0"/>
                      <w:marRight w:val="0"/>
                      <w:marTop w:val="0"/>
                      <w:marBottom w:val="0"/>
                      <w:divBdr>
                        <w:top w:val="none" w:sz="0" w:space="0" w:color="auto"/>
                        <w:left w:val="none" w:sz="0" w:space="0" w:color="auto"/>
                        <w:bottom w:val="none" w:sz="0" w:space="0" w:color="auto"/>
                        <w:right w:val="none" w:sz="0" w:space="0" w:color="auto"/>
                      </w:divBdr>
                      <w:divsChild>
                        <w:div w:id="1459762471">
                          <w:marLeft w:val="0"/>
                          <w:marRight w:val="0"/>
                          <w:marTop w:val="0"/>
                          <w:marBottom w:val="0"/>
                          <w:divBdr>
                            <w:top w:val="none" w:sz="0" w:space="0" w:color="auto"/>
                            <w:left w:val="none" w:sz="0" w:space="0" w:color="auto"/>
                            <w:bottom w:val="none" w:sz="0" w:space="0" w:color="auto"/>
                            <w:right w:val="none" w:sz="0" w:space="0" w:color="auto"/>
                          </w:divBdr>
                          <w:divsChild>
                            <w:div w:id="469400664">
                              <w:marLeft w:val="0"/>
                              <w:marRight w:val="0"/>
                              <w:marTop w:val="0"/>
                              <w:marBottom w:val="0"/>
                              <w:divBdr>
                                <w:top w:val="none" w:sz="0" w:space="0" w:color="auto"/>
                                <w:left w:val="none" w:sz="0" w:space="0" w:color="auto"/>
                                <w:bottom w:val="none" w:sz="0" w:space="0" w:color="auto"/>
                                <w:right w:val="none" w:sz="0" w:space="0" w:color="auto"/>
                              </w:divBdr>
                              <w:divsChild>
                                <w:div w:id="1244408992">
                                  <w:marLeft w:val="0"/>
                                  <w:marRight w:val="0"/>
                                  <w:marTop w:val="0"/>
                                  <w:marBottom w:val="0"/>
                                  <w:divBdr>
                                    <w:top w:val="none" w:sz="0" w:space="0" w:color="auto"/>
                                    <w:left w:val="none" w:sz="0" w:space="0" w:color="auto"/>
                                    <w:bottom w:val="none" w:sz="0" w:space="0" w:color="auto"/>
                                    <w:right w:val="none" w:sz="0" w:space="0" w:color="auto"/>
                                  </w:divBdr>
                                  <w:divsChild>
                                    <w:div w:id="599800878">
                                      <w:marLeft w:val="0"/>
                                      <w:marRight w:val="0"/>
                                      <w:marTop w:val="0"/>
                                      <w:marBottom w:val="0"/>
                                      <w:divBdr>
                                        <w:top w:val="none" w:sz="0" w:space="0" w:color="auto"/>
                                        <w:left w:val="none" w:sz="0" w:space="0" w:color="auto"/>
                                        <w:bottom w:val="none" w:sz="0" w:space="0" w:color="auto"/>
                                        <w:right w:val="none" w:sz="0" w:space="0" w:color="auto"/>
                                      </w:divBdr>
                                      <w:divsChild>
                                        <w:div w:id="390422339">
                                          <w:marLeft w:val="0"/>
                                          <w:marRight w:val="0"/>
                                          <w:marTop w:val="0"/>
                                          <w:marBottom w:val="0"/>
                                          <w:divBdr>
                                            <w:top w:val="none" w:sz="0" w:space="0" w:color="auto"/>
                                            <w:left w:val="none" w:sz="0" w:space="0" w:color="auto"/>
                                            <w:bottom w:val="none" w:sz="0" w:space="0" w:color="auto"/>
                                            <w:right w:val="none" w:sz="0" w:space="0" w:color="auto"/>
                                          </w:divBdr>
                                          <w:divsChild>
                                            <w:div w:id="1343240340">
                                              <w:marLeft w:val="0"/>
                                              <w:marRight w:val="0"/>
                                              <w:marTop w:val="0"/>
                                              <w:marBottom w:val="0"/>
                                              <w:divBdr>
                                                <w:top w:val="none" w:sz="0" w:space="0" w:color="auto"/>
                                                <w:left w:val="none" w:sz="0" w:space="0" w:color="auto"/>
                                                <w:bottom w:val="none" w:sz="0" w:space="0" w:color="auto"/>
                                                <w:right w:val="none" w:sz="0" w:space="0" w:color="auto"/>
                                              </w:divBdr>
                                              <w:divsChild>
                                                <w:div w:id="177551401">
                                                  <w:marLeft w:val="0"/>
                                                  <w:marRight w:val="0"/>
                                                  <w:marTop w:val="0"/>
                                                  <w:marBottom w:val="0"/>
                                                  <w:divBdr>
                                                    <w:top w:val="none" w:sz="0" w:space="0" w:color="auto"/>
                                                    <w:left w:val="none" w:sz="0" w:space="0" w:color="auto"/>
                                                    <w:bottom w:val="none" w:sz="0" w:space="0" w:color="auto"/>
                                                    <w:right w:val="none" w:sz="0" w:space="0" w:color="auto"/>
                                                  </w:divBdr>
                                                  <w:divsChild>
                                                    <w:div w:id="840776808">
                                                      <w:marLeft w:val="0"/>
                                                      <w:marRight w:val="0"/>
                                                      <w:marTop w:val="0"/>
                                                      <w:marBottom w:val="0"/>
                                                      <w:divBdr>
                                                        <w:top w:val="none" w:sz="0" w:space="0" w:color="auto"/>
                                                        <w:left w:val="none" w:sz="0" w:space="0" w:color="auto"/>
                                                        <w:bottom w:val="none" w:sz="0" w:space="0" w:color="auto"/>
                                                        <w:right w:val="none" w:sz="0" w:space="0" w:color="auto"/>
                                                      </w:divBdr>
                                                      <w:divsChild>
                                                        <w:div w:id="1897816602">
                                                          <w:marLeft w:val="0"/>
                                                          <w:marRight w:val="0"/>
                                                          <w:marTop w:val="0"/>
                                                          <w:marBottom w:val="0"/>
                                                          <w:divBdr>
                                                            <w:top w:val="none" w:sz="0" w:space="0" w:color="auto"/>
                                                            <w:left w:val="none" w:sz="0" w:space="0" w:color="auto"/>
                                                            <w:bottom w:val="none" w:sz="0" w:space="0" w:color="auto"/>
                                                            <w:right w:val="none" w:sz="0" w:space="0" w:color="auto"/>
                                                          </w:divBdr>
                                                          <w:divsChild>
                                                            <w:div w:id="1330866734">
                                                              <w:marLeft w:val="0"/>
                                                              <w:marRight w:val="0"/>
                                                              <w:marTop w:val="0"/>
                                                              <w:marBottom w:val="0"/>
                                                              <w:divBdr>
                                                                <w:top w:val="none" w:sz="0" w:space="0" w:color="auto"/>
                                                                <w:left w:val="none" w:sz="0" w:space="0" w:color="auto"/>
                                                                <w:bottom w:val="none" w:sz="0" w:space="0" w:color="auto"/>
                                                                <w:right w:val="none" w:sz="0" w:space="0" w:color="auto"/>
                                                              </w:divBdr>
                                                              <w:divsChild>
                                                                <w:div w:id="1405839746">
                                                                  <w:marLeft w:val="0"/>
                                                                  <w:marRight w:val="0"/>
                                                                  <w:marTop w:val="0"/>
                                                                  <w:marBottom w:val="0"/>
                                                                  <w:divBdr>
                                                                    <w:top w:val="none" w:sz="0" w:space="0" w:color="auto"/>
                                                                    <w:left w:val="none" w:sz="0" w:space="0" w:color="auto"/>
                                                                    <w:bottom w:val="none" w:sz="0" w:space="0" w:color="auto"/>
                                                                    <w:right w:val="none" w:sz="0" w:space="0" w:color="auto"/>
                                                                  </w:divBdr>
                                                                  <w:divsChild>
                                                                    <w:div w:id="12463035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0254985">
                                                              <w:marLeft w:val="0"/>
                                                              <w:marRight w:val="0"/>
                                                              <w:marTop w:val="0"/>
                                                              <w:marBottom w:val="0"/>
                                                              <w:divBdr>
                                                                <w:top w:val="none" w:sz="0" w:space="0" w:color="auto"/>
                                                                <w:left w:val="none" w:sz="0" w:space="0" w:color="auto"/>
                                                                <w:bottom w:val="none" w:sz="0" w:space="0" w:color="auto"/>
                                                                <w:right w:val="none" w:sz="0" w:space="0" w:color="auto"/>
                                                              </w:divBdr>
                                                              <w:divsChild>
                                                                <w:div w:id="319582733">
                                                                  <w:marLeft w:val="0"/>
                                                                  <w:marRight w:val="0"/>
                                                                  <w:marTop w:val="0"/>
                                                                  <w:marBottom w:val="0"/>
                                                                  <w:divBdr>
                                                                    <w:top w:val="none" w:sz="0" w:space="0" w:color="auto"/>
                                                                    <w:left w:val="none" w:sz="0" w:space="0" w:color="auto"/>
                                                                    <w:bottom w:val="none" w:sz="0" w:space="0" w:color="auto"/>
                                                                    <w:right w:val="none" w:sz="0" w:space="0" w:color="auto"/>
                                                                  </w:divBdr>
                                                                  <w:divsChild>
                                                                    <w:div w:id="3200388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51863923">
                                                              <w:marLeft w:val="0"/>
                                                              <w:marRight w:val="0"/>
                                                              <w:marTop w:val="0"/>
                                                              <w:marBottom w:val="0"/>
                                                              <w:divBdr>
                                                                <w:top w:val="none" w:sz="0" w:space="0" w:color="auto"/>
                                                                <w:left w:val="none" w:sz="0" w:space="0" w:color="auto"/>
                                                                <w:bottom w:val="none" w:sz="0" w:space="0" w:color="auto"/>
                                                                <w:right w:val="none" w:sz="0" w:space="0" w:color="auto"/>
                                                              </w:divBdr>
                                                              <w:divsChild>
                                                                <w:div w:id="293025725">
                                                                  <w:marLeft w:val="0"/>
                                                                  <w:marRight w:val="0"/>
                                                                  <w:marTop w:val="0"/>
                                                                  <w:marBottom w:val="0"/>
                                                                  <w:divBdr>
                                                                    <w:top w:val="none" w:sz="0" w:space="0" w:color="auto"/>
                                                                    <w:left w:val="none" w:sz="0" w:space="0" w:color="auto"/>
                                                                    <w:bottom w:val="none" w:sz="0" w:space="0" w:color="auto"/>
                                                                    <w:right w:val="none" w:sz="0" w:space="0" w:color="auto"/>
                                                                  </w:divBdr>
                                                                  <w:divsChild>
                                                                    <w:div w:id="1534732132">
                                                                      <w:marLeft w:val="-420"/>
                                                                      <w:marRight w:val="0"/>
                                                                      <w:marTop w:val="0"/>
                                                                      <w:marBottom w:val="0"/>
                                                                      <w:divBdr>
                                                                        <w:top w:val="none" w:sz="0" w:space="0" w:color="auto"/>
                                                                        <w:left w:val="none" w:sz="0" w:space="0" w:color="auto"/>
                                                                        <w:bottom w:val="none" w:sz="0" w:space="0" w:color="auto"/>
                                                                        <w:right w:val="none" w:sz="0" w:space="0" w:color="auto"/>
                                                                      </w:divBdr>
                                                                      <w:divsChild>
                                                                        <w:div w:id="621769665">
                                                                          <w:marLeft w:val="0"/>
                                                                          <w:marRight w:val="0"/>
                                                                          <w:marTop w:val="0"/>
                                                                          <w:marBottom w:val="0"/>
                                                                          <w:divBdr>
                                                                            <w:top w:val="none" w:sz="0" w:space="0" w:color="auto"/>
                                                                            <w:left w:val="none" w:sz="0" w:space="0" w:color="auto"/>
                                                                            <w:bottom w:val="none" w:sz="0" w:space="0" w:color="auto"/>
                                                                            <w:right w:val="none" w:sz="0" w:space="0" w:color="auto"/>
                                                                          </w:divBdr>
                                                                          <w:divsChild>
                                                                            <w:div w:id="1325276640">
                                                                              <w:marLeft w:val="0"/>
                                                                              <w:marRight w:val="0"/>
                                                                              <w:marTop w:val="0"/>
                                                                              <w:marBottom w:val="0"/>
                                                                              <w:divBdr>
                                                                                <w:top w:val="none" w:sz="0" w:space="0" w:color="auto"/>
                                                                                <w:left w:val="none" w:sz="0" w:space="0" w:color="auto"/>
                                                                                <w:bottom w:val="none" w:sz="0" w:space="0" w:color="auto"/>
                                                                                <w:right w:val="none" w:sz="0" w:space="0" w:color="auto"/>
                                                                              </w:divBdr>
                                                                              <w:divsChild>
                                                                                <w:div w:id="1279409641">
                                                                                  <w:marLeft w:val="0"/>
                                                                                  <w:marRight w:val="0"/>
                                                                                  <w:marTop w:val="0"/>
                                                                                  <w:marBottom w:val="0"/>
                                                                                  <w:divBdr>
                                                                                    <w:top w:val="none" w:sz="0" w:space="0" w:color="auto"/>
                                                                                    <w:left w:val="none" w:sz="0" w:space="0" w:color="auto"/>
                                                                                    <w:bottom w:val="none" w:sz="0" w:space="0" w:color="auto"/>
                                                                                    <w:right w:val="none" w:sz="0" w:space="0" w:color="auto"/>
                                                                                  </w:divBdr>
                                                                                </w:div>
                                                                                <w:div w:id="81136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3958">
                                                                      <w:marLeft w:val="-420"/>
                                                                      <w:marRight w:val="0"/>
                                                                      <w:marTop w:val="0"/>
                                                                      <w:marBottom w:val="0"/>
                                                                      <w:divBdr>
                                                                        <w:top w:val="none" w:sz="0" w:space="0" w:color="auto"/>
                                                                        <w:left w:val="none" w:sz="0" w:space="0" w:color="auto"/>
                                                                        <w:bottom w:val="none" w:sz="0" w:space="0" w:color="auto"/>
                                                                        <w:right w:val="none" w:sz="0" w:space="0" w:color="auto"/>
                                                                      </w:divBdr>
                                                                      <w:divsChild>
                                                                        <w:div w:id="1788042899">
                                                                          <w:marLeft w:val="0"/>
                                                                          <w:marRight w:val="0"/>
                                                                          <w:marTop w:val="0"/>
                                                                          <w:marBottom w:val="0"/>
                                                                          <w:divBdr>
                                                                            <w:top w:val="none" w:sz="0" w:space="0" w:color="auto"/>
                                                                            <w:left w:val="none" w:sz="0" w:space="0" w:color="auto"/>
                                                                            <w:bottom w:val="none" w:sz="0" w:space="0" w:color="auto"/>
                                                                            <w:right w:val="none" w:sz="0" w:space="0" w:color="auto"/>
                                                                          </w:divBdr>
                                                                          <w:divsChild>
                                                                            <w:div w:id="411322115">
                                                                              <w:marLeft w:val="0"/>
                                                                              <w:marRight w:val="0"/>
                                                                              <w:marTop w:val="0"/>
                                                                              <w:marBottom w:val="0"/>
                                                                              <w:divBdr>
                                                                                <w:top w:val="none" w:sz="0" w:space="0" w:color="auto"/>
                                                                                <w:left w:val="none" w:sz="0" w:space="0" w:color="auto"/>
                                                                                <w:bottom w:val="none" w:sz="0" w:space="0" w:color="auto"/>
                                                                                <w:right w:val="none" w:sz="0" w:space="0" w:color="auto"/>
                                                                              </w:divBdr>
                                                                              <w:divsChild>
                                                                                <w:div w:id="734208196">
                                                                                  <w:marLeft w:val="0"/>
                                                                                  <w:marRight w:val="0"/>
                                                                                  <w:marTop w:val="0"/>
                                                                                  <w:marBottom w:val="0"/>
                                                                                  <w:divBdr>
                                                                                    <w:top w:val="none" w:sz="0" w:space="0" w:color="auto"/>
                                                                                    <w:left w:val="none" w:sz="0" w:space="0" w:color="auto"/>
                                                                                    <w:bottom w:val="none" w:sz="0" w:space="0" w:color="auto"/>
                                                                                    <w:right w:val="none" w:sz="0" w:space="0" w:color="auto"/>
                                                                                  </w:divBdr>
                                                                                </w:div>
                                                                                <w:div w:id="5606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605">
                                                                      <w:marLeft w:val="-420"/>
                                                                      <w:marRight w:val="0"/>
                                                                      <w:marTop w:val="0"/>
                                                                      <w:marBottom w:val="0"/>
                                                                      <w:divBdr>
                                                                        <w:top w:val="none" w:sz="0" w:space="0" w:color="auto"/>
                                                                        <w:left w:val="none" w:sz="0" w:space="0" w:color="auto"/>
                                                                        <w:bottom w:val="none" w:sz="0" w:space="0" w:color="auto"/>
                                                                        <w:right w:val="none" w:sz="0" w:space="0" w:color="auto"/>
                                                                      </w:divBdr>
                                                                      <w:divsChild>
                                                                        <w:div w:id="2047176504">
                                                                          <w:marLeft w:val="0"/>
                                                                          <w:marRight w:val="0"/>
                                                                          <w:marTop w:val="0"/>
                                                                          <w:marBottom w:val="0"/>
                                                                          <w:divBdr>
                                                                            <w:top w:val="none" w:sz="0" w:space="0" w:color="auto"/>
                                                                            <w:left w:val="none" w:sz="0" w:space="0" w:color="auto"/>
                                                                            <w:bottom w:val="none" w:sz="0" w:space="0" w:color="auto"/>
                                                                            <w:right w:val="none" w:sz="0" w:space="0" w:color="auto"/>
                                                                          </w:divBdr>
                                                                          <w:divsChild>
                                                                            <w:div w:id="298152904">
                                                                              <w:marLeft w:val="0"/>
                                                                              <w:marRight w:val="0"/>
                                                                              <w:marTop w:val="0"/>
                                                                              <w:marBottom w:val="0"/>
                                                                              <w:divBdr>
                                                                                <w:top w:val="none" w:sz="0" w:space="0" w:color="auto"/>
                                                                                <w:left w:val="none" w:sz="0" w:space="0" w:color="auto"/>
                                                                                <w:bottom w:val="none" w:sz="0" w:space="0" w:color="auto"/>
                                                                                <w:right w:val="none" w:sz="0" w:space="0" w:color="auto"/>
                                                                              </w:divBdr>
                                                                              <w:divsChild>
                                                                                <w:div w:id="359356026">
                                                                                  <w:marLeft w:val="0"/>
                                                                                  <w:marRight w:val="0"/>
                                                                                  <w:marTop w:val="0"/>
                                                                                  <w:marBottom w:val="0"/>
                                                                                  <w:divBdr>
                                                                                    <w:top w:val="none" w:sz="0" w:space="0" w:color="auto"/>
                                                                                    <w:left w:val="none" w:sz="0" w:space="0" w:color="auto"/>
                                                                                    <w:bottom w:val="none" w:sz="0" w:space="0" w:color="auto"/>
                                                                                    <w:right w:val="none" w:sz="0" w:space="0" w:color="auto"/>
                                                                                  </w:divBdr>
                                                                                </w:div>
                                                                                <w:div w:id="8553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80395">
                                                                      <w:marLeft w:val="-420"/>
                                                                      <w:marRight w:val="0"/>
                                                                      <w:marTop w:val="0"/>
                                                                      <w:marBottom w:val="0"/>
                                                                      <w:divBdr>
                                                                        <w:top w:val="none" w:sz="0" w:space="0" w:color="auto"/>
                                                                        <w:left w:val="none" w:sz="0" w:space="0" w:color="auto"/>
                                                                        <w:bottom w:val="none" w:sz="0" w:space="0" w:color="auto"/>
                                                                        <w:right w:val="none" w:sz="0" w:space="0" w:color="auto"/>
                                                                      </w:divBdr>
                                                                      <w:divsChild>
                                                                        <w:div w:id="1528445459">
                                                                          <w:marLeft w:val="0"/>
                                                                          <w:marRight w:val="0"/>
                                                                          <w:marTop w:val="0"/>
                                                                          <w:marBottom w:val="0"/>
                                                                          <w:divBdr>
                                                                            <w:top w:val="none" w:sz="0" w:space="0" w:color="auto"/>
                                                                            <w:left w:val="none" w:sz="0" w:space="0" w:color="auto"/>
                                                                            <w:bottom w:val="none" w:sz="0" w:space="0" w:color="auto"/>
                                                                            <w:right w:val="none" w:sz="0" w:space="0" w:color="auto"/>
                                                                          </w:divBdr>
                                                                          <w:divsChild>
                                                                            <w:div w:id="352272911">
                                                                              <w:marLeft w:val="0"/>
                                                                              <w:marRight w:val="0"/>
                                                                              <w:marTop w:val="0"/>
                                                                              <w:marBottom w:val="0"/>
                                                                              <w:divBdr>
                                                                                <w:top w:val="none" w:sz="0" w:space="0" w:color="auto"/>
                                                                                <w:left w:val="none" w:sz="0" w:space="0" w:color="auto"/>
                                                                                <w:bottom w:val="none" w:sz="0" w:space="0" w:color="auto"/>
                                                                                <w:right w:val="none" w:sz="0" w:space="0" w:color="auto"/>
                                                                              </w:divBdr>
                                                                              <w:divsChild>
                                                                                <w:div w:id="838271823">
                                                                                  <w:marLeft w:val="0"/>
                                                                                  <w:marRight w:val="0"/>
                                                                                  <w:marTop w:val="0"/>
                                                                                  <w:marBottom w:val="0"/>
                                                                                  <w:divBdr>
                                                                                    <w:top w:val="none" w:sz="0" w:space="0" w:color="auto"/>
                                                                                    <w:left w:val="none" w:sz="0" w:space="0" w:color="auto"/>
                                                                                    <w:bottom w:val="none" w:sz="0" w:space="0" w:color="auto"/>
                                                                                    <w:right w:val="none" w:sz="0" w:space="0" w:color="auto"/>
                                                                                  </w:divBdr>
                                                                                </w:div>
                                                                                <w:div w:id="18189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671788">
                                                  <w:marLeft w:val="0"/>
                                                  <w:marRight w:val="0"/>
                                                  <w:marTop w:val="0"/>
                                                  <w:marBottom w:val="0"/>
                                                  <w:divBdr>
                                                    <w:top w:val="none" w:sz="0" w:space="0" w:color="auto"/>
                                                    <w:left w:val="none" w:sz="0" w:space="0" w:color="auto"/>
                                                    <w:bottom w:val="none" w:sz="0" w:space="0" w:color="auto"/>
                                                    <w:right w:val="none" w:sz="0" w:space="0" w:color="auto"/>
                                                  </w:divBdr>
                                                  <w:divsChild>
                                                    <w:div w:id="479814146">
                                                      <w:marLeft w:val="0"/>
                                                      <w:marRight w:val="0"/>
                                                      <w:marTop w:val="0"/>
                                                      <w:marBottom w:val="0"/>
                                                      <w:divBdr>
                                                        <w:top w:val="none" w:sz="0" w:space="0" w:color="auto"/>
                                                        <w:left w:val="none" w:sz="0" w:space="0" w:color="auto"/>
                                                        <w:bottom w:val="none" w:sz="0" w:space="0" w:color="auto"/>
                                                        <w:right w:val="none" w:sz="0" w:space="0" w:color="auto"/>
                                                      </w:divBdr>
                                                      <w:divsChild>
                                                        <w:div w:id="1942764542">
                                                          <w:marLeft w:val="0"/>
                                                          <w:marRight w:val="0"/>
                                                          <w:marTop w:val="0"/>
                                                          <w:marBottom w:val="0"/>
                                                          <w:divBdr>
                                                            <w:top w:val="none" w:sz="0" w:space="0" w:color="auto"/>
                                                            <w:left w:val="none" w:sz="0" w:space="0" w:color="auto"/>
                                                            <w:bottom w:val="none" w:sz="0" w:space="0" w:color="auto"/>
                                                            <w:right w:val="none" w:sz="0" w:space="0" w:color="auto"/>
                                                          </w:divBdr>
                                                          <w:divsChild>
                                                            <w:div w:id="475142646">
                                                              <w:marLeft w:val="0"/>
                                                              <w:marRight w:val="0"/>
                                                              <w:marTop w:val="0"/>
                                                              <w:marBottom w:val="0"/>
                                                              <w:divBdr>
                                                                <w:top w:val="none" w:sz="0" w:space="0" w:color="auto"/>
                                                                <w:left w:val="none" w:sz="0" w:space="0" w:color="auto"/>
                                                                <w:bottom w:val="none" w:sz="0" w:space="0" w:color="auto"/>
                                                                <w:right w:val="none" w:sz="0" w:space="0" w:color="auto"/>
                                                              </w:divBdr>
                                                              <w:divsChild>
                                                                <w:div w:id="1313603641">
                                                                  <w:marLeft w:val="0"/>
                                                                  <w:marRight w:val="0"/>
                                                                  <w:marTop w:val="0"/>
                                                                  <w:marBottom w:val="300"/>
                                                                  <w:divBdr>
                                                                    <w:top w:val="none" w:sz="0" w:space="0" w:color="auto"/>
                                                                    <w:left w:val="none" w:sz="0" w:space="0" w:color="auto"/>
                                                                    <w:bottom w:val="none" w:sz="0" w:space="0" w:color="auto"/>
                                                                    <w:right w:val="none" w:sz="0" w:space="0" w:color="auto"/>
                                                                  </w:divBdr>
                                                                  <w:divsChild>
                                                                    <w:div w:id="1365400818">
                                                                      <w:marLeft w:val="0"/>
                                                                      <w:marRight w:val="0"/>
                                                                      <w:marTop w:val="0"/>
                                                                      <w:marBottom w:val="0"/>
                                                                      <w:divBdr>
                                                                        <w:top w:val="none" w:sz="0" w:space="0" w:color="auto"/>
                                                                        <w:left w:val="none" w:sz="0" w:space="0" w:color="auto"/>
                                                                        <w:bottom w:val="none" w:sz="0" w:space="0" w:color="auto"/>
                                                                        <w:right w:val="none" w:sz="0" w:space="0" w:color="auto"/>
                                                                      </w:divBdr>
                                                                      <w:divsChild>
                                                                        <w:div w:id="1756974021">
                                                                          <w:marLeft w:val="0"/>
                                                                          <w:marRight w:val="0"/>
                                                                          <w:marTop w:val="0"/>
                                                                          <w:marBottom w:val="0"/>
                                                                          <w:divBdr>
                                                                            <w:top w:val="none" w:sz="0" w:space="0" w:color="auto"/>
                                                                            <w:left w:val="none" w:sz="0" w:space="0" w:color="auto"/>
                                                                            <w:bottom w:val="none" w:sz="0" w:space="0" w:color="auto"/>
                                                                            <w:right w:val="none" w:sz="0" w:space="0" w:color="auto"/>
                                                                          </w:divBdr>
                                                                          <w:divsChild>
                                                                            <w:div w:id="694385605">
                                                                              <w:marLeft w:val="0"/>
                                                                              <w:marRight w:val="0"/>
                                                                              <w:marTop w:val="0"/>
                                                                              <w:marBottom w:val="0"/>
                                                                              <w:divBdr>
                                                                                <w:top w:val="none" w:sz="0" w:space="0" w:color="auto"/>
                                                                                <w:left w:val="none" w:sz="0" w:space="0" w:color="auto"/>
                                                                                <w:bottom w:val="none" w:sz="0" w:space="0" w:color="auto"/>
                                                                                <w:right w:val="none" w:sz="0" w:space="0" w:color="auto"/>
                                                                              </w:divBdr>
                                                                              <w:divsChild>
                                                                                <w:div w:id="2131590354">
                                                                                  <w:marLeft w:val="0"/>
                                                                                  <w:marRight w:val="0"/>
                                                                                  <w:marTop w:val="0"/>
                                                                                  <w:marBottom w:val="0"/>
                                                                                  <w:divBdr>
                                                                                    <w:top w:val="none" w:sz="0" w:space="0" w:color="auto"/>
                                                                                    <w:left w:val="none" w:sz="0" w:space="0" w:color="auto"/>
                                                                                    <w:bottom w:val="none" w:sz="0" w:space="0" w:color="auto"/>
                                                                                    <w:right w:val="none" w:sz="0" w:space="0" w:color="auto"/>
                                                                                  </w:divBdr>
                                                                                  <w:divsChild>
                                                                                    <w:div w:id="1809086779">
                                                                                      <w:marLeft w:val="0"/>
                                                                                      <w:marRight w:val="0"/>
                                                                                      <w:marTop w:val="0"/>
                                                                                      <w:marBottom w:val="0"/>
                                                                                      <w:divBdr>
                                                                                        <w:top w:val="none" w:sz="0" w:space="0" w:color="auto"/>
                                                                                        <w:left w:val="none" w:sz="0" w:space="0" w:color="auto"/>
                                                                                        <w:bottom w:val="none" w:sz="0" w:space="0" w:color="auto"/>
                                                                                        <w:right w:val="none" w:sz="0" w:space="0" w:color="auto"/>
                                                                                      </w:divBdr>
                                                                                      <w:divsChild>
                                                                                        <w:div w:id="2127264980">
                                                                                          <w:marLeft w:val="0"/>
                                                                                          <w:marRight w:val="0"/>
                                                                                          <w:marTop w:val="0"/>
                                                                                          <w:marBottom w:val="0"/>
                                                                                          <w:divBdr>
                                                                                            <w:top w:val="none" w:sz="0" w:space="0" w:color="auto"/>
                                                                                            <w:left w:val="none" w:sz="0" w:space="0" w:color="auto"/>
                                                                                            <w:bottom w:val="none" w:sz="0" w:space="0" w:color="auto"/>
                                                                                            <w:right w:val="none" w:sz="0" w:space="0" w:color="auto"/>
                                                                                          </w:divBdr>
                                                                                          <w:divsChild>
                                                                                            <w:div w:id="1247618199">
                                                                                              <w:marLeft w:val="0"/>
                                                                                              <w:marRight w:val="0"/>
                                                                                              <w:marTop w:val="0"/>
                                                                                              <w:marBottom w:val="60"/>
                                                                                              <w:divBdr>
                                                                                                <w:top w:val="none" w:sz="0" w:space="0" w:color="auto"/>
                                                                                                <w:left w:val="none" w:sz="0" w:space="0" w:color="auto"/>
                                                                                                <w:bottom w:val="none" w:sz="0" w:space="0" w:color="auto"/>
                                                                                                <w:right w:val="none" w:sz="0" w:space="0" w:color="auto"/>
                                                                                              </w:divBdr>
                                                                                            </w:div>
                                                                                            <w:div w:id="1086802828">
                                                                                              <w:marLeft w:val="0"/>
                                                                                              <w:marRight w:val="0"/>
                                                                                              <w:marTop w:val="0"/>
                                                                                              <w:marBottom w:val="120"/>
                                                                                              <w:divBdr>
                                                                                                <w:top w:val="none" w:sz="0" w:space="0" w:color="auto"/>
                                                                                                <w:left w:val="none" w:sz="0" w:space="0" w:color="auto"/>
                                                                                                <w:bottom w:val="none" w:sz="0" w:space="0" w:color="auto"/>
                                                                                                <w:right w:val="none" w:sz="0" w:space="0" w:color="auto"/>
                                                                                              </w:divBdr>
                                                                                            </w:div>
                                                                                            <w:div w:id="868302425">
                                                                                              <w:marLeft w:val="0"/>
                                                                                              <w:marRight w:val="0"/>
                                                                                              <w:marTop w:val="0"/>
                                                                                              <w:marBottom w:val="0"/>
                                                                                              <w:divBdr>
                                                                                                <w:top w:val="none" w:sz="0" w:space="0" w:color="auto"/>
                                                                                                <w:left w:val="none" w:sz="0" w:space="0" w:color="auto"/>
                                                                                                <w:bottom w:val="none" w:sz="0" w:space="0" w:color="auto"/>
                                                                                                <w:right w:val="none" w:sz="0" w:space="0" w:color="auto"/>
                                                                                              </w:divBdr>
                                                                                              <w:divsChild>
                                                                                                <w:div w:id="1846433452">
                                                                                                  <w:marLeft w:val="0"/>
                                                                                                  <w:marRight w:val="0"/>
                                                                                                  <w:marTop w:val="0"/>
                                                                                                  <w:marBottom w:val="0"/>
                                                                                                  <w:divBdr>
                                                                                                    <w:top w:val="none" w:sz="0" w:space="0" w:color="auto"/>
                                                                                                    <w:left w:val="none" w:sz="0" w:space="0" w:color="auto"/>
                                                                                                    <w:bottom w:val="none" w:sz="0" w:space="0" w:color="auto"/>
                                                                                                    <w:right w:val="none" w:sz="0" w:space="0" w:color="auto"/>
                                                                                                  </w:divBdr>
                                                                                                  <w:divsChild>
                                                                                                    <w:div w:id="1715157826">
                                                                                                      <w:marLeft w:val="0"/>
                                                                                                      <w:marRight w:val="0"/>
                                                                                                      <w:marTop w:val="0"/>
                                                                                                      <w:marBottom w:val="0"/>
                                                                                                      <w:divBdr>
                                                                                                        <w:top w:val="none" w:sz="0" w:space="0" w:color="auto"/>
                                                                                                        <w:left w:val="none" w:sz="0" w:space="0" w:color="auto"/>
                                                                                                        <w:bottom w:val="none" w:sz="0" w:space="0" w:color="auto"/>
                                                                                                        <w:right w:val="none" w:sz="0" w:space="0" w:color="auto"/>
                                                                                                      </w:divBdr>
                                                                                                      <w:divsChild>
                                                                                                        <w:div w:id="967854069">
                                                                                                          <w:marLeft w:val="0"/>
                                                                                                          <w:marRight w:val="0"/>
                                                                                                          <w:marTop w:val="0"/>
                                                                                                          <w:marBottom w:val="0"/>
                                                                                                          <w:divBdr>
                                                                                                            <w:top w:val="none" w:sz="0" w:space="0" w:color="auto"/>
                                                                                                            <w:left w:val="none" w:sz="0" w:space="0" w:color="auto"/>
                                                                                                            <w:bottom w:val="none" w:sz="0" w:space="0" w:color="auto"/>
                                                                                                            <w:right w:val="none" w:sz="0" w:space="0" w:color="auto"/>
                                                                                                          </w:divBdr>
                                                                                                          <w:divsChild>
                                                                                                            <w:div w:id="2010712410">
                                                                                                              <w:marLeft w:val="0"/>
                                                                                                              <w:marRight w:val="0"/>
                                                                                                              <w:marTop w:val="0"/>
                                                                                                              <w:marBottom w:val="0"/>
                                                                                                              <w:divBdr>
                                                                                                                <w:top w:val="none" w:sz="0" w:space="0" w:color="auto"/>
                                                                                                                <w:left w:val="none" w:sz="0" w:space="0" w:color="auto"/>
                                                                                                                <w:bottom w:val="none" w:sz="0" w:space="0" w:color="auto"/>
                                                                                                                <w:right w:val="none" w:sz="0" w:space="0" w:color="auto"/>
                                                                                                              </w:divBdr>
                                                                                                              <w:divsChild>
                                                                                                                <w:div w:id="128542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3893">
                                                                                                          <w:marLeft w:val="90"/>
                                                                                                          <w:marRight w:val="0"/>
                                                                                                          <w:marTop w:val="0"/>
                                                                                                          <w:marBottom w:val="0"/>
                                                                                                          <w:divBdr>
                                                                                                            <w:top w:val="none" w:sz="0" w:space="0" w:color="auto"/>
                                                                                                            <w:left w:val="none" w:sz="0" w:space="0" w:color="auto"/>
                                                                                                            <w:bottom w:val="none" w:sz="0" w:space="0" w:color="auto"/>
                                                                                                            <w:right w:val="none" w:sz="0" w:space="0" w:color="auto"/>
                                                                                                          </w:divBdr>
                                                                                                          <w:divsChild>
                                                                                                            <w:div w:id="7078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223831">
                                                                                          <w:marLeft w:val="0"/>
                                                                                          <w:marRight w:val="0"/>
                                                                                          <w:marTop w:val="0"/>
                                                                                          <w:marBottom w:val="0"/>
                                                                                          <w:divBdr>
                                                                                            <w:top w:val="none" w:sz="0" w:space="0" w:color="auto"/>
                                                                                            <w:left w:val="none" w:sz="0" w:space="0" w:color="auto"/>
                                                                                            <w:bottom w:val="none" w:sz="0" w:space="0" w:color="auto"/>
                                                                                            <w:right w:val="none" w:sz="0" w:space="0" w:color="auto"/>
                                                                                          </w:divBdr>
                                                                                          <w:divsChild>
                                                                                            <w:div w:id="2127506312">
                                                                                              <w:marLeft w:val="0"/>
                                                                                              <w:marRight w:val="0"/>
                                                                                              <w:marTop w:val="0"/>
                                                                                              <w:marBottom w:val="60"/>
                                                                                              <w:divBdr>
                                                                                                <w:top w:val="none" w:sz="0" w:space="0" w:color="auto"/>
                                                                                                <w:left w:val="none" w:sz="0" w:space="0" w:color="auto"/>
                                                                                                <w:bottom w:val="none" w:sz="0" w:space="0" w:color="auto"/>
                                                                                                <w:right w:val="none" w:sz="0" w:space="0" w:color="auto"/>
                                                                                              </w:divBdr>
                                                                                            </w:div>
                                                                                            <w:div w:id="570428098">
                                                                                              <w:marLeft w:val="0"/>
                                                                                              <w:marRight w:val="0"/>
                                                                                              <w:marTop w:val="0"/>
                                                                                              <w:marBottom w:val="120"/>
                                                                                              <w:divBdr>
                                                                                                <w:top w:val="none" w:sz="0" w:space="0" w:color="auto"/>
                                                                                                <w:left w:val="none" w:sz="0" w:space="0" w:color="auto"/>
                                                                                                <w:bottom w:val="none" w:sz="0" w:space="0" w:color="auto"/>
                                                                                                <w:right w:val="none" w:sz="0" w:space="0" w:color="auto"/>
                                                                                              </w:divBdr>
                                                                                            </w:div>
                                                                                            <w:div w:id="990713019">
                                                                                              <w:marLeft w:val="0"/>
                                                                                              <w:marRight w:val="0"/>
                                                                                              <w:marTop w:val="0"/>
                                                                                              <w:marBottom w:val="0"/>
                                                                                              <w:divBdr>
                                                                                                <w:top w:val="none" w:sz="0" w:space="0" w:color="auto"/>
                                                                                                <w:left w:val="none" w:sz="0" w:space="0" w:color="auto"/>
                                                                                                <w:bottom w:val="none" w:sz="0" w:space="0" w:color="auto"/>
                                                                                                <w:right w:val="none" w:sz="0" w:space="0" w:color="auto"/>
                                                                                              </w:divBdr>
                                                                                              <w:divsChild>
                                                                                                <w:div w:id="1387728481">
                                                                                                  <w:marLeft w:val="0"/>
                                                                                                  <w:marRight w:val="0"/>
                                                                                                  <w:marTop w:val="0"/>
                                                                                                  <w:marBottom w:val="0"/>
                                                                                                  <w:divBdr>
                                                                                                    <w:top w:val="none" w:sz="0" w:space="0" w:color="auto"/>
                                                                                                    <w:left w:val="none" w:sz="0" w:space="0" w:color="auto"/>
                                                                                                    <w:bottom w:val="none" w:sz="0" w:space="0" w:color="auto"/>
                                                                                                    <w:right w:val="none" w:sz="0" w:space="0" w:color="auto"/>
                                                                                                  </w:divBdr>
                                                                                                  <w:divsChild>
                                                                                                    <w:div w:id="496507464">
                                                                                                      <w:marLeft w:val="0"/>
                                                                                                      <w:marRight w:val="0"/>
                                                                                                      <w:marTop w:val="0"/>
                                                                                                      <w:marBottom w:val="0"/>
                                                                                                      <w:divBdr>
                                                                                                        <w:top w:val="none" w:sz="0" w:space="0" w:color="auto"/>
                                                                                                        <w:left w:val="none" w:sz="0" w:space="0" w:color="auto"/>
                                                                                                        <w:bottom w:val="none" w:sz="0" w:space="0" w:color="auto"/>
                                                                                                        <w:right w:val="none" w:sz="0" w:space="0" w:color="auto"/>
                                                                                                      </w:divBdr>
                                                                                                      <w:divsChild>
                                                                                                        <w:div w:id="1402678943">
                                                                                                          <w:marLeft w:val="0"/>
                                                                                                          <w:marRight w:val="0"/>
                                                                                                          <w:marTop w:val="0"/>
                                                                                                          <w:marBottom w:val="0"/>
                                                                                                          <w:divBdr>
                                                                                                            <w:top w:val="none" w:sz="0" w:space="0" w:color="auto"/>
                                                                                                            <w:left w:val="none" w:sz="0" w:space="0" w:color="auto"/>
                                                                                                            <w:bottom w:val="none" w:sz="0" w:space="0" w:color="auto"/>
                                                                                                            <w:right w:val="none" w:sz="0" w:space="0" w:color="auto"/>
                                                                                                          </w:divBdr>
                                                                                                          <w:divsChild>
                                                                                                            <w:div w:id="58021406">
                                                                                                              <w:marLeft w:val="0"/>
                                                                                                              <w:marRight w:val="0"/>
                                                                                                              <w:marTop w:val="0"/>
                                                                                                              <w:marBottom w:val="0"/>
                                                                                                              <w:divBdr>
                                                                                                                <w:top w:val="none" w:sz="0" w:space="0" w:color="auto"/>
                                                                                                                <w:left w:val="none" w:sz="0" w:space="0" w:color="auto"/>
                                                                                                                <w:bottom w:val="none" w:sz="0" w:space="0" w:color="auto"/>
                                                                                                                <w:right w:val="none" w:sz="0" w:space="0" w:color="auto"/>
                                                                                                              </w:divBdr>
                                                                                                              <w:divsChild>
                                                                                                                <w:div w:id="10730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3586">
                                                                                                          <w:marLeft w:val="90"/>
                                                                                                          <w:marRight w:val="0"/>
                                                                                                          <w:marTop w:val="0"/>
                                                                                                          <w:marBottom w:val="0"/>
                                                                                                          <w:divBdr>
                                                                                                            <w:top w:val="none" w:sz="0" w:space="0" w:color="auto"/>
                                                                                                            <w:left w:val="none" w:sz="0" w:space="0" w:color="auto"/>
                                                                                                            <w:bottom w:val="none" w:sz="0" w:space="0" w:color="auto"/>
                                                                                                            <w:right w:val="none" w:sz="0" w:space="0" w:color="auto"/>
                                                                                                          </w:divBdr>
                                                                                                          <w:divsChild>
                                                                                                            <w:div w:id="55863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384368">
                                                                                          <w:marLeft w:val="0"/>
                                                                                          <w:marRight w:val="0"/>
                                                                                          <w:marTop w:val="0"/>
                                                                                          <w:marBottom w:val="0"/>
                                                                                          <w:divBdr>
                                                                                            <w:top w:val="none" w:sz="0" w:space="0" w:color="auto"/>
                                                                                            <w:left w:val="none" w:sz="0" w:space="0" w:color="auto"/>
                                                                                            <w:bottom w:val="none" w:sz="0" w:space="0" w:color="auto"/>
                                                                                            <w:right w:val="none" w:sz="0" w:space="0" w:color="auto"/>
                                                                                          </w:divBdr>
                                                                                          <w:divsChild>
                                                                                            <w:div w:id="868445332">
                                                                                              <w:marLeft w:val="0"/>
                                                                                              <w:marRight w:val="0"/>
                                                                                              <w:marTop w:val="0"/>
                                                                                              <w:marBottom w:val="60"/>
                                                                                              <w:divBdr>
                                                                                                <w:top w:val="none" w:sz="0" w:space="0" w:color="auto"/>
                                                                                                <w:left w:val="none" w:sz="0" w:space="0" w:color="auto"/>
                                                                                                <w:bottom w:val="none" w:sz="0" w:space="0" w:color="auto"/>
                                                                                                <w:right w:val="none" w:sz="0" w:space="0" w:color="auto"/>
                                                                                              </w:divBdr>
                                                                                            </w:div>
                                                                                            <w:div w:id="405418960">
                                                                                              <w:marLeft w:val="0"/>
                                                                                              <w:marRight w:val="0"/>
                                                                                              <w:marTop w:val="0"/>
                                                                                              <w:marBottom w:val="120"/>
                                                                                              <w:divBdr>
                                                                                                <w:top w:val="none" w:sz="0" w:space="0" w:color="auto"/>
                                                                                                <w:left w:val="none" w:sz="0" w:space="0" w:color="auto"/>
                                                                                                <w:bottom w:val="none" w:sz="0" w:space="0" w:color="auto"/>
                                                                                                <w:right w:val="none" w:sz="0" w:space="0" w:color="auto"/>
                                                                                              </w:divBdr>
                                                                                            </w:div>
                                                                                            <w:div w:id="740716624">
                                                                                              <w:marLeft w:val="0"/>
                                                                                              <w:marRight w:val="0"/>
                                                                                              <w:marTop w:val="0"/>
                                                                                              <w:marBottom w:val="0"/>
                                                                                              <w:divBdr>
                                                                                                <w:top w:val="none" w:sz="0" w:space="0" w:color="auto"/>
                                                                                                <w:left w:val="none" w:sz="0" w:space="0" w:color="auto"/>
                                                                                                <w:bottom w:val="none" w:sz="0" w:space="0" w:color="auto"/>
                                                                                                <w:right w:val="none" w:sz="0" w:space="0" w:color="auto"/>
                                                                                              </w:divBdr>
                                                                                              <w:divsChild>
                                                                                                <w:div w:id="651717704">
                                                                                                  <w:marLeft w:val="0"/>
                                                                                                  <w:marRight w:val="0"/>
                                                                                                  <w:marTop w:val="0"/>
                                                                                                  <w:marBottom w:val="0"/>
                                                                                                  <w:divBdr>
                                                                                                    <w:top w:val="none" w:sz="0" w:space="0" w:color="auto"/>
                                                                                                    <w:left w:val="none" w:sz="0" w:space="0" w:color="auto"/>
                                                                                                    <w:bottom w:val="none" w:sz="0" w:space="0" w:color="auto"/>
                                                                                                    <w:right w:val="none" w:sz="0" w:space="0" w:color="auto"/>
                                                                                                  </w:divBdr>
                                                                                                  <w:divsChild>
                                                                                                    <w:div w:id="641155237">
                                                                                                      <w:marLeft w:val="0"/>
                                                                                                      <w:marRight w:val="0"/>
                                                                                                      <w:marTop w:val="0"/>
                                                                                                      <w:marBottom w:val="0"/>
                                                                                                      <w:divBdr>
                                                                                                        <w:top w:val="none" w:sz="0" w:space="0" w:color="auto"/>
                                                                                                        <w:left w:val="none" w:sz="0" w:space="0" w:color="auto"/>
                                                                                                        <w:bottom w:val="none" w:sz="0" w:space="0" w:color="auto"/>
                                                                                                        <w:right w:val="none" w:sz="0" w:space="0" w:color="auto"/>
                                                                                                      </w:divBdr>
                                                                                                      <w:divsChild>
                                                                                                        <w:div w:id="533617912">
                                                                                                          <w:marLeft w:val="0"/>
                                                                                                          <w:marRight w:val="0"/>
                                                                                                          <w:marTop w:val="0"/>
                                                                                                          <w:marBottom w:val="0"/>
                                                                                                          <w:divBdr>
                                                                                                            <w:top w:val="none" w:sz="0" w:space="0" w:color="auto"/>
                                                                                                            <w:left w:val="none" w:sz="0" w:space="0" w:color="auto"/>
                                                                                                            <w:bottom w:val="none" w:sz="0" w:space="0" w:color="auto"/>
                                                                                                            <w:right w:val="none" w:sz="0" w:space="0" w:color="auto"/>
                                                                                                          </w:divBdr>
                                                                                                          <w:divsChild>
                                                                                                            <w:div w:id="1884513201">
                                                                                                              <w:marLeft w:val="0"/>
                                                                                                              <w:marRight w:val="0"/>
                                                                                                              <w:marTop w:val="0"/>
                                                                                                              <w:marBottom w:val="30"/>
                                                                                                              <w:divBdr>
                                                                                                                <w:top w:val="none" w:sz="0" w:space="0" w:color="auto"/>
                                                                                                                <w:left w:val="none" w:sz="0" w:space="0" w:color="auto"/>
                                                                                                                <w:bottom w:val="none" w:sz="0" w:space="0" w:color="auto"/>
                                                                                                                <w:right w:val="none" w:sz="0" w:space="0" w:color="auto"/>
                                                                                                              </w:divBdr>
                                                                                                              <w:divsChild>
                                                                                                                <w:div w:id="1328434473">
                                                                                                                  <w:marLeft w:val="0"/>
                                                                                                                  <w:marRight w:val="0"/>
                                                                                                                  <w:marTop w:val="0"/>
                                                                                                                  <w:marBottom w:val="0"/>
                                                                                                                  <w:divBdr>
                                                                                                                    <w:top w:val="none" w:sz="0" w:space="0" w:color="auto"/>
                                                                                                                    <w:left w:val="none" w:sz="0" w:space="0" w:color="auto"/>
                                                                                                                    <w:bottom w:val="none" w:sz="0" w:space="0" w:color="auto"/>
                                                                                                                    <w:right w:val="none" w:sz="0" w:space="0" w:color="auto"/>
                                                                                                                  </w:divBdr>
                                                                                                                </w:div>
                                                                                                                <w:div w:id="493691766">
                                                                                                                  <w:marLeft w:val="0"/>
                                                                                                                  <w:marRight w:val="0"/>
                                                                                                                  <w:marTop w:val="0"/>
                                                                                                                  <w:marBottom w:val="0"/>
                                                                                                                  <w:divBdr>
                                                                                                                    <w:top w:val="none" w:sz="0" w:space="0" w:color="auto"/>
                                                                                                                    <w:left w:val="none" w:sz="0" w:space="0" w:color="auto"/>
                                                                                                                    <w:bottom w:val="none" w:sz="0" w:space="0" w:color="auto"/>
                                                                                                                    <w:right w:val="none" w:sz="0" w:space="0" w:color="auto"/>
                                                                                                                  </w:divBdr>
                                                                                                                  <w:divsChild>
                                                                                                                    <w:div w:id="508444140">
                                                                                                                      <w:marLeft w:val="0"/>
                                                                                                                      <w:marRight w:val="0"/>
                                                                                                                      <w:marTop w:val="0"/>
                                                                                                                      <w:marBottom w:val="0"/>
                                                                                                                      <w:divBdr>
                                                                                                                        <w:top w:val="none" w:sz="0" w:space="0" w:color="auto"/>
                                                                                                                        <w:left w:val="none" w:sz="0" w:space="0" w:color="auto"/>
                                                                                                                        <w:bottom w:val="none" w:sz="0" w:space="0" w:color="auto"/>
                                                                                                                        <w:right w:val="none" w:sz="0" w:space="0" w:color="auto"/>
                                                                                                                      </w:divBdr>
                                                                                                                      <w:divsChild>
                                                                                                                        <w:div w:id="74691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925215">
                                                                                                          <w:marLeft w:val="120"/>
                                                                                                          <w:marRight w:val="0"/>
                                                                                                          <w:marTop w:val="0"/>
                                                                                                          <w:marBottom w:val="0"/>
                                                                                                          <w:divBdr>
                                                                                                            <w:top w:val="none" w:sz="0" w:space="0" w:color="auto"/>
                                                                                                            <w:left w:val="none" w:sz="0" w:space="0" w:color="auto"/>
                                                                                                            <w:bottom w:val="none" w:sz="0" w:space="0" w:color="auto"/>
                                                                                                            <w:right w:val="none" w:sz="0" w:space="0" w:color="auto"/>
                                                                                                          </w:divBdr>
                                                                                                          <w:divsChild>
                                                                                                            <w:div w:id="805466681">
                                                                                                              <w:marLeft w:val="0"/>
                                                                                                              <w:marRight w:val="0"/>
                                                                                                              <w:marTop w:val="0"/>
                                                                                                              <w:marBottom w:val="0"/>
                                                                                                              <w:divBdr>
                                                                                                                <w:top w:val="none" w:sz="0" w:space="0" w:color="auto"/>
                                                                                                                <w:left w:val="none" w:sz="0" w:space="0" w:color="auto"/>
                                                                                                                <w:bottom w:val="none" w:sz="0" w:space="0" w:color="auto"/>
                                                                                                                <w:right w:val="none" w:sz="0" w:space="0" w:color="auto"/>
                                                                                                              </w:divBdr>
                                                                                                            </w:div>
                                                                                                            <w:div w:id="5459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318696">
                                                                                          <w:marLeft w:val="0"/>
                                                                                          <w:marRight w:val="0"/>
                                                                                          <w:marTop w:val="0"/>
                                                                                          <w:marBottom w:val="0"/>
                                                                                          <w:divBdr>
                                                                                            <w:top w:val="none" w:sz="0" w:space="0" w:color="auto"/>
                                                                                            <w:left w:val="none" w:sz="0" w:space="0" w:color="auto"/>
                                                                                            <w:bottom w:val="none" w:sz="0" w:space="0" w:color="auto"/>
                                                                                            <w:right w:val="none" w:sz="0" w:space="0" w:color="auto"/>
                                                                                          </w:divBdr>
                                                                                          <w:divsChild>
                                                                                            <w:div w:id="13360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5061078">
      <w:bodyDiv w:val="1"/>
      <w:marLeft w:val="0"/>
      <w:marRight w:val="0"/>
      <w:marTop w:val="0"/>
      <w:marBottom w:val="0"/>
      <w:divBdr>
        <w:top w:val="none" w:sz="0" w:space="0" w:color="auto"/>
        <w:left w:val="none" w:sz="0" w:space="0" w:color="auto"/>
        <w:bottom w:val="none" w:sz="0" w:space="0" w:color="auto"/>
        <w:right w:val="none" w:sz="0" w:space="0" w:color="auto"/>
      </w:divBdr>
    </w:div>
    <w:div w:id="1295718785">
      <w:bodyDiv w:val="1"/>
      <w:marLeft w:val="0"/>
      <w:marRight w:val="0"/>
      <w:marTop w:val="0"/>
      <w:marBottom w:val="0"/>
      <w:divBdr>
        <w:top w:val="none" w:sz="0" w:space="0" w:color="auto"/>
        <w:left w:val="none" w:sz="0" w:space="0" w:color="auto"/>
        <w:bottom w:val="none" w:sz="0" w:space="0" w:color="auto"/>
        <w:right w:val="none" w:sz="0" w:space="0" w:color="auto"/>
      </w:divBdr>
    </w:div>
    <w:div w:id="1295911602">
      <w:bodyDiv w:val="1"/>
      <w:marLeft w:val="0"/>
      <w:marRight w:val="0"/>
      <w:marTop w:val="0"/>
      <w:marBottom w:val="0"/>
      <w:divBdr>
        <w:top w:val="none" w:sz="0" w:space="0" w:color="auto"/>
        <w:left w:val="none" w:sz="0" w:space="0" w:color="auto"/>
        <w:bottom w:val="none" w:sz="0" w:space="0" w:color="auto"/>
        <w:right w:val="none" w:sz="0" w:space="0" w:color="auto"/>
      </w:divBdr>
      <w:divsChild>
        <w:div w:id="97141884">
          <w:marLeft w:val="0"/>
          <w:marRight w:val="240"/>
          <w:marTop w:val="0"/>
          <w:marBottom w:val="0"/>
          <w:divBdr>
            <w:top w:val="none" w:sz="0" w:space="0" w:color="auto"/>
            <w:left w:val="none" w:sz="0" w:space="0" w:color="auto"/>
            <w:bottom w:val="none" w:sz="0" w:space="0" w:color="auto"/>
            <w:right w:val="none" w:sz="0" w:space="0" w:color="auto"/>
          </w:divBdr>
          <w:divsChild>
            <w:div w:id="445388408">
              <w:marLeft w:val="0"/>
              <w:marRight w:val="0"/>
              <w:marTop w:val="0"/>
              <w:marBottom w:val="0"/>
              <w:divBdr>
                <w:top w:val="none" w:sz="0" w:space="0" w:color="auto"/>
                <w:left w:val="none" w:sz="0" w:space="0" w:color="auto"/>
                <w:bottom w:val="none" w:sz="0" w:space="0" w:color="auto"/>
                <w:right w:val="none" w:sz="0" w:space="0" w:color="auto"/>
              </w:divBdr>
              <w:divsChild>
                <w:div w:id="21570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2584">
          <w:marLeft w:val="0"/>
          <w:marRight w:val="240"/>
          <w:marTop w:val="0"/>
          <w:marBottom w:val="0"/>
          <w:divBdr>
            <w:top w:val="none" w:sz="0" w:space="0" w:color="auto"/>
            <w:left w:val="none" w:sz="0" w:space="0" w:color="auto"/>
            <w:bottom w:val="none" w:sz="0" w:space="0" w:color="auto"/>
            <w:right w:val="none" w:sz="0" w:space="0" w:color="auto"/>
          </w:divBdr>
          <w:divsChild>
            <w:div w:id="1031152369">
              <w:marLeft w:val="0"/>
              <w:marRight w:val="0"/>
              <w:marTop w:val="0"/>
              <w:marBottom w:val="0"/>
              <w:divBdr>
                <w:top w:val="none" w:sz="0" w:space="0" w:color="auto"/>
                <w:left w:val="none" w:sz="0" w:space="0" w:color="auto"/>
                <w:bottom w:val="none" w:sz="0" w:space="0" w:color="auto"/>
                <w:right w:val="none" w:sz="0" w:space="0" w:color="auto"/>
              </w:divBdr>
              <w:divsChild>
                <w:div w:id="18987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8966">
          <w:marLeft w:val="0"/>
          <w:marRight w:val="0"/>
          <w:marTop w:val="750"/>
          <w:marBottom w:val="0"/>
          <w:divBdr>
            <w:top w:val="none" w:sz="0" w:space="0" w:color="auto"/>
            <w:left w:val="none" w:sz="0" w:space="0" w:color="auto"/>
            <w:bottom w:val="none" w:sz="0" w:space="0" w:color="auto"/>
            <w:right w:val="none" w:sz="0" w:space="0" w:color="auto"/>
          </w:divBdr>
          <w:divsChild>
            <w:div w:id="662051889">
              <w:marLeft w:val="0"/>
              <w:marRight w:val="0"/>
              <w:marTop w:val="0"/>
              <w:marBottom w:val="0"/>
              <w:divBdr>
                <w:top w:val="none" w:sz="0" w:space="0" w:color="auto"/>
                <w:left w:val="none" w:sz="0" w:space="0" w:color="auto"/>
                <w:bottom w:val="none" w:sz="0" w:space="0" w:color="auto"/>
                <w:right w:val="none" w:sz="0" w:space="0" w:color="auto"/>
              </w:divBdr>
              <w:divsChild>
                <w:div w:id="142553526">
                  <w:marLeft w:val="0"/>
                  <w:marRight w:val="0"/>
                  <w:marTop w:val="0"/>
                  <w:marBottom w:val="0"/>
                  <w:divBdr>
                    <w:top w:val="none" w:sz="0" w:space="0" w:color="auto"/>
                    <w:left w:val="none" w:sz="0" w:space="0" w:color="auto"/>
                    <w:bottom w:val="none" w:sz="0" w:space="0" w:color="auto"/>
                    <w:right w:val="none" w:sz="0" w:space="0" w:color="auto"/>
                  </w:divBdr>
                  <w:divsChild>
                    <w:div w:id="14560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186002">
      <w:bodyDiv w:val="1"/>
      <w:marLeft w:val="0"/>
      <w:marRight w:val="0"/>
      <w:marTop w:val="0"/>
      <w:marBottom w:val="0"/>
      <w:divBdr>
        <w:top w:val="none" w:sz="0" w:space="0" w:color="auto"/>
        <w:left w:val="none" w:sz="0" w:space="0" w:color="auto"/>
        <w:bottom w:val="none" w:sz="0" w:space="0" w:color="auto"/>
        <w:right w:val="none" w:sz="0" w:space="0" w:color="auto"/>
      </w:divBdr>
      <w:divsChild>
        <w:div w:id="1101490113">
          <w:marLeft w:val="0"/>
          <w:marRight w:val="240"/>
          <w:marTop w:val="0"/>
          <w:marBottom w:val="0"/>
          <w:divBdr>
            <w:top w:val="none" w:sz="0" w:space="0" w:color="auto"/>
            <w:left w:val="none" w:sz="0" w:space="0" w:color="auto"/>
            <w:bottom w:val="none" w:sz="0" w:space="0" w:color="auto"/>
            <w:right w:val="none" w:sz="0" w:space="0" w:color="auto"/>
          </w:divBdr>
          <w:divsChild>
            <w:div w:id="642388161">
              <w:marLeft w:val="0"/>
              <w:marRight w:val="0"/>
              <w:marTop w:val="0"/>
              <w:marBottom w:val="0"/>
              <w:divBdr>
                <w:top w:val="none" w:sz="0" w:space="0" w:color="auto"/>
                <w:left w:val="none" w:sz="0" w:space="0" w:color="auto"/>
                <w:bottom w:val="none" w:sz="0" w:space="0" w:color="auto"/>
                <w:right w:val="none" w:sz="0" w:space="0" w:color="auto"/>
              </w:divBdr>
              <w:divsChild>
                <w:div w:id="61691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4603">
          <w:marLeft w:val="0"/>
          <w:marRight w:val="240"/>
          <w:marTop w:val="0"/>
          <w:marBottom w:val="0"/>
          <w:divBdr>
            <w:top w:val="none" w:sz="0" w:space="0" w:color="auto"/>
            <w:left w:val="none" w:sz="0" w:space="0" w:color="auto"/>
            <w:bottom w:val="none" w:sz="0" w:space="0" w:color="auto"/>
            <w:right w:val="none" w:sz="0" w:space="0" w:color="auto"/>
          </w:divBdr>
          <w:divsChild>
            <w:div w:id="1938753656">
              <w:marLeft w:val="0"/>
              <w:marRight w:val="0"/>
              <w:marTop w:val="0"/>
              <w:marBottom w:val="0"/>
              <w:divBdr>
                <w:top w:val="none" w:sz="0" w:space="0" w:color="auto"/>
                <w:left w:val="none" w:sz="0" w:space="0" w:color="auto"/>
                <w:bottom w:val="none" w:sz="0" w:space="0" w:color="auto"/>
                <w:right w:val="none" w:sz="0" w:space="0" w:color="auto"/>
              </w:divBdr>
              <w:divsChild>
                <w:div w:id="13653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7049">
          <w:marLeft w:val="0"/>
          <w:marRight w:val="0"/>
          <w:marTop w:val="750"/>
          <w:marBottom w:val="0"/>
          <w:divBdr>
            <w:top w:val="none" w:sz="0" w:space="0" w:color="auto"/>
            <w:left w:val="none" w:sz="0" w:space="0" w:color="auto"/>
            <w:bottom w:val="none" w:sz="0" w:space="0" w:color="auto"/>
            <w:right w:val="none" w:sz="0" w:space="0" w:color="auto"/>
          </w:divBdr>
          <w:divsChild>
            <w:div w:id="846091331">
              <w:marLeft w:val="0"/>
              <w:marRight w:val="0"/>
              <w:marTop w:val="0"/>
              <w:marBottom w:val="0"/>
              <w:divBdr>
                <w:top w:val="none" w:sz="0" w:space="0" w:color="auto"/>
                <w:left w:val="none" w:sz="0" w:space="0" w:color="auto"/>
                <w:bottom w:val="none" w:sz="0" w:space="0" w:color="auto"/>
                <w:right w:val="none" w:sz="0" w:space="0" w:color="auto"/>
              </w:divBdr>
              <w:divsChild>
                <w:div w:id="861358330">
                  <w:marLeft w:val="0"/>
                  <w:marRight w:val="0"/>
                  <w:marTop w:val="0"/>
                  <w:marBottom w:val="0"/>
                  <w:divBdr>
                    <w:top w:val="none" w:sz="0" w:space="0" w:color="auto"/>
                    <w:left w:val="none" w:sz="0" w:space="0" w:color="auto"/>
                    <w:bottom w:val="none" w:sz="0" w:space="0" w:color="auto"/>
                    <w:right w:val="none" w:sz="0" w:space="0" w:color="auto"/>
                  </w:divBdr>
                  <w:divsChild>
                    <w:div w:id="10336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97183">
      <w:bodyDiv w:val="1"/>
      <w:marLeft w:val="0"/>
      <w:marRight w:val="0"/>
      <w:marTop w:val="0"/>
      <w:marBottom w:val="0"/>
      <w:divBdr>
        <w:top w:val="none" w:sz="0" w:space="0" w:color="auto"/>
        <w:left w:val="none" w:sz="0" w:space="0" w:color="auto"/>
        <w:bottom w:val="none" w:sz="0" w:space="0" w:color="auto"/>
        <w:right w:val="none" w:sz="0" w:space="0" w:color="auto"/>
      </w:divBdr>
    </w:div>
    <w:div w:id="1310401773">
      <w:bodyDiv w:val="1"/>
      <w:marLeft w:val="0"/>
      <w:marRight w:val="0"/>
      <w:marTop w:val="0"/>
      <w:marBottom w:val="0"/>
      <w:divBdr>
        <w:top w:val="none" w:sz="0" w:space="0" w:color="auto"/>
        <w:left w:val="none" w:sz="0" w:space="0" w:color="auto"/>
        <w:bottom w:val="none" w:sz="0" w:space="0" w:color="auto"/>
        <w:right w:val="none" w:sz="0" w:space="0" w:color="auto"/>
      </w:divBdr>
      <w:divsChild>
        <w:div w:id="1661275666">
          <w:marLeft w:val="0"/>
          <w:marRight w:val="240"/>
          <w:marTop w:val="0"/>
          <w:marBottom w:val="0"/>
          <w:divBdr>
            <w:top w:val="none" w:sz="0" w:space="0" w:color="auto"/>
            <w:left w:val="none" w:sz="0" w:space="0" w:color="auto"/>
            <w:bottom w:val="none" w:sz="0" w:space="0" w:color="auto"/>
            <w:right w:val="none" w:sz="0" w:space="0" w:color="auto"/>
          </w:divBdr>
          <w:divsChild>
            <w:div w:id="1895191764">
              <w:marLeft w:val="0"/>
              <w:marRight w:val="0"/>
              <w:marTop w:val="0"/>
              <w:marBottom w:val="0"/>
              <w:divBdr>
                <w:top w:val="none" w:sz="0" w:space="0" w:color="auto"/>
                <w:left w:val="none" w:sz="0" w:space="0" w:color="auto"/>
                <w:bottom w:val="none" w:sz="0" w:space="0" w:color="auto"/>
                <w:right w:val="none" w:sz="0" w:space="0" w:color="auto"/>
              </w:divBdr>
              <w:divsChild>
                <w:div w:id="10842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5027">
          <w:marLeft w:val="0"/>
          <w:marRight w:val="240"/>
          <w:marTop w:val="0"/>
          <w:marBottom w:val="0"/>
          <w:divBdr>
            <w:top w:val="none" w:sz="0" w:space="0" w:color="auto"/>
            <w:left w:val="none" w:sz="0" w:space="0" w:color="auto"/>
            <w:bottom w:val="none" w:sz="0" w:space="0" w:color="auto"/>
            <w:right w:val="none" w:sz="0" w:space="0" w:color="auto"/>
          </w:divBdr>
          <w:divsChild>
            <w:div w:id="722754968">
              <w:marLeft w:val="0"/>
              <w:marRight w:val="0"/>
              <w:marTop w:val="0"/>
              <w:marBottom w:val="0"/>
              <w:divBdr>
                <w:top w:val="none" w:sz="0" w:space="0" w:color="auto"/>
                <w:left w:val="none" w:sz="0" w:space="0" w:color="auto"/>
                <w:bottom w:val="none" w:sz="0" w:space="0" w:color="auto"/>
                <w:right w:val="none" w:sz="0" w:space="0" w:color="auto"/>
              </w:divBdr>
              <w:divsChild>
                <w:div w:id="149128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1261">
          <w:marLeft w:val="0"/>
          <w:marRight w:val="0"/>
          <w:marTop w:val="750"/>
          <w:marBottom w:val="0"/>
          <w:divBdr>
            <w:top w:val="none" w:sz="0" w:space="0" w:color="auto"/>
            <w:left w:val="none" w:sz="0" w:space="0" w:color="auto"/>
            <w:bottom w:val="none" w:sz="0" w:space="0" w:color="auto"/>
            <w:right w:val="none" w:sz="0" w:space="0" w:color="auto"/>
          </w:divBdr>
          <w:divsChild>
            <w:div w:id="1005786627">
              <w:marLeft w:val="0"/>
              <w:marRight w:val="0"/>
              <w:marTop w:val="0"/>
              <w:marBottom w:val="0"/>
              <w:divBdr>
                <w:top w:val="none" w:sz="0" w:space="0" w:color="auto"/>
                <w:left w:val="none" w:sz="0" w:space="0" w:color="auto"/>
                <w:bottom w:val="none" w:sz="0" w:space="0" w:color="auto"/>
                <w:right w:val="none" w:sz="0" w:space="0" w:color="auto"/>
              </w:divBdr>
              <w:divsChild>
                <w:div w:id="546335906">
                  <w:marLeft w:val="0"/>
                  <w:marRight w:val="0"/>
                  <w:marTop w:val="0"/>
                  <w:marBottom w:val="0"/>
                  <w:divBdr>
                    <w:top w:val="none" w:sz="0" w:space="0" w:color="auto"/>
                    <w:left w:val="none" w:sz="0" w:space="0" w:color="auto"/>
                    <w:bottom w:val="none" w:sz="0" w:space="0" w:color="auto"/>
                    <w:right w:val="none" w:sz="0" w:space="0" w:color="auto"/>
                  </w:divBdr>
                  <w:divsChild>
                    <w:div w:id="1952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474890">
      <w:bodyDiv w:val="1"/>
      <w:marLeft w:val="0"/>
      <w:marRight w:val="0"/>
      <w:marTop w:val="0"/>
      <w:marBottom w:val="0"/>
      <w:divBdr>
        <w:top w:val="none" w:sz="0" w:space="0" w:color="auto"/>
        <w:left w:val="none" w:sz="0" w:space="0" w:color="auto"/>
        <w:bottom w:val="none" w:sz="0" w:space="0" w:color="auto"/>
        <w:right w:val="none" w:sz="0" w:space="0" w:color="auto"/>
      </w:divBdr>
    </w:div>
    <w:div w:id="1310551454">
      <w:bodyDiv w:val="1"/>
      <w:marLeft w:val="0"/>
      <w:marRight w:val="0"/>
      <w:marTop w:val="0"/>
      <w:marBottom w:val="0"/>
      <w:divBdr>
        <w:top w:val="none" w:sz="0" w:space="0" w:color="auto"/>
        <w:left w:val="none" w:sz="0" w:space="0" w:color="auto"/>
        <w:bottom w:val="none" w:sz="0" w:space="0" w:color="auto"/>
        <w:right w:val="none" w:sz="0" w:space="0" w:color="auto"/>
      </w:divBdr>
      <w:divsChild>
        <w:div w:id="2091074972">
          <w:marLeft w:val="0"/>
          <w:marRight w:val="240"/>
          <w:marTop w:val="0"/>
          <w:marBottom w:val="0"/>
          <w:divBdr>
            <w:top w:val="none" w:sz="0" w:space="0" w:color="auto"/>
            <w:left w:val="none" w:sz="0" w:space="0" w:color="auto"/>
            <w:bottom w:val="none" w:sz="0" w:space="0" w:color="auto"/>
            <w:right w:val="none" w:sz="0" w:space="0" w:color="auto"/>
          </w:divBdr>
          <w:divsChild>
            <w:div w:id="432436806">
              <w:marLeft w:val="0"/>
              <w:marRight w:val="0"/>
              <w:marTop w:val="0"/>
              <w:marBottom w:val="0"/>
              <w:divBdr>
                <w:top w:val="none" w:sz="0" w:space="0" w:color="auto"/>
                <w:left w:val="none" w:sz="0" w:space="0" w:color="auto"/>
                <w:bottom w:val="none" w:sz="0" w:space="0" w:color="auto"/>
                <w:right w:val="none" w:sz="0" w:space="0" w:color="auto"/>
              </w:divBdr>
              <w:divsChild>
                <w:div w:id="11483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6575">
          <w:marLeft w:val="0"/>
          <w:marRight w:val="240"/>
          <w:marTop w:val="0"/>
          <w:marBottom w:val="0"/>
          <w:divBdr>
            <w:top w:val="none" w:sz="0" w:space="0" w:color="auto"/>
            <w:left w:val="none" w:sz="0" w:space="0" w:color="auto"/>
            <w:bottom w:val="none" w:sz="0" w:space="0" w:color="auto"/>
            <w:right w:val="none" w:sz="0" w:space="0" w:color="auto"/>
          </w:divBdr>
          <w:divsChild>
            <w:div w:id="867527079">
              <w:marLeft w:val="0"/>
              <w:marRight w:val="0"/>
              <w:marTop w:val="0"/>
              <w:marBottom w:val="0"/>
              <w:divBdr>
                <w:top w:val="none" w:sz="0" w:space="0" w:color="auto"/>
                <w:left w:val="none" w:sz="0" w:space="0" w:color="auto"/>
                <w:bottom w:val="none" w:sz="0" w:space="0" w:color="auto"/>
                <w:right w:val="none" w:sz="0" w:space="0" w:color="auto"/>
              </w:divBdr>
              <w:divsChild>
                <w:div w:id="19708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54827">
          <w:marLeft w:val="0"/>
          <w:marRight w:val="0"/>
          <w:marTop w:val="750"/>
          <w:marBottom w:val="0"/>
          <w:divBdr>
            <w:top w:val="none" w:sz="0" w:space="0" w:color="auto"/>
            <w:left w:val="none" w:sz="0" w:space="0" w:color="auto"/>
            <w:bottom w:val="none" w:sz="0" w:space="0" w:color="auto"/>
            <w:right w:val="none" w:sz="0" w:space="0" w:color="auto"/>
          </w:divBdr>
          <w:divsChild>
            <w:div w:id="693001831">
              <w:marLeft w:val="0"/>
              <w:marRight w:val="0"/>
              <w:marTop w:val="0"/>
              <w:marBottom w:val="0"/>
              <w:divBdr>
                <w:top w:val="none" w:sz="0" w:space="0" w:color="auto"/>
                <w:left w:val="none" w:sz="0" w:space="0" w:color="auto"/>
                <w:bottom w:val="none" w:sz="0" w:space="0" w:color="auto"/>
                <w:right w:val="none" w:sz="0" w:space="0" w:color="auto"/>
              </w:divBdr>
              <w:divsChild>
                <w:div w:id="1995330483">
                  <w:marLeft w:val="0"/>
                  <w:marRight w:val="0"/>
                  <w:marTop w:val="0"/>
                  <w:marBottom w:val="0"/>
                  <w:divBdr>
                    <w:top w:val="none" w:sz="0" w:space="0" w:color="auto"/>
                    <w:left w:val="none" w:sz="0" w:space="0" w:color="auto"/>
                    <w:bottom w:val="none" w:sz="0" w:space="0" w:color="auto"/>
                    <w:right w:val="none" w:sz="0" w:space="0" w:color="auto"/>
                  </w:divBdr>
                  <w:divsChild>
                    <w:div w:id="7575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328781">
      <w:bodyDiv w:val="1"/>
      <w:marLeft w:val="0"/>
      <w:marRight w:val="0"/>
      <w:marTop w:val="0"/>
      <w:marBottom w:val="0"/>
      <w:divBdr>
        <w:top w:val="none" w:sz="0" w:space="0" w:color="auto"/>
        <w:left w:val="none" w:sz="0" w:space="0" w:color="auto"/>
        <w:bottom w:val="none" w:sz="0" w:space="0" w:color="auto"/>
        <w:right w:val="none" w:sz="0" w:space="0" w:color="auto"/>
      </w:divBdr>
    </w:div>
    <w:div w:id="1314331798">
      <w:bodyDiv w:val="1"/>
      <w:marLeft w:val="0"/>
      <w:marRight w:val="0"/>
      <w:marTop w:val="0"/>
      <w:marBottom w:val="0"/>
      <w:divBdr>
        <w:top w:val="none" w:sz="0" w:space="0" w:color="auto"/>
        <w:left w:val="none" w:sz="0" w:space="0" w:color="auto"/>
        <w:bottom w:val="none" w:sz="0" w:space="0" w:color="auto"/>
        <w:right w:val="none" w:sz="0" w:space="0" w:color="auto"/>
      </w:divBdr>
    </w:div>
    <w:div w:id="1314482295">
      <w:bodyDiv w:val="1"/>
      <w:marLeft w:val="0"/>
      <w:marRight w:val="0"/>
      <w:marTop w:val="0"/>
      <w:marBottom w:val="0"/>
      <w:divBdr>
        <w:top w:val="none" w:sz="0" w:space="0" w:color="auto"/>
        <w:left w:val="none" w:sz="0" w:space="0" w:color="auto"/>
        <w:bottom w:val="none" w:sz="0" w:space="0" w:color="auto"/>
        <w:right w:val="none" w:sz="0" w:space="0" w:color="auto"/>
      </w:divBdr>
      <w:divsChild>
        <w:div w:id="713890117">
          <w:marLeft w:val="0"/>
          <w:marRight w:val="0"/>
          <w:marTop w:val="0"/>
          <w:marBottom w:val="0"/>
          <w:divBdr>
            <w:top w:val="none" w:sz="0" w:space="0" w:color="auto"/>
            <w:left w:val="none" w:sz="0" w:space="0" w:color="auto"/>
            <w:bottom w:val="none" w:sz="0" w:space="0" w:color="auto"/>
            <w:right w:val="none" w:sz="0" w:space="0" w:color="auto"/>
          </w:divBdr>
          <w:divsChild>
            <w:div w:id="618877769">
              <w:marLeft w:val="0"/>
              <w:marRight w:val="0"/>
              <w:marTop w:val="0"/>
              <w:marBottom w:val="0"/>
              <w:divBdr>
                <w:top w:val="none" w:sz="0" w:space="0" w:color="auto"/>
                <w:left w:val="none" w:sz="0" w:space="0" w:color="auto"/>
                <w:bottom w:val="none" w:sz="0" w:space="0" w:color="auto"/>
                <w:right w:val="none" w:sz="0" w:space="0" w:color="auto"/>
              </w:divBdr>
              <w:divsChild>
                <w:div w:id="10230953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15720917">
      <w:bodyDiv w:val="1"/>
      <w:marLeft w:val="0"/>
      <w:marRight w:val="0"/>
      <w:marTop w:val="0"/>
      <w:marBottom w:val="0"/>
      <w:divBdr>
        <w:top w:val="none" w:sz="0" w:space="0" w:color="auto"/>
        <w:left w:val="none" w:sz="0" w:space="0" w:color="auto"/>
        <w:bottom w:val="none" w:sz="0" w:space="0" w:color="auto"/>
        <w:right w:val="none" w:sz="0" w:space="0" w:color="auto"/>
      </w:divBdr>
      <w:divsChild>
        <w:div w:id="550310088">
          <w:marLeft w:val="0"/>
          <w:marRight w:val="0"/>
          <w:marTop w:val="0"/>
          <w:marBottom w:val="0"/>
          <w:divBdr>
            <w:top w:val="none" w:sz="0" w:space="0" w:color="auto"/>
            <w:left w:val="none" w:sz="0" w:space="0" w:color="auto"/>
            <w:bottom w:val="none" w:sz="0" w:space="0" w:color="auto"/>
            <w:right w:val="none" w:sz="0" w:space="0" w:color="auto"/>
          </w:divBdr>
          <w:divsChild>
            <w:div w:id="447896106">
              <w:marLeft w:val="0"/>
              <w:marRight w:val="0"/>
              <w:marTop w:val="0"/>
              <w:marBottom w:val="0"/>
              <w:divBdr>
                <w:top w:val="none" w:sz="0" w:space="0" w:color="auto"/>
                <w:left w:val="none" w:sz="0" w:space="0" w:color="auto"/>
                <w:bottom w:val="none" w:sz="0" w:space="0" w:color="auto"/>
                <w:right w:val="none" w:sz="0" w:space="0" w:color="auto"/>
              </w:divBdr>
              <w:divsChild>
                <w:div w:id="8513328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76991664">
          <w:marLeft w:val="0"/>
          <w:marRight w:val="0"/>
          <w:marTop w:val="0"/>
          <w:marBottom w:val="0"/>
          <w:divBdr>
            <w:top w:val="none" w:sz="0" w:space="0" w:color="auto"/>
            <w:left w:val="none" w:sz="0" w:space="0" w:color="auto"/>
            <w:bottom w:val="none" w:sz="0" w:space="0" w:color="auto"/>
            <w:right w:val="none" w:sz="0" w:space="0" w:color="auto"/>
          </w:divBdr>
          <w:divsChild>
            <w:div w:id="1651134191">
              <w:marLeft w:val="0"/>
              <w:marRight w:val="0"/>
              <w:marTop w:val="0"/>
              <w:marBottom w:val="0"/>
              <w:divBdr>
                <w:top w:val="none" w:sz="0" w:space="0" w:color="auto"/>
                <w:left w:val="none" w:sz="0" w:space="0" w:color="auto"/>
                <w:bottom w:val="none" w:sz="0" w:space="0" w:color="auto"/>
                <w:right w:val="none" w:sz="0" w:space="0" w:color="auto"/>
              </w:divBdr>
              <w:divsChild>
                <w:div w:id="1972441188">
                  <w:marLeft w:val="0"/>
                  <w:marRight w:val="0"/>
                  <w:marTop w:val="0"/>
                  <w:marBottom w:val="0"/>
                  <w:divBdr>
                    <w:top w:val="none" w:sz="0" w:space="0" w:color="auto"/>
                    <w:left w:val="none" w:sz="0" w:space="0" w:color="auto"/>
                    <w:bottom w:val="none" w:sz="0" w:space="0" w:color="auto"/>
                    <w:right w:val="none" w:sz="0" w:space="0" w:color="auto"/>
                  </w:divBdr>
                  <w:divsChild>
                    <w:div w:id="138035641">
                      <w:marLeft w:val="0"/>
                      <w:marRight w:val="0"/>
                      <w:marTop w:val="0"/>
                      <w:marBottom w:val="0"/>
                      <w:divBdr>
                        <w:top w:val="none" w:sz="0" w:space="0" w:color="auto"/>
                        <w:left w:val="none" w:sz="0" w:space="0" w:color="auto"/>
                        <w:bottom w:val="none" w:sz="0" w:space="0" w:color="auto"/>
                        <w:right w:val="none" w:sz="0" w:space="0" w:color="auto"/>
                      </w:divBdr>
                      <w:divsChild>
                        <w:div w:id="2027517600">
                          <w:marLeft w:val="0"/>
                          <w:marRight w:val="0"/>
                          <w:marTop w:val="0"/>
                          <w:marBottom w:val="0"/>
                          <w:divBdr>
                            <w:top w:val="none" w:sz="0" w:space="0" w:color="auto"/>
                            <w:left w:val="none" w:sz="0" w:space="0" w:color="auto"/>
                            <w:bottom w:val="none" w:sz="0" w:space="0" w:color="auto"/>
                            <w:right w:val="none" w:sz="0" w:space="0" w:color="auto"/>
                          </w:divBdr>
                          <w:divsChild>
                            <w:div w:id="13398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036879">
      <w:bodyDiv w:val="1"/>
      <w:marLeft w:val="0"/>
      <w:marRight w:val="0"/>
      <w:marTop w:val="0"/>
      <w:marBottom w:val="0"/>
      <w:divBdr>
        <w:top w:val="none" w:sz="0" w:space="0" w:color="auto"/>
        <w:left w:val="none" w:sz="0" w:space="0" w:color="auto"/>
        <w:bottom w:val="none" w:sz="0" w:space="0" w:color="auto"/>
        <w:right w:val="none" w:sz="0" w:space="0" w:color="auto"/>
      </w:divBdr>
      <w:divsChild>
        <w:div w:id="1399669994">
          <w:marLeft w:val="0"/>
          <w:marRight w:val="0"/>
          <w:marTop w:val="0"/>
          <w:marBottom w:val="0"/>
          <w:divBdr>
            <w:top w:val="none" w:sz="0" w:space="0" w:color="auto"/>
            <w:left w:val="none" w:sz="0" w:space="0" w:color="auto"/>
            <w:bottom w:val="none" w:sz="0" w:space="0" w:color="auto"/>
            <w:right w:val="none" w:sz="0" w:space="0" w:color="auto"/>
          </w:divBdr>
          <w:divsChild>
            <w:div w:id="794761930">
              <w:marLeft w:val="0"/>
              <w:marRight w:val="0"/>
              <w:marTop w:val="0"/>
              <w:marBottom w:val="0"/>
              <w:divBdr>
                <w:top w:val="none" w:sz="0" w:space="0" w:color="auto"/>
                <w:left w:val="none" w:sz="0" w:space="0" w:color="auto"/>
                <w:bottom w:val="none" w:sz="0" w:space="0" w:color="auto"/>
                <w:right w:val="none" w:sz="0" w:space="0" w:color="auto"/>
              </w:divBdr>
              <w:divsChild>
                <w:div w:id="1254970238">
                  <w:marLeft w:val="0"/>
                  <w:marRight w:val="0"/>
                  <w:marTop w:val="0"/>
                  <w:marBottom w:val="0"/>
                  <w:divBdr>
                    <w:top w:val="none" w:sz="0" w:space="0" w:color="auto"/>
                    <w:left w:val="none" w:sz="0" w:space="0" w:color="auto"/>
                    <w:bottom w:val="none" w:sz="0" w:space="0" w:color="auto"/>
                    <w:right w:val="none" w:sz="0" w:space="0" w:color="auto"/>
                  </w:divBdr>
                  <w:divsChild>
                    <w:div w:id="537863116">
                      <w:marLeft w:val="0"/>
                      <w:marRight w:val="0"/>
                      <w:marTop w:val="0"/>
                      <w:marBottom w:val="0"/>
                      <w:divBdr>
                        <w:top w:val="none" w:sz="0" w:space="0" w:color="auto"/>
                        <w:left w:val="none" w:sz="0" w:space="0" w:color="auto"/>
                        <w:bottom w:val="none" w:sz="0" w:space="0" w:color="auto"/>
                        <w:right w:val="none" w:sz="0" w:space="0" w:color="auto"/>
                      </w:divBdr>
                      <w:divsChild>
                        <w:div w:id="1359038970">
                          <w:marLeft w:val="0"/>
                          <w:marRight w:val="0"/>
                          <w:marTop w:val="0"/>
                          <w:marBottom w:val="0"/>
                          <w:divBdr>
                            <w:top w:val="none" w:sz="0" w:space="0" w:color="auto"/>
                            <w:left w:val="none" w:sz="0" w:space="0" w:color="auto"/>
                            <w:bottom w:val="none" w:sz="0" w:space="0" w:color="auto"/>
                            <w:right w:val="none" w:sz="0" w:space="0" w:color="auto"/>
                          </w:divBdr>
                          <w:divsChild>
                            <w:div w:id="1136222924">
                              <w:marLeft w:val="0"/>
                              <w:marRight w:val="0"/>
                              <w:marTop w:val="0"/>
                              <w:marBottom w:val="0"/>
                              <w:divBdr>
                                <w:top w:val="none" w:sz="0" w:space="0" w:color="auto"/>
                                <w:left w:val="none" w:sz="0" w:space="0" w:color="auto"/>
                                <w:bottom w:val="none" w:sz="0" w:space="0" w:color="auto"/>
                                <w:right w:val="none" w:sz="0" w:space="0" w:color="auto"/>
                              </w:divBdr>
                              <w:divsChild>
                                <w:div w:id="1716155028">
                                  <w:marLeft w:val="0"/>
                                  <w:marRight w:val="0"/>
                                  <w:marTop w:val="0"/>
                                  <w:marBottom w:val="0"/>
                                  <w:divBdr>
                                    <w:top w:val="none" w:sz="0" w:space="0" w:color="auto"/>
                                    <w:left w:val="none" w:sz="0" w:space="0" w:color="auto"/>
                                    <w:bottom w:val="none" w:sz="0" w:space="0" w:color="auto"/>
                                    <w:right w:val="none" w:sz="0" w:space="0" w:color="auto"/>
                                  </w:divBdr>
                                  <w:divsChild>
                                    <w:div w:id="2063404592">
                                      <w:marLeft w:val="0"/>
                                      <w:marRight w:val="0"/>
                                      <w:marTop w:val="0"/>
                                      <w:marBottom w:val="0"/>
                                      <w:divBdr>
                                        <w:top w:val="none" w:sz="0" w:space="0" w:color="auto"/>
                                        <w:left w:val="none" w:sz="0" w:space="0" w:color="auto"/>
                                        <w:bottom w:val="none" w:sz="0" w:space="0" w:color="auto"/>
                                        <w:right w:val="none" w:sz="0" w:space="0" w:color="auto"/>
                                      </w:divBdr>
                                      <w:divsChild>
                                        <w:div w:id="1502432164">
                                          <w:marLeft w:val="0"/>
                                          <w:marRight w:val="0"/>
                                          <w:marTop w:val="0"/>
                                          <w:marBottom w:val="0"/>
                                          <w:divBdr>
                                            <w:top w:val="none" w:sz="0" w:space="0" w:color="auto"/>
                                            <w:left w:val="none" w:sz="0" w:space="0" w:color="auto"/>
                                            <w:bottom w:val="none" w:sz="0" w:space="0" w:color="auto"/>
                                            <w:right w:val="none" w:sz="0" w:space="0" w:color="auto"/>
                                          </w:divBdr>
                                          <w:divsChild>
                                            <w:div w:id="1742217307">
                                              <w:marLeft w:val="0"/>
                                              <w:marRight w:val="0"/>
                                              <w:marTop w:val="0"/>
                                              <w:marBottom w:val="0"/>
                                              <w:divBdr>
                                                <w:top w:val="none" w:sz="0" w:space="0" w:color="auto"/>
                                                <w:left w:val="none" w:sz="0" w:space="0" w:color="auto"/>
                                                <w:bottom w:val="none" w:sz="0" w:space="0" w:color="auto"/>
                                                <w:right w:val="none" w:sz="0" w:space="0" w:color="auto"/>
                                              </w:divBdr>
                                              <w:divsChild>
                                                <w:div w:id="500662258">
                                                  <w:marLeft w:val="0"/>
                                                  <w:marRight w:val="0"/>
                                                  <w:marTop w:val="0"/>
                                                  <w:marBottom w:val="0"/>
                                                  <w:divBdr>
                                                    <w:top w:val="none" w:sz="0" w:space="0" w:color="auto"/>
                                                    <w:left w:val="none" w:sz="0" w:space="0" w:color="auto"/>
                                                    <w:bottom w:val="none" w:sz="0" w:space="0" w:color="auto"/>
                                                    <w:right w:val="none" w:sz="0" w:space="0" w:color="auto"/>
                                                  </w:divBdr>
                                                  <w:divsChild>
                                                    <w:div w:id="1570456651">
                                                      <w:marLeft w:val="0"/>
                                                      <w:marRight w:val="0"/>
                                                      <w:marTop w:val="0"/>
                                                      <w:marBottom w:val="0"/>
                                                      <w:divBdr>
                                                        <w:top w:val="none" w:sz="0" w:space="0" w:color="auto"/>
                                                        <w:left w:val="none" w:sz="0" w:space="0" w:color="auto"/>
                                                        <w:bottom w:val="none" w:sz="0" w:space="0" w:color="auto"/>
                                                        <w:right w:val="none" w:sz="0" w:space="0" w:color="auto"/>
                                                      </w:divBdr>
                                                      <w:divsChild>
                                                        <w:div w:id="813446590">
                                                          <w:marLeft w:val="0"/>
                                                          <w:marRight w:val="0"/>
                                                          <w:marTop w:val="0"/>
                                                          <w:marBottom w:val="0"/>
                                                          <w:divBdr>
                                                            <w:top w:val="none" w:sz="0" w:space="0" w:color="auto"/>
                                                            <w:left w:val="none" w:sz="0" w:space="0" w:color="auto"/>
                                                            <w:bottom w:val="none" w:sz="0" w:space="0" w:color="auto"/>
                                                            <w:right w:val="none" w:sz="0" w:space="0" w:color="auto"/>
                                                          </w:divBdr>
                                                          <w:divsChild>
                                                            <w:div w:id="1161386043">
                                                              <w:marLeft w:val="0"/>
                                                              <w:marRight w:val="0"/>
                                                              <w:marTop w:val="0"/>
                                                              <w:marBottom w:val="0"/>
                                                              <w:divBdr>
                                                                <w:top w:val="none" w:sz="0" w:space="0" w:color="auto"/>
                                                                <w:left w:val="none" w:sz="0" w:space="0" w:color="auto"/>
                                                                <w:bottom w:val="none" w:sz="0" w:space="0" w:color="auto"/>
                                                                <w:right w:val="none" w:sz="0" w:space="0" w:color="auto"/>
                                                              </w:divBdr>
                                                              <w:divsChild>
                                                                <w:div w:id="858667954">
                                                                  <w:marLeft w:val="0"/>
                                                                  <w:marRight w:val="0"/>
                                                                  <w:marTop w:val="0"/>
                                                                  <w:marBottom w:val="0"/>
                                                                  <w:divBdr>
                                                                    <w:top w:val="none" w:sz="0" w:space="0" w:color="auto"/>
                                                                    <w:left w:val="none" w:sz="0" w:space="0" w:color="auto"/>
                                                                    <w:bottom w:val="none" w:sz="0" w:space="0" w:color="auto"/>
                                                                    <w:right w:val="none" w:sz="0" w:space="0" w:color="auto"/>
                                                                  </w:divBdr>
                                                                  <w:divsChild>
                                                                    <w:div w:id="4161743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70451249">
                                                              <w:marLeft w:val="0"/>
                                                              <w:marRight w:val="0"/>
                                                              <w:marTop w:val="0"/>
                                                              <w:marBottom w:val="0"/>
                                                              <w:divBdr>
                                                                <w:top w:val="none" w:sz="0" w:space="0" w:color="auto"/>
                                                                <w:left w:val="none" w:sz="0" w:space="0" w:color="auto"/>
                                                                <w:bottom w:val="none" w:sz="0" w:space="0" w:color="auto"/>
                                                                <w:right w:val="none" w:sz="0" w:space="0" w:color="auto"/>
                                                              </w:divBdr>
                                                              <w:divsChild>
                                                                <w:div w:id="1885946650">
                                                                  <w:marLeft w:val="0"/>
                                                                  <w:marRight w:val="0"/>
                                                                  <w:marTop w:val="0"/>
                                                                  <w:marBottom w:val="0"/>
                                                                  <w:divBdr>
                                                                    <w:top w:val="none" w:sz="0" w:space="0" w:color="auto"/>
                                                                    <w:left w:val="none" w:sz="0" w:space="0" w:color="auto"/>
                                                                    <w:bottom w:val="none" w:sz="0" w:space="0" w:color="auto"/>
                                                                    <w:right w:val="none" w:sz="0" w:space="0" w:color="auto"/>
                                                                  </w:divBdr>
                                                                  <w:divsChild>
                                                                    <w:div w:id="16321755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4051809">
                                                              <w:marLeft w:val="0"/>
                                                              <w:marRight w:val="0"/>
                                                              <w:marTop w:val="0"/>
                                                              <w:marBottom w:val="0"/>
                                                              <w:divBdr>
                                                                <w:top w:val="none" w:sz="0" w:space="0" w:color="auto"/>
                                                                <w:left w:val="none" w:sz="0" w:space="0" w:color="auto"/>
                                                                <w:bottom w:val="none" w:sz="0" w:space="0" w:color="auto"/>
                                                                <w:right w:val="none" w:sz="0" w:space="0" w:color="auto"/>
                                                              </w:divBdr>
                                                              <w:divsChild>
                                                                <w:div w:id="679089632">
                                                                  <w:marLeft w:val="0"/>
                                                                  <w:marRight w:val="0"/>
                                                                  <w:marTop w:val="0"/>
                                                                  <w:marBottom w:val="0"/>
                                                                  <w:divBdr>
                                                                    <w:top w:val="none" w:sz="0" w:space="0" w:color="auto"/>
                                                                    <w:left w:val="none" w:sz="0" w:space="0" w:color="auto"/>
                                                                    <w:bottom w:val="none" w:sz="0" w:space="0" w:color="auto"/>
                                                                    <w:right w:val="none" w:sz="0" w:space="0" w:color="auto"/>
                                                                  </w:divBdr>
                                                                  <w:divsChild>
                                                                    <w:div w:id="644507715">
                                                                      <w:marLeft w:val="-420"/>
                                                                      <w:marRight w:val="0"/>
                                                                      <w:marTop w:val="0"/>
                                                                      <w:marBottom w:val="0"/>
                                                                      <w:divBdr>
                                                                        <w:top w:val="none" w:sz="0" w:space="0" w:color="auto"/>
                                                                        <w:left w:val="none" w:sz="0" w:space="0" w:color="auto"/>
                                                                        <w:bottom w:val="none" w:sz="0" w:space="0" w:color="auto"/>
                                                                        <w:right w:val="none" w:sz="0" w:space="0" w:color="auto"/>
                                                                      </w:divBdr>
                                                                      <w:divsChild>
                                                                        <w:div w:id="1345784880">
                                                                          <w:marLeft w:val="0"/>
                                                                          <w:marRight w:val="0"/>
                                                                          <w:marTop w:val="0"/>
                                                                          <w:marBottom w:val="0"/>
                                                                          <w:divBdr>
                                                                            <w:top w:val="none" w:sz="0" w:space="0" w:color="auto"/>
                                                                            <w:left w:val="none" w:sz="0" w:space="0" w:color="auto"/>
                                                                            <w:bottom w:val="none" w:sz="0" w:space="0" w:color="auto"/>
                                                                            <w:right w:val="none" w:sz="0" w:space="0" w:color="auto"/>
                                                                          </w:divBdr>
                                                                          <w:divsChild>
                                                                            <w:div w:id="1593467436">
                                                                              <w:marLeft w:val="0"/>
                                                                              <w:marRight w:val="0"/>
                                                                              <w:marTop w:val="0"/>
                                                                              <w:marBottom w:val="0"/>
                                                                              <w:divBdr>
                                                                                <w:top w:val="none" w:sz="0" w:space="0" w:color="auto"/>
                                                                                <w:left w:val="none" w:sz="0" w:space="0" w:color="auto"/>
                                                                                <w:bottom w:val="none" w:sz="0" w:space="0" w:color="auto"/>
                                                                                <w:right w:val="none" w:sz="0" w:space="0" w:color="auto"/>
                                                                              </w:divBdr>
                                                                              <w:divsChild>
                                                                                <w:div w:id="2070761259">
                                                                                  <w:marLeft w:val="0"/>
                                                                                  <w:marRight w:val="0"/>
                                                                                  <w:marTop w:val="0"/>
                                                                                  <w:marBottom w:val="0"/>
                                                                                  <w:divBdr>
                                                                                    <w:top w:val="none" w:sz="0" w:space="0" w:color="auto"/>
                                                                                    <w:left w:val="none" w:sz="0" w:space="0" w:color="auto"/>
                                                                                    <w:bottom w:val="none" w:sz="0" w:space="0" w:color="auto"/>
                                                                                    <w:right w:val="none" w:sz="0" w:space="0" w:color="auto"/>
                                                                                  </w:divBdr>
                                                                                </w:div>
                                                                                <w:div w:id="12438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43025">
                                                                      <w:marLeft w:val="-420"/>
                                                                      <w:marRight w:val="0"/>
                                                                      <w:marTop w:val="0"/>
                                                                      <w:marBottom w:val="0"/>
                                                                      <w:divBdr>
                                                                        <w:top w:val="none" w:sz="0" w:space="0" w:color="auto"/>
                                                                        <w:left w:val="none" w:sz="0" w:space="0" w:color="auto"/>
                                                                        <w:bottom w:val="none" w:sz="0" w:space="0" w:color="auto"/>
                                                                        <w:right w:val="none" w:sz="0" w:space="0" w:color="auto"/>
                                                                      </w:divBdr>
                                                                      <w:divsChild>
                                                                        <w:div w:id="2137327705">
                                                                          <w:marLeft w:val="0"/>
                                                                          <w:marRight w:val="0"/>
                                                                          <w:marTop w:val="0"/>
                                                                          <w:marBottom w:val="0"/>
                                                                          <w:divBdr>
                                                                            <w:top w:val="none" w:sz="0" w:space="0" w:color="auto"/>
                                                                            <w:left w:val="none" w:sz="0" w:space="0" w:color="auto"/>
                                                                            <w:bottom w:val="none" w:sz="0" w:space="0" w:color="auto"/>
                                                                            <w:right w:val="none" w:sz="0" w:space="0" w:color="auto"/>
                                                                          </w:divBdr>
                                                                          <w:divsChild>
                                                                            <w:div w:id="177818956">
                                                                              <w:marLeft w:val="0"/>
                                                                              <w:marRight w:val="0"/>
                                                                              <w:marTop w:val="0"/>
                                                                              <w:marBottom w:val="0"/>
                                                                              <w:divBdr>
                                                                                <w:top w:val="none" w:sz="0" w:space="0" w:color="auto"/>
                                                                                <w:left w:val="none" w:sz="0" w:space="0" w:color="auto"/>
                                                                                <w:bottom w:val="none" w:sz="0" w:space="0" w:color="auto"/>
                                                                                <w:right w:val="none" w:sz="0" w:space="0" w:color="auto"/>
                                                                              </w:divBdr>
                                                                              <w:divsChild>
                                                                                <w:div w:id="2124768940">
                                                                                  <w:marLeft w:val="0"/>
                                                                                  <w:marRight w:val="0"/>
                                                                                  <w:marTop w:val="0"/>
                                                                                  <w:marBottom w:val="0"/>
                                                                                  <w:divBdr>
                                                                                    <w:top w:val="none" w:sz="0" w:space="0" w:color="auto"/>
                                                                                    <w:left w:val="none" w:sz="0" w:space="0" w:color="auto"/>
                                                                                    <w:bottom w:val="none" w:sz="0" w:space="0" w:color="auto"/>
                                                                                    <w:right w:val="none" w:sz="0" w:space="0" w:color="auto"/>
                                                                                  </w:divBdr>
                                                                                </w:div>
                                                                                <w:div w:id="17822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375211">
                                                                      <w:marLeft w:val="-420"/>
                                                                      <w:marRight w:val="0"/>
                                                                      <w:marTop w:val="0"/>
                                                                      <w:marBottom w:val="0"/>
                                                                      <w:divBdr>
                                                                        <w:top w:val="none" w:sz="0" w:space="0" w:color="auto"/>
                                                                        <w:left w:val="none" w:sz="0" w:space="0" w:color="auto"/>
                                                                        <w:bottom w:val="none" w:sz="0" w:space="0" w:color="auto"/>
                                                                        <w:right w:val="none" w:sz="0" w:space="0" w:color="auto"/>
                                                                      </w:divBdr>
                                                                      <w:divsChild>
                                                                        <w:div w:id="818838354">
                                                                          <w:marLeft w:val="0"/>
                                                                          <w:marRight w:val="0"/>
                                                                          <w:marTop w:val="0"/>
                                                                          <w:marBottom w:val="0"/>
                                                                          <w:divBdr>
                                                                            <w:top w:val="none" w:sz="0" w:space="0" w:color="auto"/>
                                                                            <w:left w:val="none" w:sz="0" w:space="0" w:color="auto"/>
                                                                            <w:bottom w:val="none" w:sz="0" w:space="0" w:color="auto"/>
                                                                            <w:right w:val="none" w:sz="0" w:space="0" w:color="auto"/>
                                                                          </w:divBdr>
                                                                          <w:divsChild>
                                                                            <w:div w:id="886532028">
                                                                              <w:marLeft w:val="0"/>
                                                                              <w:marRight w:val="0"/>
                                                                              <w:marTop w:val="0"/>
                                                                              <w:marBottom w:val="0"/>
                                                                              <w:divBdr>
                                                                                <w:top w:val="none" w:sz="0" w:space="0" w:color="auto"/>
                                                                                <w:left w:val="none" w:sz="0" w:space="0" w:color="auto"/>
                                                                                <w:bottom w:val="none" w:sz="0" w:space="0" w:color="auto"/>
                                                                                <w:right w:val="none" w:sz="0" w:space="0" w:color="auto"/>
                                                                              </w:divBdr>
                                                                              <w:divsChild>
                                                                                <w:div w:id="1032613663">
                                                                                  <w:marLeft w:val="0"/>
                                                                                  <w:marRight w:val="0"/>
                                                                                  <w:marTop w:val="0"/>
                                                                                  <w:marBottom w:val="0"/>
                                                                                  <w:divBdr>
                                                                                    <w:top w:val="none" w:sz="0" w:space="0" w:color="auto"/>
                                                                                    <w:left w:val="none" w:sz="0" w:space="0" w:color="auto"/>
                                                                                    <w:bottom w:val="none" w:sz="0" w:space="0" w:color="auto"/>
                                                                                    <w:right w:val="none" w:sz="0" w:space="0" w:color="auto"/>
                                                                                  </w:divBdr>
                                                                                </w:div>
                                                                                <w:div w:id="5715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51962">
                                                                      <w:marLeft w:val="-420"/>
                                                                      <w:marRight w:val="0"/>
                                                                      <w:marTop w:val="0"/>
                                                                      <w:marBottom w:val="0"/>
                                                                      <w:divBdr>
                                                                        <w:top w:val="none" w:sz="0" w:space="0" w:color="auto"/>
                                                                        <w:left w:val="none" w:sz="0" w:space="0" w:color="auto"/>
                                                                        <w:bottom w:val="none" w:sz="0" w:space="0" w:color="auto"/>
                                                                        <w:right w:val="none" w:sz="0" w:space="0" w:color="auto"/>
                                                                      </w:divBdr>
                                                                      <w:divsChild>
                                                                        <w:div w:id="1129082889">
                                                                          <w:marLeft w:val="0"/>
                                                                          <w:marRight w:val="0"/>
                                                                          <w:marTop w:val="0"/>
                                                                          <w:marBottom w:val="0"/>
                                                                          <w:divBdr>
                                                                            <w:top w:val="none" w:sz="0" w:space="0" w:color="auto"/>
                                                                            <w:left w:val="none" w:sz="0" w:space="0" w:color="auto"/>
                                                                            <w:bottom w:val="none" w:sz="0" w:space="0" w:color="auto"/>
                                                                            <w:right w:val="none" w:sz="0" w:space="0" w:color="auto"/>
                                                                          </w:divBdr>
                                                                          <w:divsChild>
                                                                            <w:div w:id="676885090">
                                                                              <w:marLeft w:val="0"/>
                                                                              <w:marRight w:val="0"/>
                                                                              <w:marTop w:val="0"/>
                                                                              <w:marBottom w:val="0"/>
                                                                              <w:divBdr>
                                                                                <w:top w:val="none" w:sz="0" w:space="0" w:color="auto"/>
                                                                                <w:left w:val="none" w:sz="0" w:space="0" w:color="auto"/>
                                                                                <w:bottom w:val="none" w:sz="0" w:space="0" w:color="auto"/>
                                                                                <w:right w:val="none" w:sz="0" w:space="0" w:color="auto"/>
                                                                              </w:divBdr>
                                                                              <w:divsChild>
                                                                                <w:div w:id="1246570768">
                                                                                  <w:marLeft w:val="0"/>
                                                                                  <w:marRight w:val="0"/>
                                                                                  <w:marTop w:val="0"/>
                                                                                  <w:marBottom w:val="0"/>
                                                                                  <w:divBdr>
                                                                                    <w:top w:val="none" w:sz="0" w:space="0" w:color="auto"/>
                                                                                    <w:left w:val="none" w:sz="0" w:space="0" w:color="auto"/>
                                                                                    <w:bottom w:val="none" w:sz="0" w:space="0" w:color="auto"/>
                                                                                    <w:right w:val="none" w:sz="0" w:space="0" w:color="auto"/>
                                                                                  </w:divBdr>
                                                                                </w:div>
                                                                                <w:div w:id="17754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67576">
                                                                      <w:marLeft w:val="-420"/>
                                                                      <w:marRight w:val="0"/>
                                                                      <w:marTop w:val="0"/>
                                                                      <w:marBottom w:val="0"/>
                                                                      <w:divBdr>
                                                                        <w:top w:val="none" w:sz="0" w:space="0" w:color="auto"/>
                                                                        <w:left w:val="none" w:sz="0" w:space="0" w:color="auto"/>
                                                                        <w:bottom w:val="none" w:sz="0" w:space="0" w:color="auto"/>
                                                                        <w:right w:val="none" w:sz="0" w:space="0" w:color="auto"/>
                                                                      </w:divBdr>
                                                                      <w:divsChild>
                                                                        <w:div w:id="1751124055">
                                                                          <w:marLeft w:val="0"/>
                                                                          <w:marRight w:val="0"/>
                                                                          <w:marTop w:val="0"/>
                                                                          <w:marBottom w:val="0"/>
                                                                          <w:divBdr>
                                                                            <w:top w:val="none" w:sz="0" w:space="0" w:color="auto"/>
                                                                            <w:left w:val="none" w:sz="0" w:space="0" w:color="auto"/>
                                                                            <w:bottom w:val="none" w:sz="0" w:space="0" w:color="auto"/>
                                                                            <w:right w:val="none" w:sz="0" w:space="0" w:color="auto"/>
                                                                          </w:divBdr>
                                                                          <w:divsChild>
                                                                            <w:div w:id="209731704">
                                                                              <w:marLeft w:val="0"/>
                                                                              <w:marRight w:val="0"/>
                                                                              <w:marTop w:val="0"/>
                                                                              <w:marBottom w:val="0"/>
                                                                              <w:divBdr>
                                                                                <w:top w:val="none" w:sz="0" w:space="0" w:color="auto"/>
                                                                                <w:left w:val="none" w:sz="0" w:space="0" w:color="auto"/>
                                                                                <w:bottom w:val="none" w:sz="0" w:space="0" w:color="auto"/>
                                                                                <w:right w:val="none" w:sz="0" w:space="0" w:color="auto"/>
                                                                              </w:divBdr>
                                                                              <w:divsChild>
                                                                                <w:div w:id="493255172">
                                                                                  <w:marLeft w:val="0"/>
                                                                                  <w:marRight w:val="0"/>
                                                                                  <w:marTop w:val="0"/>
                                                                                  <w:marBottom w:val="0"/>
                                                                                  <w:divBdr>
                                                                                    <w:top w:val="none" w:sz="0" w:space="0" w:color="auto"/>
                                                                                    <w:left w:val="none" w:sz="0" w:space="0" w:color="auto"/>
                                                                                    <w:bottom w:val="none" w:sz="0" w:space="0" w:color="auto"/>
                                                                                    <w:right w:val="none" w:sz="0" w:space="0" w:color="auto"/>
                                                                                  </w:divBdr>
                                                                                </w:div>
                                                                                <w:div w:id="3589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071718">
                                                  <w:marLeft w:val="0"/>
                                                  <w:marRight w:val="0"/>
                                                  <w:marTop w:val="0"/>
                                                  <w:marBottom w:val="0"/>
                                                  <w:divBdr>
                                                    <w:top w:val="none" w:sz="0" w:space="0" w:color="auto"/>
                                                    <w:left w:val="none" w:sz="0" w:space="0" w:color="auto"/>
                                                    <w:bottom w:val="none" w:sz="0" w:space="0" w:color="auto"/>
                                                    <w:right w:val="none" w:sz="0" w:space="0" w:color="auto"/>
                                                  </w:divBdr>
                                                  <w:divsChild>
                                                    <w:div w:id="1032145814">
                                                      <w:marLeft w:val="0"/>
                                                      <w:marRight w:val="0"/>
                                                      <w:marTop w:val="0"/>
                                                      <w:marBottom w:val="0"/>
                                                      <w:divBdr>
                                                        <w:top w:val="none" w:sz="0" w:space="0" w:color="auto"/>
                                                        <w:left w:val="none" w:sz="0" w:space="0" w:color="auto"/>
                                                        <w:bottom w:val="none" w:sz="0" w:space="0" w:color="auto"/>
                                                        <w:right w:val="none" w:sz="0" w:space="0" w:color="auto"/>
                                                      </w:divBdr>
                                                      <w:divsChild>
                                                        <w:div w:id="125050560">
                                                          <w:marLeft w:val="0"/>
                                                          <w:marRight w:val="0"/>
                                                          <w:marTop w:val="0"/>
                                                          <w:marBottom w:val="0"/>
                                                          <w:divBdr>
                                                            <w:top w:val="none" w:sz="0" w:space="0" w:color="auto"/>
                                                            <w:left w:val="none" w:sz="0" w:space="0" w:color="auto"/>
                                                            <w:bottom w:val="none" w:sz="0" w:space="0" w:color="auto"/>
                                                            <w:right w:val="none" w:sz="0" w:space="0" w:color="auto"/>
                                                          </w:divBdr>
                                                          <w:divsChild>
                                                            <w:div w:id="314914286">
                                                              <w:marLeft w:val="0"/>
                                                              <w:marRight w:val="0"/>
                                                              <w:marTop w:val="0"/>
                                                              <w:marBottom w:val="0"/>
                                                              <w:divBdr>
                                                                <w:top w:val="none" w:sz="0" w:space="0" w:color="auto"/>
                                                                <w:left w:val="none" w:sz="0" w:space="0" w:color="auto"/>
                                                                <w:bottom w:val="none" w:sz="0" w:space="0" w:color="auto"/>
                                                                <w:right w:val="none" w:sz="0" w:space="0" w:color="auto"/>
                                                              </w:divBdr>
                                                              <w:divsChild>
                                                                <w:div w:id="209730771">
                                                                  <w:marLeft w:val="0"/>
                                                                  <w:marRight w:val="0"/>
                                                                  <w:marTop w:val="0"/>
                                                                  <w:marBottom w:val="300"/>
                                                                  <w:divBdr>
                                                                    <w:top w:val="none" w:sz="0" w:space="0" w:color="auto"/>
                                                                    <w:left w:val="none" w:sz="0" w:space="0" w:color="auto"/>
                                                                    <w:bottom w:val="none" w:sz="0" w:space="0" w:color="auto"/>
                                                                    <w:right w:val="none" w:sz="0" w:space="0" w:color="auto"/>
                                                                  </w:divBdr>
                                                                  <w:divsChild>
                                                                    <w:div w:id="1472626597">
                                                                      <w:marLeft w:val="0"/>
                                                                      <w:marRight w:val="0"/>
                                                                      <w:marTop w:val="0"/>
                                                                      <w:marBottom w:val="0"/>
                                                                      <w:divBdr>
                                                                        <w:top w:val="none" w:sz="0" w:space="0" w:color="auto"/>
                                                                        <w:left w:val="none" w:sz="0" w:space="0" w:color="auto"/>
                                                                        <w:bottom w:val="none" w:sz="0" w:space="0" w:color="auto"/>
                                                                        <w:right w:val="none" w:sz="0" w:space="0" w:color="auto"/>
                                                                      </w:divBdr>
                                                                      <w:divsChild>
                                                                        <w:div w:id="1997420100">
                                                                          <w:marLeft w:val="0"/>
                                                                          <w:marRight w:val="0"/>
                                                                          <w:marTop w:val="0"/>
                                                                          <w:marBottom w:val="0"/>
                                                                          <w:divBdr>
                                                                            <w:top w:val="none" w:sz="0" w:space="0" w:color="auto"/>
                                                                            <w:left w:val="none" w:sz="0" w:space="0" w:color="auto"/>
                                                                            <w:bottom w:val="none" w:sz="0" w:space="0" w:color="auto"/>
                                                                            <w:right w:val="none" w:sz="0" w:space="0" w:color="auto"/>
                                                                          </w:divBdr>
                                                                          <w:divsChild>
                                                                            <w:div w:id="764571515">
                                                                              <w:marLeft w:val="0"/>
                                                                              <w:marRight w:val="0"/>
                                                                              <w:marTop w:val="0"/>
                                                                              <w:marBottom w:val="0"/>
                                                                              <w:divBdr>
                                                                                <w:top w:val="none" w:sz="0" w:space="0" w:color="auto"/>
                                                                                <w:left w:val="none" w:sz="0" w:space="0" w:color="auto"/>
                                                                                <w:bottom w:val="none" w:sz="0" w:space="0" w:color="auto"/>
                                                                                <w:right w:val="none" w:sz="0" w:space="0" w:color="auto"/>
                                                                              </w:divBdr>
                                                                              <w:divsChild>
                                                                                <w:div w:id="843010415">
                                                                                  <w:marLeft w:val="0"/>
                                                                                  <w:marRight w:val="0"/>
                                                                                  <w:marTop w:val="0"/>
                                                                                  <w:marBottom w:val="0"/>
                                                                                  <w:divBdr>
                                                                                    <w:top w:val="none" w:sz="0" w:space="0" w:color="auto"/>
                                                                                    <w:left w:val="none" w:sz="0" w:space="0" w:color="auto"/>
                                                                                    <w:bottom w:val="none" w:sz="0" w:space="0" w:color="auto"/>
                                                                                    <w:right w:val="none" w:sz="0" w:space="0" w:color="auto"/>
                                                                                  </w:divBdr>
                                                                                  <w:divsChild>
                                                                                    <w:div w:id="395906540">
                                                                                      <w:marLeft w:val="0"/>
                                                                                      <w:marRight w:val="0"/>
                                                                                      <w:marTop w:val="0"/>
                                                                                      <w:marBottom w:val="0"/>
                                                                                      <w:divBdr>
                                                                                        <w:top w:val="none" w:sz="0" w:space="0" w:color="auto"/>
                                                                                        <w:left w:val="none" w:sz="0" w:space="0" w:color="auto"/>
                                                                                        <w:bottom w:val="none" w:sz="0" w:space="0" w:color="auto"/>
                                                                                        <w:right w:val="none" w:sz="0" w:space="0" w:color="auto"/>
                                                                                      </w:divBdr>
                                                                                      <w:divsChild>
                                                                                        <w:div w:id="1088699569">
                                                                                          <w:marLeft w:val="0"/>
                                                                                          <w:marRight w:val="0"/>
                                                                                          <w:marTop w:val="0"/>
                                                                                          <w:marBottom w:val="0"/>
                                                                                          <w:divBdr>
                                                                                            <w:top w:val="none" w:sz="0" w:space="0" w:color="auto"/>
                                                                                            <w:left w:val="none" w:sz="0" w:space="0" w:color="auto"/>
                                                                                            <w:bottom w:val="none" w:sz="0" w:space="0" w:color="auto"/>
                                                                                            <w:right w:val="none" w:sz="0" w:space="0" w:color="auto"/>
                                                                                          </w:divBdr>
                                                                                          <w:divsChild>
                                                                                            <w:div w:id="2013336997">
                                                                                              <w:marLeft w:val="0"/>
                                                                                              <w:marRight w:val="0"/>
                                                                                              <w:marTop w:val="0"/>
                                                                                              <w:marBottom w:val="60"/>
                                                                                              <w:divBdr>
                                                                                                <w:top w:val="none" w:sz="0" w:space="0" w:color="auto"/>
                                                                                                <w:left w:val="none" w:sz="0" w:space="0" w:color="auto"/>
                                                                                                <w:bottom w:val="none" w:sz="0" w:space="0" w:color="auto"/>
                                                                                                <w:right w:val="none" w:sz="0" w:space="0" w:color="auto"/>
                                                                                              </w:divBdr>
                                                                                            </w:div>
                                                                                            <w:div w:id="1556742448">
                                                                                              <w:marLeft w:val="0"/>
                                                                                              <w:marRight w:val="0"/>
                                                                                              <w:marTop w:val="0"/>
                                                                                              <w:marBottom w:val="120"/>
                                                                                              <w:divBdr>
                                                                                                <w:top w:val="none" w:sz="0" w:space="0" w:color="auto"/>
                                                                                                <w:left w:val="none" w:sz="0" w:space="0" w:color="auto"/>
                                                                                                <w:bottom w:val="none" w:sz="0" w:space="0" w:color="auto"/>
                                                                                                <w:right w:val="none" w:sz="0" w:space="0" w:color="auto"/>
                                                                                              </w:divBdr>
                                                                                            </w:div>
                                                                                            <w:div w:id="1001547451">
                                                                                              <w:marLeft w:val="0"/>
                                                                                              <w:marRight w:val="0"/>
                                                                                              <w:marTop w:val="0"/>
                                                                                              <w:marBottom w:val="0"/>
                                                                                              <w:divBdr>
                                                                                                <w:top w:val="none" w:sz="0" w:space="0" w:color="auto"/>
                                                                                                <w:left w:val="none" w:sz="0" w:space="0" w:color="auto"/>
                                                                                                <w:bottom w:val="none" w:sz="0" w:space="0" w:color="auto"/>
                                                                                                <w:right w:val="none" w:sz="0" w:space="0" w:color="auto"/>
                                                                                              </w:divBdr>
                                                                                              <w:divsChild>
                                                                                                <w:div w:id="1499463731">
                                                                                                  <w:marLeft w:val="0"/>
                                                                                                  <w:marRight w:val="0"/>
                                                                                                  <w:marTop w:val="0"/>
                                                                                                  <w:marBottom w:val="0"/>
                                                                                                  <w:divBdr>
                                                                                                    <w:top w:val="none" w:sz="0" w:space="0" w:color="auto"/>
                                                                                                    <w:left w:val="none" w:sz="0" w:space="0" w:color="auto"/>
                                                                                                    <w:bottom w:val="none" w:sz="0" w:space="0" w:color="auto"/>
                                                                                                    <w:right w:val="none" w:sz="0" w:space="0" w:color="auto"/>
                                                                                                  </w:divBdr>
                                                                                                  <w:divsChild>
                                                                                                    <w:div w:id="99225837">
                                                                                                      <w:marLeft w:val="0"/>
                                                                                                      <w:marRight w:val="0"/>
                                                                                                      <w:marTop w:val="0"/>
                                                                                                      <w:marBottom w:val="0"/>
                                                                                                      <w:divBdr>
                                                                                                        <w:top w:val="none" w:sz="0" w:space="0" w:color="auto"/>
                                                                                                        <w:left w:val="none" w:sz="0" w:space="0" w:color="auto"/>
                                                                                                        <w:bottom w:val="none" w:sz="0" w:space="0" w:color="auto"/>
                                                                                                        <w:right w:val="none" w:sz="0" w:space="0" w:color="auto"/>
                                                                                                      </w:divBdr>
                                                                                                      <w:divsChild>
                                                                                                        <w:div w:id="1288584074">
                                                                                                          <w:marLeft w:val="0"/>
                                                                                                          <w:marRight w:val="0"/>
                                                                                                          <w:marTop w:val="0"/>
                                                                                                          <w:marBottom w:val="0"/>
                                                                                                          <w:divBdr>
                                                                                                            <w:top w:val="none" w:sz="0" w:space="0" w:color="auto"/>
                                                                                                            <w:left w:val="none" w:sz="0" w:space="0" w:color="auto"/>
                                                                                                            <w:bottom w:val="none" w:sz="0" w:space="0" w:color="auto"/>
                                                                                                            <w:right w:val="none" w:sz="0" w:space="0" w:color="auto"/>
                                                                                                          </w:divBdr>
                                                                                                          <w:divsChild>
                                                                                                            <w:div w:id="372967146">
                                                                                                              <w:marLeft w:val="0"/>
                                                                                                              <w:marRight w:val="0"/>
                                                                                                              <w:marTop w:val="0"/>
                                                                                                              <w:marBottom w:val="0"/>
                                                                                                              <w:divBdr>
                                                                                                                <w:top w:val="none" w:sz="0" w:space="0" w:color="auto"/>
                                                                                                                <w:left w:val="none" w:sz="0" w:space="0" w:color="auto"/>
                                                                                                                <w:bottom w:val="none" w:sz="0" w:space="0" w:color="auto"/>
                                                                                                                <w:right w:val="none" w:sz="0" w:space="0" w:color="auto"/>
                                                                                                              </w:divBdr>
                                                                                                              <w:divsChild>
                                                                                                                <w:div w:id="44585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7117">
                                                                                                          <w:marLeft w:val="90"/>
                                                                                                          <w:marRight w:val="0"/>
                                                                                                          <w:marTop w:val="0"/>
                                                                                                          <w:marBottom w:val="0"/>
                                                                                                          <w:divBdr>
                                                                                                            <w:top w:val="none" w:sz="0" w:space="0" w:color="auto"/>
                                                                                                            <w:left w:val="none" w:sz="0" w:space="0" w:color="auto"/>
                                                                                                            <w:bottom w:val="none" w:sz="0" w:space="0" w:color="auto"/>
                                                                                                            <w:right w:val="none" w:sz="0" w:space="0" w:color="auto"/>
                                                                                                          </w:divBdr>
                                                                                                          <w:divsChild>
                                                                                                            <w:div w:id="642320642">
                                                                                                              <w:marLeft w:val="0"/>
                                                                                                              <w:marRight w:val="0"/>
                                                                                                              <w:marTop w:val="0"/>
                                                                                                              <w:marBottom w:val="0"/>
                                                                                                              <w:divBdr>
                                                                                                                <w:top w:val="none" w:sz="0" w:space="0" w:color="auto"/>
                                                                                                                <w:left w:val="none" w:sz="0" w:space="0" w:color="auto"/>
                                                                                                                <w:bottom w:val="none" w:sz="0" w:space="0" w:color="auto"/>
                                                                                                                <w:right w:val="none" w:sz="0" w:space="0" w:color="auto"/>
                                                                                                              </w:divBdr>
                                                                                                            </w:div>
                                                                                                            <w:div w:id="1811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901719">
                                                                                          <w:marLeft w:val="0"/>
                                                                                          <w:marRight w:val="0"/>
                                                                                          <w:marTop w:val="0"/>
                                                                                          <w:marBottom w:val="0"/>
                                                                                          <w:divBdr>
                                                                                            <w:top w:val="none" w:sz="0" w:space="0" w:color="auto"/>
                                                                                            <w:left w:val="none" w:sz="0" w:space="0" w:color="auto"/>
                                                                                            <w:bottom w:val="none" w:sz="0" w:space="0" w:color="auto"/>
                                                                                            <w:right w:val="none" w:sz="0" w:space="0" w:color="auto"/>
                                                                                          </w:divBdr>
                                                                                          <w:divsChild>
                                                                                            <w:div w:id="2033603655">
                                                                                              <w:marLeft w:val="0"/>
                                                                                              <w:marRight w:val="0"/>
                                                                                              <w:marTop w:val="0"/>
                                                                                              <w:marBottom w:val="60"/>
                                                                                              <w:divBdr>
                                                                                                <w:top w:val="none" w:sz="0" w:space="0" w:color="auto"/>
                                                                                                <w:left w:val="none" w:sz="0" w:space="0" w:color="auto"/>
                                                                                                <w:bottom w:val="none" w:sz="0" w:space="0" w:color="auto"/>
                                                                                                <w:right w:val="none" w:sz="0" w:space="0" w:color="auto"/>
                                                                                              </w:divBdr>
                                                                                            </w:div>
                                                                                            <w:div w:id="1352490322">
                                                                                              <w:marLeft w:val="0"/>
                                                                                              <w:marRight w:val="0"/>
                                                                                              <w:marTop w:val="0"/>
                                                                                              <w:marBottom w:val="120"/>
                                                                                              <w:divBdr>
                                                                                                <w:top w:val="none" w:sz="0" w:space="0" w:color="auto"/>
                                                                                                <w:left w:val="none" w:sz="0" w:space="0" w:color="auto"/>
                                                                                                <w:bottom w:val="none" w:sz="0" w:space="0" w:color="auto"/>
                                                                                                <w:right w:val="none" w:sz="0" w:space="0" w:color="auto"/>
                                                                                              </w:divBdr>
                                                                                            </w:div>
                                                                                            <w:div w:id="1616129707">
                                                                                              <w:marLeft w:val="0"/>
                                                                                              <w:marRight w:val="0"/>
                                                                                              <w:marTop w:val="0"/>
                                                                                              <w:marBottom w:val="0"/>
                                                                                              <w:divBdr>
                                                                                                <w:top w:val="none" w:sz="0" w:space="0" w:color="auto"/>
                                                                                                <w:left w:val="none" w:sz="0" w:space="0" w:color="auto"/>
                                                                                                <w:bottom w:val="none" w:sz="0" w:space="0" w:color="auto"/>
                                                                                                <w:right w:val="none" w:sz="0" w:space="0" w:color="auto"/>
                                                                                              </w:divBdr>
                                                                                              <w:divsChild>
                                                                                                <w:div w:id="387265182">
                                                                                                  <w:marLeft w:val="0"/>
                                                                                                  <w:marRight w:val="0"/>
                                                                                                  <w:marTop w:val="0"/>
                                                                                                  <w:marBottom w:val="0"/>
                                                                                                  <w:divBdr>
                                                                                                    <w:top w:val="none" w:sz="0" w:space="0" w:color="auto"/>
                                                                                                    <w:left w:val="none" w:sz="0" w:space="0" w:color="auto"/>
                                                                                                    <w:bottom w:val="none" w:sz="0" w:space="0" w:color="auto"/>
                                                                                                    <w:right w:val="none" w:sz="0" w:space="0" w:color="auto"/>
                                                                                                  </w:divBdr>
                                                                                                  <w:divsChild>
                                                                                                    <w:div w:id="94641111">
                                                                                                      <w:marLeft w:val="0"/>
                                                                                                      <w:marRight w:val="0"/>
                                                                                                      <w:marTop w:val="0"/>
                                                                                                      <w:marBottom w:val="0"/>
                                                                                                      <w:divBdr>
                                                                                                        <w:top w:val="none" w:sz="0" w:space="0" w:color="auto"/>
                                                                                                        <w:left w:val="none" w:sz="0" w:space="0" w:color="auto"/>
                                                                                                        <w:bottom w:val="none" w:sz="0" w:space="0" w:color="auto"/>
                                                                                                        <w:right w:val="none" w:sz="0" w:space="0" w:color="auto"/>
                                                                                                      </w:divBdr>
                                                                                                      <w:divsChild>
                                                                                                        <w:div w:id="902836248">
                                                                                                          <w:marLeft w:val="0"/>
                                                                                                          <w:marRight w:val="0"/>
                                                                                                          <w:marTop w:val="0"/>
                                                                                                          <w:marBottom w:val="0"/>
                                                                                                          <w:divBdr>
                                                                                                            <w:top w:val="none" w:sz="0" w:space="0" w:color="auto"/>
                                                                                                            <w:left w:val="none" w:sz="0" w:space="0" w:color="auto"/>
                                                                                                            <w:bottom w:val="none" w:sz="0" w:space="0" w:color="auto"/>
                                                                                                            <w:right w:val="none" w:sz="0" w:space="0" w:color="auto"/>
                                                                                                          </w:divBdr>
                                                                                                          <w:divsChild>
                                                                                                            <w:div w:id="1554275252">
                                                                                                              <w:marLeft w:val="0"/>
                                                                                                              <w:marRight w:val="0"/>
                                                                                                              <w:marTop w:val="0"/>
                                                                                                              <w:marBottom w:val="0"/>
                                                                                                              <w:divBdr>
                                                                                                                <w:top w:val="none" w:sz="0" w:space="0" w:color="auto"/>
                                                                                                                <w:left w:val="none" w:sz="0" w:space="0" w:color="auto"/>
                                                                                                                <w:bottom w:val="none" w:sz="0" w:space="0" w:color="auto"/>
                                                                                                                <w:right w:val="none" w:sz="0" w:space="0" w:color="auto"/>
                                                                                                              </w:divBdr>
                                                                                                              <w:divsChild>
                                                                                                                <w:div w:id="79102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5432">
                                                                                                          <w:marLeft w:val="90"/>
                                                                                                          <w:marRight w:val="0"/>
                                                                                                          <w:marTop w:val="0"/>
                                                                                                          <w:marBottom w:val="0"/>
                                                                                                          <w:divBdr>
                                                                                                            <w:top w:val="none" w:sz="0" w:space="0" w:color="auto"/>
                                                                                                            <w:left w:val="none" w:sz="0" w:space="0" w:color="auto"/>
                                                                                                            <w:bottom w:val="none" w:sz="0" w:space="0" w:color="auto"/>
                                                                                                            <w:right w:val="none" w:sz="0" w:space="0" w:color="auto"/>
                                                                                                          </w:divBdr>
                                                                                                          <w:divsChild>
                                                                                                            <w:div w:id="71952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497763">
                                                                                          <w:marLeft w:val="0"/>
                                                                                          <w:marRight w:val="0"/>
                                                                                          <w:marTop w:val="0"/>
                                                                                          <w:marBottom w:val="0"/>
                                                                                          <w:divBdr>
                                                                                            <w:top w:val="none" w:sz="0" w:space="0" w:color="auto"/>
                                                                                            <w:left w:val="none" w:sz="0" w:space="0" w:color="auto"/>
                                                                                            <w:bottom w:val="none" w:sz="0" w:space="0" w:color="auto"/>
                                                                                            <w:right w:val="none" w:sz="0" w:space="0" w:color="auto"/>
                                                                                          </w:divBdr>
                                                                                          <w:divsChild>
                                                                                            <w:div w:id="1555385315">
                                                                                              <w:marLeft w:val="0"/>
                                                                                              <w:marRight w:val="0"/>
                                                                                              <w:marTop w:val="0"/>
                                                                                              <w:marBottom w:val="60"/>
                                                                                              <w:divBdr>
                                                                                                <w:top w:val="none" w:sz="0" w:space="0" w:color="auto"/>
                                                                                                <w:left w:val="none" w:sz="0" w:space="0" w:color="auto"/>
                                                                                                <w:bottom w:val="none" w:sz="0" w:space="0" w:color="auto"/>
                                                                                                <w:right w:val="none" w:sz="0" w:space="0" w:color="auto"/>
                                                                                              </w:divBdr>
                                                                                            </w:div>
                                                                                            <w:div w:id="1335957045">
                                                                                              <w:marLeft w:val="0"/>
                                                                                              <w:marRight w:val="0"/>
                                                                                              <w:marTop w:val="0"/>
                                                                                              <w:marBottom w:val="120"/>
                                                                                              <w:divBdr>
                                                                                                <w:top w:val="none" w:sz="0" w:space="0" w:color="auto"/>
                                                                                                <w:left w:val="none" w:sz="0" w:space="0" w:color="auto"/>
                                                                                                <w:bottom w:val="none" w:sz="0" w:space="0" w:color="auto"/>
                                                                                                <w:right w:val="none" w:sz="0" w:space="0" w:color="auto"/>
                                                                                              </w:divBdr>
                                                                                            </w:div>
                                                                                            <w:div w:id="49577644">
                                                                                              <w:marLeft w:val="0"/>
                                                                                              <w:marRight w:val="0"/>
                                                                                              <w:marTop w:val="0"/>
                                                                                              <w:marBottom w:val="0"/>
                                                                                              <w:divBdr>
                                                                                                <w:top w:val="none" w:sz="0" w:space="0" w:color="auto"/>
                                                                                                <w:left w:val="none" w:sz="0" w:space="0" w:color="auto"/>
                                                                                                <w:bottom w:val="none" w:sz="0" w:space="0" w:color="auto"/>
                                                                                                <w:right w:val="none" w:sz="0" w:space="0" w:color="auto"/>
                                                                                              </w:divBdr>
                                                                                              <w:divsChild>
                                                                                                <w:div w:id="274211889">
                                                                                                  <w:marLeft w:val="0"/>
                                                                                                  <w:marRight w:val="0"/>
                                                                                                  <w:marTop w:val="0"/>
                                                                                                  <w:marBottom w:val="0"/>
                                                                                                  <w:divBdr>
                                                                                                    <w:top w:val="none" w:sz="0" w:space="0" w:color="auto"/>
                                                                                                    <w:left w:val="none" w:sz="0" w:space="0" w:color="auto"/>
                                                                                                    <w:bottom w:val="none" w:sz="0" w:space="0" w:color="auto"/>
                                                                                                    <w:right w:val="none" w:sz="0" w:space="0" w:color="auto"/>
                                                                                                  </w:divBdr>
                                                                                                  <w:divsChild>
                                                                                                    <w:div w:id="1704479643">
                                                                                                      <w:marLeft w:val="0"/>
                                                                                                      <w:marRight w:val="0"/>
                                                                                                      <w:marTop w:val="0"/>
                                                                                                      <w:marBottom w:val="0"/>
                                                                                                      <w:divBdr>
                                                                                                        <w:top w:val="none" w:sz="0" w:space="0" w:color="auto"/>
                                                                                                        <w:left w:val="none" w:sz="0" w:space="0" w:color="auto"/>
                                                                                                        <w:bottom w:val="none" w:sz="0" w:space="0" w:color="auto"/>
                                                                                                        <w:right w:val="none" w:sz="0" w:space="0" w:color="auto"/>
                                                                                                      </w:divBdr>
                                                                                                      <w:divsChild>
                                                                                                        <w:div w:id="1510556610">
                                                                                                          <w:marLeft w:val="0"/>
                                                                                                          <w:marRight w:val="0"/>
                                                                                                          <w:marTop w:val="0"/>
                                                                                                          <w:marBottom w:val="0"/>
                                                                                                          <w:divBdr>
                                                                                                            <w:top w:val="none" w:sz="0" w:space="0" w:color="auto"/>
                                                                                                            <w:left w:val="none" w:sz="0" w:space="0" w:color="auto"/>
                                                                                                            <w:bottom w:val="none" w:sz="0" w:space="0" w:color="auto"/>
                                                                                                            <w:right w:val="none" w:sz="0" w:space="0" w:color="auto"/>
                                                                                                          </w:divBdr>
                                                                                                          <w:divsChild>
                                                                                                            <w:div w:id="471562601">
                                                                                                              <w:marLeft w:val="0"/>
                                                                                                              <w:marRight w:val="0"/>
                                                                                                              <w:marTop w:val="0"/>
                                                                                                              <w:marBottom w:val="0"/>
                                                                                                              <w:divBdr>
                                                                                                                <w:top w:val="none" w:sz="0" w:space="0" w:color="auto"/>
                                                                                                                <w:left w:val="none" w:sz="0" w:space="0" w:color="auto"/>
                                                                                                                <w:bottom w:val="none" w:sz="0" w:space="0" w:color="auto"/>
                                                                                                                <w:right w:val="none" w:sz="0" w:space="0" w:color="auto"/>
                                                                                                              </w:divBdr>
                                                                                                              <w:divsChild>
                                                                                                                <w:div w:id="18996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1190">
                                                                                                          <w:marLeft w:val="90"/>
                                                                                                          <w:marRight w:val="0"/>
                                                                                                          <w:marTop w:val="0"/>
                                                                                                          <w:marBottom w:val="0"/>
                                                                                                          <w:divBdr>
                                                                                                            <w:top w:val="none" w:sz="0" w:space="0" w:color="auto"/>
                                                                                                            <w:left w:val="none" w:sz="0" w:space="0" w:color="auto"/>
                                                                                                            <w:bottom w:val="none" w:sz="0" w:space="0" w:color="auto"/>
                                                                                                            <w:right w:val="none" w:sz="0" w:space="0" w:color="auto"/>
                                                                                                          </w:divBdr>
                                                                                                          <w:divsChild>
                                                                                                            <w:div w:id="21187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587819">
                                                                                          <w:marLeft w:val="0"/>
                                                                                          <w:marRight w:val="0"/>
                                                                                          <w:marTop w:val="0"/>
                                                                                          <w:marBottom w:val="0"/>
                                                                                          <w:divBdr>
                                                                                            <w:top w:val="none" w:sz="0" w:space="0" w:color="auto"/>
                                                                                            <w:left w:val="none" w:sz="0" w:space="0" w:color="auto"/>
                                                                                            <w:bottom w:val="none" w:sz="0" w:space="0" w:color="auto"/>
                                                                                            <w:right w:val="none" w:sz="0" w:space="0" w:color="auto"/>
                                                                                          </w:divBdr>
                                                                                          <w:divsChild>
                                                                                            <w:div w:id="7148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4044334">
      <w:bodyDiv w:val="1"/>
      <w:marLeft w:val="0"/>
      <w:marRight w:val="0"/>
      <w:marTop w:val="0"/>
      <w:marBottom w:val="0"/>
      <w:divBdr>
        <w:top w:val="none" w:sz="0" w:space="0" w:color="auto"/>
        <w:left w:val="none" w:sz="0" w:space="0" w:color="auto"/>
        <w:bottom w:val="none" w:sz="0" w:space="0" w:color="auto"/>
        <w:right w:val="none" w:sz="0" w:space="0" w:color="auto"/>
      </w:divBdr>
      <w:divsChild>
        <w:div w:id="282928459">
          <w:marLeft w:val="240"/>
          <w:marRight w:val="0"/>
          <w:marTop w:val="240"/>
          <w:marBottom w:val="240"/>
          <w:divBdr>
            <w:top w:val="none" w:sz="0" w:space="0" w:color="auto"/>
            <w:left w:val="none" w:sz="0" w:space="0" w:color="auto"/>
            <w:bottom w:val="none" w:sz="0" w:space="0" w:color="auto"/>
            <w:right w:val="none" w:sz="0" w:space="0" w:color="auto"/>
          </w:divBdr>
        </w:div>
      </w:divsChild>
    </w:div>
    <w:div w:id="1331253196">
      <w:bodyDiv w:val="1"/>
      <w:marLeft w:val="0"/>
      <w:marRight w:val="0"/>
      <w:marTop w:val="0"/>
      <w:marBottom w:val="0"/>
      <w:divBdr>
        <w:top w:val="none" w:sz="0" w:space="0" w:color="auto"/>
        <w:left w:val="none" w:sz="0" w:space="0" w:color="auto"/>
        <w:bottom w:val="none" w:sz="0" w:space="0" w:color="auto"/>
        <w:right w:val="none" w:sz="0" w:space="0" w:color="auto"/>
      </w:divBdr>
      <w:divsChild>
        <w:div w:id="893390059">
          <w:marLeft w:val="0"/>
          <w:marRight w:val="240"/>
          <w:marTop w:val="0"/>
          <w:marBottom w:val="0"/>
          <w:divBdr>
            <w:top w:val="none" w:sz="0" w:space="0" w:color="auto"/>
            <w:left w:val="none" w:sz="0" w:space="0" w:color="auto"/>
            <w:bottom w:val="none" w:sz="0" w:space="0" w:color="auto"/>
            <w:right w:val="none" w:sz="0" w:space="0" w:color="auto"/>
          </w:divBdr>
          <w:divsChild>
            <w:div w:id="366762335">
              <w:marLeft w:val="0"/>
              <w:marRight w:val="0"/>
              <w:marTop w:val="0"/>
              <w:marBottom w:val="0"/>
              <w:divBdr>
                <w:top w:val="none" w:sz="0" w:space="0" w:color="auto"/>
                <w:left w:val="none" w:sz="0" w:space="0" w:color="auto"/>
                <w:bottom w:val="none" w:sz="0" w:space="0" w:color="auto"/>
                <w:right w:val="none" w:sz="0" w:space="0" w:color="auto"/>
              </w:divBdr>
              <w:divsChild>
                <w:div w:id="2858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5812">
          <w:marLeft w:val="0"/>
          <w:marRight w:val="240"/>
          <w:marTop w:val="0"/>
          <w:marBottom w:val="0"/>
          <w:divBdr>
            <w:top w:val="none" w:sz="0" w:space="0" w:color="auto"/>
            <w:left w:val="none" w:sz="0" w:space="0" w:color="auto"/>
            <w:bottom w:val="none" w:sz="0" w:space="0" w:color="auto"/>
            <w:right w:val="none" w:sz="0" w:space="0" w:color="auto"/>
          </w:divBdr>
          <w:divsChild>
            <w:div w:id="1535070428">
              <w:marLeft w:val="0"/>
              <w:marRight w:val="0"/>
              <w:marTop w:val="0"/>
              <w:marBottom w:val="0"/>
              <w:divBdr>
                <w:top w:val="none" w:sz="0" w:space="0" w:color="auto"/>
                <w:left w:val="none" w:sz="0" w:space="0" w:color="auto"/>
                <w:bottom w:val="none" w:sz="0" w:space="0" w:color="auto"/>
                <w:right w:val="none" w:sz="0" w:space="0" w:color="auto"/>
              </w:divBdr>
              <w:divsChild>
                <w:div w:id="84104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4361">
      <w:bodyDiv w:val="1"/>
      <w:marLeft w:val="0"/>
      <w:marRight w:val="0"/>
      <w:marTop w:val="0"/>
      <w:marBottom w:val="0"/>
      <w:divBdr>
        <w:top w:val="none" w:sz="0" w:space="0" w:color="auto"/>
        <w:left w:val="none" w:sz="0" w:space="0" w:color="auto"/>
        <w:bottom w:val="none" w:sz="0" w:space="0" w:color="auto"/>
        <w:right w:val="none" w:sz="0" w:space="0" w:color="auto"/>
      </w:divBdr>
      <w:divsChild>
        <w:div w:id="1497962631">
          <w:marLeft w:val="0"/>
          <w:marRight w:val="240"/>
          <w:marTop w:val="0"/>
          <w:marBottom w:val="0"/>
          <w:divBdr>
            <w:top w:val="none" w:sz="0" w:space="0" w:color="auto"/>
            <w:left w:val="none" w:sz="0" w:space="0" w:color="auto"/>
            <w:bottom w:val="none" w:sz="0" w:space="0" w:color="auto"/>
            <w:right w:val="none" w:sz="0" w:space="0" w:color="auto"/>
          </w:divBdr>
          <w:divsChild>
            <w:div w:id="118649446">
              <w:marLeft w:val="0"/>
              <w:marRight w:val="0"/>
              <w:marTop w:val="0"/>
              <w:marBottom w:val="0"/>
              <w:divBdr>
                <w:top w:val="none" w:sz="0" w:space="0" w:color="auto"/>
                <w:left w:val="none" w:sz="0" w:space="0" w:color="auto"/>
                <w:bottom w:val="none" w:sz="0" w:space="0" w:color="auto"/>
                <w:right w:val="none" w:sz="0" w:space="0" w:color="auto"/>
              </w:divBdr>
              <w:divsChild>
                <w:div w:id="3392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28920">
          <w:marLeft w:val="0"/>
          <w:marRight w:val="240"/>
          <w:marTop w:val="0"/>
          <w:marBottom w:val="0"/>
          <w:divBdr>
            <w:top w:val="none" w:sz="0" w:space="0" w:color="auto"/>
            <w:left w:val="none" w:sz="0" w:space="0" w:color="auto"/>
            <w:bottom w:val="none" w:sz="0" w:space="0" w:color="auto"/>
            <w:right w:val="none" w:sz="0" w:space="0" w:color="auto"/>
          </w:divBdr>
          <w:divsChild>
            <w:div w:id="1039478524">
              <w:marLeft w:val="0"/>
              <w:marRight w:val="0"/>
              <w:marTop w:val="0"/>
              <w:marBottom w:val="0"/>
              <w:divBdr>
                <w:top w:val="none" w:sz="0" w:space="0" w:color="auto"/>
                <w:left w:val="none" w:sz="0" w:space="0" w:color="auto"/>
                <w:bottom w:val="none" w:sz="0" w:space="0" w:color="auto"/>
                <w:right w:val="none" w:sz="0" w:space="0" w:color="auto"/>
              </w:divBdr>
              <w:divsChild>
                <w:div w:id="1864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6964">
          <w:marLeft w:val="0"/>
          <w:marRight w:val="0"/>
          <w:marTop w:val="750"/>
          <w:marBottom w:val="0"/>
          <w:divBdr>
            <w:top w:val="none" w:sz="0" w:space="0" w:color="auto"/>
            <w:left w:val="none" w:sz="0" w:space="0" w:color="auto"/>
            <w:bottom w:val="none" w:sz="0" w:space="0" w:color="auto"/>
            <w:right w:val="none" w:sz="0" w:space="0" w:color="auto"/>
          </w:divBdr>
          <w:divsChild>
            <w:div w:id="332681381">
              <w:marLeft w:val="0"/>
              <w:marRight w:val="0"/>
              <w:marTop w:val="0"/>
              <w:marBottom w:val="0"/>
              <w:divBdr>
                <w:top w:val="none" w:sz="0" w:space="0" w:color="auto"/>
                <w:left w:val="none" w:sz="0" w:space="0" w:color="auto"/>
                <w:bottom w:val="none" w:sz="0" w:space="0" w:color="auto"/>
                <w:right w:val="none" w:sz="0" w:space="0" w:color="auto"/>
              </w:divBdr>
              <w:divsChild>
                <w:div w:id="177282784">
                  <w:marLeft w:val="0"/>
                  <w:marRight w:val="0"/>
                  <w:marTop w:val="0"/>
                  <w:marBottom w:val="0"/>
                  <w:divBdr>
                    <w:top w:val="none" w:sz="0" w:space="0" w:color="auto"/>
                    <w:left w:val="none" w:sz="0" w:space="0" w:color="auto"/>
                    <w:bottom w:val="none" w:sz="0" w:space="0" w:color="auto"/>
                    <w:right w:val="none" w:sz="0" w:space="0" w:color="auto"/>
                  </w:divBdr>
                  <w:divsChild>
                    <w:div w:id="4054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1573">
      <w:bodyDiv w:val="1"/>
      <w:marLeft w:val="0"/>
      <w:marRight w:val="0"/>
      <w:marTop w:val="0"/>
      <w:marBottom w:val="0"/>
      <w:divBdr>
        <w:top w:val="none" w:sz="0" w:space="0" w:color="auto"/>
        <w:left w:val="none" w:sz="0" w:space="0" w:color="auto"/>
        <w:bottom w:val="none" w:sz="0" w:space="0" w:color="auto"/>
        <w:right w:val="none" w:sz="0" w:space="0" w:color="auto"/>
      </w:divBdr>
      <w:divsChild>
        <w:div w:id="1205215210">
          <w:marLeft w:val="0"/>
          <w:marRight w:val="240"/>
          <w:marTop w:val="0"/>
          <w:marBottom w:val="0"/>
          <w:divBdr>
            <w:top w:val="none" w:sz="0" w:space="0" w:color="auto"/>
            <w:left w:val="none" w:sz="0" w:space="0" w:color="auto"/>
            <w:bottom w:val="none" w:sz="0" w:space="0" w:color="auto"/>
            <w:right w:val="none" w:sz="0" w:space="0" w:color="auto"/>
          </w:divBdr>
          <w:divsChild>
            <w:div w:id="439492692">
              <w:marLeft w:val="0"/>
              <w:marRight w:val="0"/>
              <w:marTop w:val="0"/>
              <w:marBottom w:val="0"/>
              <w:divBdr>
                <w:top w:val="none" w:sz="0" w:space="0" w:color="auto"/>
                <w:left w:val="none" w:sz="0" w:space="0" w:color="auto"/>
                <w:bottom w:val="none" w:sz="0" w:space="0" w:color="auto"/>
                <w:right w:val="none" w:sz="0" w:space="0" w:color="auto"/>
              </w:divBdr>
              <w:divsChild>
                <w:div w:id="7198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0188">
          <w:marLeft w:val="0"/>
          <w:marRight w:val="240"/>
          <w:marTop w:val="0"/>
          <w:marBottom w:val="0"/>
          <w:divBdr>
            <w:top w:val="none" w:sz="0" w:space="0" w:color="auto"/>
            <w:left w:val="none" w:sz="0" w:space="0" w:color="auto"/>
            <w:bottom w:val="none" w:sz="0" w:space="0" w:color="auto"/>
            <w:right w:val="none" w:sz="0" w:space="0" w:color="auto"/>
          </w:divBdr>
          <w:divsChild>
            <w:div w:id="1346638614">
              <w:marLeft w:val="0"/>
              <w:marRight w:val="0"/>
              <w:marTop w:val="0"/>
              <w:marBottom w:val="0"/>
              <w:divBdr>
                <w:top w:val="none" w:sz="0" w:space="0" w:color="auto"/>
                <w:left w:val="none" w:sz="0" w:space="0" w:color="auto"/>
                <w:bottom w:val="none" w:sz="0" w:space="0" w:color="auto"/>
                <w:right w:val="none" w:sz="0" w:space="0" w:color="auto"/>
              </w:divBdr>
              <w:divsChild>
                <w:div w:id="179058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74406">
          <w:marLeft w:val="0"/>
          <w:marRight w:val="0"/>
          <w:marTop w:val="750"/>
          <w:marBottom w:val="0"/>
          <w:divBdr>
            <w:top w:val="none" w:sz="0" w:space="0" w:color="auto"/>
            <w:left w:val="none" w:sz="0" w:space="0" w:color="auto"/>
            <w:bottom w:val="none" w:sz="0" w:space="0" w:color="auto"/>
            <w:right w:val="none" w:sz="0" w:space="0" w:color="auto"/>
          </w:divBdr>
          <w:divsChild>
            <w:div w:id="767702822">
              <w:marLeft w:val="0"/>
              <w:marRight w:val="0"/>
              <w:marTop w:val="0"/>
              <w:marBottom w:val="0"/>
              <w:divBdr>
                <w:top w:val="none" w:sz="0" w:space="0" w:color="auto"/>
                <w:left w:val="none" w:sz="0" w:space="0" w:color="auto"/>
                <w:bottom w:val="none" w:sz="0" w:space="0" w:color="auto"/>
                <w:right w:val="none" w:sz="0" w:space="0" w:color="auto"/>
              </w:divBdr>
              <w:divsChild>
                <w:div w:id="2086871864">
                  <w:marLeft w:val="0"/>
                  <w:marRight w:val="0"/>
                  <w:marTop w:val="0"/>
                  <w:marBottom w:val="0"/>
                  <w:divBdr>
                    <w:top w:val="none" w:sz="0" w:space="0" w:color="auto"/>
                    <w:left w:val="none" w:sz="0" w:space="0" w:color="auto"/>
                    <w:bottom w:val="none" w:sz="0" w:space="0" w:color="auto"/>
                    <w:right w:val="none" w:sz="0" w:space="0" w:color="auto"/>
                  </w:divBdr>
                  <w:divsChild>
                    <w:div w:id="10472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6063">
      <w:bodyDiv w:val="1"/>
      <w:marLeft w:val="0"/>
      <w:marRight w:val="0"/>
      <w:marTop w:val="0"/>
      <w:marBottom w:val="0"/>
      <w:divBdr>
        <w:top w:val="none" w:sz="0" w:space="0" w:color="auto"/>
        <w:left w:val="none" w:sz="0" w:space="0" w:color="auto"/>
        <w:bottom w:val="none" w:sz="0" w:space="0" w:color="auto"/>
        <w:right w:val="none" w:sz="0" w:space="0" w:color="auto"/>
      </w:divBdr>
      <w:divsChild>
        <w:div w:id="2137288780">
          <w:marLeft w:val="0"/>
          <w:marRight w:val="240"/>
          <w:marTop w:val="0"/>
          <w:marBottom w:val="0"/>
          <w:divBdr>
            <w:top w:val="none" w:sz="0" w:space="0" w:color="auto"/>
            <w:left w:val="none" w:sz="0" w:space="0" w:color="auto"/>
            <w:bottom w:val="none" w:sz="0" w:space="0" w:color="auto"/>
            <w:right w:val="none" w:sz="0" w:space="0" w:color="auto"/>
          </w:divBdr>
          <w:divsChild>
            <w:div w:id="365568132">
              <w:marLeft w:val="0"/>
              <w:marRight w:val="0"/>
              <w:marTop w:val="0"/>
              <w:marBottom w:val="0"/>
              <w:divBdr>
                <w:top w:val="none" w:sz="0" w:space="0" w:color="auto"/>
                <w:left w:val="none" w:sz="0" w:space="0" w:color="auto"/>
                <w:bottom w:val="none" w:sz="0" w:space="0" w:color="auto"/>
                <w:right w:val="none" w:sz="0" w:space="0" w:color="auto"/>
              </w:divBdr>
              <w:divsChild>
                <w:div w:id="20696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3356">
          <w:marLeft w:val="0"/>
          <w:marRight w:val="0"/>
          <w:marTop w:val="750"/>
          <w:marBottom w:val="0"/>
          <w:divBdr>
            <w:top w:val="none" w:sz="0" w:space="0" w:color="auto"/>
            <w:left w:val="none" w:sz="0" w:space="0" w:color="auto"/>
            <w:bottom w:val="none" w:sz="0" w:space="0" w:color="auto"/>
            <w:right w:val="none" w:sz="0" w:space="0" w:color="auto"/>
          </w:divBdr>
          <w:divsChild>
            <w:div w:id="2143693892">
              <w:marLeft w:val="0"/>
              <w:marRight w:val="0"/>
              <w:marTop w:val="0"/>
              <w:marBottom w:val="0"/>
              <w:divBdr>
                <w:top w:val="none" w:sz="0" w:space="0" w:color="auto"/>
                <w:left w:val="none" w:sz="0" w:space="0" w:color="auto"/>
                <w:bottom w:val="none" w:sz="0" w:space="0" w:color="auto"/>
                <w:right w:val="none" w:sz="0" w:space="0" w:color="auto"/>
              </w:divBdr>
              <w:divsChild>
                <w:div w:id="93252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03629">
      <w:bodyDiv w:val="1"/>
      <w:marLeft w:val="0"/>
      <w:marRight w:val="0"/>
      <w:marTop w:val="0"/>
      <w:marBottom w:val="0"/>
      <w:divBdr>
        <w:top w:val="none" w:sz="0" w:space="0" w:color="auto"/>
        <w:left w:val="none" w:sz="0" w:space="0" w:color="auto"/>
        <w:bottom w:val="none" w:sz="0" w:space="0" w:color="auto"/>
        <w:right w:val="none" w:sz="0" w:space="0" w:color="auto"/>
      </w:divBdr>
      <w:divsChild>
        <w:div w:id="997420334">
          <w:marLeft w:val="0"/>
          <w:marRight w:val="0"/>
          <w:marTop w:val="0"/>
          <w:marBottom w:val="0"/>
          <w:divBdr>
            <w:top w:val="none" w:sz="0" w:space="0" w:color="auto"/>
            <w:left w:val="none" w:sz="0" w:space="0" w:color="auto"/>
            <w:bottom w:val="none" w:sz="0" w:space="0" w:color="auto"/>
            <w:right w:val="none" w:sz="0" w:space="0" w:color="auto"/>
          </w:divBdr>
          <w:divsChild>
            <w:div w:id="1013459896">
              <w:marLeft w:val="0"/>
              <w:marRight w:val="0"/>
              <w:marTop w:val="0"/>
              <w:marBottom w:val="0"/>
              <w:divBdr>
                <w:top w:val="none" w:sz="0" w:space="0" w:color="auto"/>
                <w:left w:val="none" w:sz="0" w:space="0" w:color="auto"/>
                <w:bottom w:val="none" w:sz="0" w:space="0" w:color="auto"/>
                <w:right w:val="none" w:sz="0" w:space="0" w:color="auto"/>
              </w:divBdr>
              <w:divsChild>
                <w:div w:id="378481318">
                  <w:marLeft w:val="0"/>
                  <w:marRight w:val="0"/>
                  <w:marTop w:val="0"/>
                  <w:marBottom w:val="0"/>
                  <w:divBdr>
                    <w:top w:val="none" w:sz="0" w:space="0" w:color="auto"/>
                    <w:left w:val="none" w:sz="0" w:space="0" w:color="auto"/>
                    <w:bottom w:val="none" w:sz="0" w:space="0" w:color="auto"/>
                    <w:right w:val="none" w:sz="0" w:space="0" w:color="auto"/>
                  </w:divBdr>
                  <w:divsChild>
                    <w:div w:id="624850706">
                      <w:marLeft w:val="0"/>
                      <w:marRight w:val="0"/>
                      <w:marTop w:val="0"/>
                      <w:marBottom w:val="75"/>
                      <w:divBdr>
                        <w:top w:val="none" w:sz="0" w:space="0" w:color="auto"/>
                        <w:left w:val="none" w:sz="0" w:space="0" w:color="auto"/>
                        <w:bottom w:val="none" w:sz="0" w:space="0" w:color="auto"/>
                        <w:right w:val="none" w:sz="0" w:space="0" w:color="auto"/>
                      </w:divBdr>
                      <w:divsChild>
                        <w:div w:id="74267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27505">
          <w:marLeft w:val="0"/>
          <w:marRight w:val="0"/>
          <w:marTop w:val="0"/>
          <w:marBottom w:val="0"/>
          <w:divBdr>
            <w:top w:val="none" w:sz="0" w:space="0" w:color="auto"/>
            <w:left w:val="none" w:sz="0" w:space="0" w:color="auto"/>
            <w:bottom w:val="none" w:sz="0" w:space="0" w:color="auto"/>
            <w:right w:val="none" w:sz="0" w:space="0" w:color="auto"/>
          </w:divBdr>
          <w:divsChild>
            <w:div w:id="400104797">
              <w:marLeft w:val="0"/>
              <w:marRight w:val="0"/>
              <w:marTop w:val="0"/>
              <w:marBottom w:val="0"/>
              <w:divBdr>
                <w:top w:val="none" w:sz="0" w:space="0" w:color="auto"/>
                <w:left w:val="none" w:sz="0" w:space="0" w:color="auto"/>
                <w:bottom w:val="none" w:sz="0" w:space="0" w:color="auto"/>
                <w:right w:val="none" w:sz="0" w:space="0" w:color="auto"/>
              </w:divBdr>
              <w:divsChild>
                <w:div w:id="7452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749103">
      <w:bodyDiv w:val="1"/>
      <w:marLeft w:val="0"/>
      <w:marRight w:val="0"/>
      <w:marTop w:val="0"/>
      <w:marBottom w:val="0"/>
      <w:divBdr>
        <w:top w:val="none" w:sz="0" w:space="0" w:color="auto"/>
        <w:left w:val="none" w:sz="0" w:space="0" w:color="auto"/>
        <w:bottom w:val="none" w:sz="0" w:space="0" w:color="auto"/>
        <w:right w:val="none" w:sz="0" w:space="0" w:color="auto"/>
      </w:divBdr>
      <w:divsChild>
        <w:div w:id="1940484304">
          <w:marLeft w:val="0"/>
          <w:marRight w:val="240"/>
          <w:marTop w:val="0"/>
          <w:marBottom w:val="0"/>
          <w:divBdr>
            <w:top w:val="none" w:sz="0" w:space="0" w:color="auto"/>
            <w:left w:val="none" w:sz="0" w:space="0" w:color="auto"/>
            <w:bottom w:val="none" w:sz="0" w:space="0" w:color="auto"/>
            <w:right w:val="none" w:sz="0" w:space="0" w:color="auto"/>
          </w:divBdr>
          <w:divsChild>
            <w:div w:id="885946796">
              <w:marLeft w:val="0"/>
              <w:marRight w:val="0"/>
              <w:marTop w:val="0"/>
              <w:marBottom w:val="0"/>
              <w:divBdr>
                <w:top w:val="none" w:sz="0" w:space="0" w:color="auto"/>
                <w:left w:val="none" w:sz="0" w:space="0" w:color="auto"/>
                <w:bottom w:val="none" w:sz="0" w:space="0" w:color="auto"/>
                <w:right w:val="none" w:sz="0" w:space="0" w:color="auto"/>
              </w:divBdr>
              <w:divsChild>
                <w:div w:id="16535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0026">
          <w:marLeft w:val="0"/>
          <w:marRight w:val="240"/>
          <w:marTop w:val="0"/>
          <w:marBottom w:val="0"/>
          <w:divBdr>
            <w:top w:val="none" w:sz="0" w:space="0" w:color="auto"/>
            <w:left w:val="none" w:sz="0" w:space="0" w:color="auto"/>
            <w:bottom w:val="none" w:sz="0" w:space="0" w:color="auto"/>
            <w:right w:val="none" w:sz="0" w:space="0" w:color="auto"/>
          </w:divBdr>
          <w:divsChild>
            <w:div w:id="1661691564">
              <w:marLeft w:val="0"/>
              <w:marRight w:val="0"/>
              <w:marTop w:val="0"/>
              <w:marBottom w:val="0"/>
              <w:divBdr>
                <w:top w:val="none" w:sz="0" w:space="0" w:color="auto"/>
                <w:left w:val="none" w:sz="0" w:space="0" w:color="auto"/>
                <w:bottom w:val="none" w:sz="0" w:space="0" w:color="auto"/>
                <w:right w:val="none" w:sz="0" w:space="0" w:color="auto"/>
              </w:divBdr>
              <w:divsChild>
                <w:div w:id="35461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3144">
          <w:marLeft w:val="0"/>
          <w:marRight w:val="0"/>
          <w:marTop w:val="750"/>
          <w:marBottom w:val="0"/>
          <w:divBdr>
            <w:top w:val="none" w:sz="0" w:space="0" w:color="auto"/>
            <w:left w:val="none" w:sz="0" w:space="0" w:color="auto"/>
            <w:bottom w:val="none" w:sz="0" w:space="0" w:color="auto"/>
            <w:right w:val="none" w:sz="0" w:space="0" w:color="auto"/>
          </w:divBdr>
          <w:divsChild>
            <w:div w:id="345254304">
              <w:marLeft w:val="0"/>
              <w:marRight w:val="0"/>
              <w:marTop w:val="0"/>
              <w:marBottom w:val="0"/>
              <w:divBdr>
                <w:top w:val="none" w:sz="0" w:space="0" w:color="auto"/>
                <w:left w:val="none" w:sz="0" w:space="0" w:color="auto"/>
                <w:bottom w:val="none" w:sz="0" w:space="0" w:color="auto"/>
                <w:right w:val="none" w:sz="0" w:space="0" w:color="auto"/>
              </w:divBdr>
              <w:divsChild>
                <w:div w:id="1496605550">
                  <w:marLeft w:val="0"/>
                  <w:marRight w:val="0"/>
                  <w:marTop w:val="0"/>
                  <w:marBottom w:val="0"/>
                  <w:divBdr>
                    <w:top w:val="none" w:sz="0" w:space="0" w:color="auto"/>
                    <w:left w:val="none" w:sz="0" w:space="0" w:color="auto"/>
                    <w:bottom w:val="none" w:sz="0" w:space="0" w:color="auto"/>
                    <w:right w:val="none" w:sz="0" w:space="0" w:color="auto"/>
                  </w:divBdr>
                  <w:divsChild>
                    <w:div w:id="19107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142609">
      <w:bodyDiv w:val="1"/>
      <w:marLeft w:val="0"/>
      <w:marRight w:val="0"/>
      <w:marTop w:val="0"/>
      <w:marBottom w:val="0"/>
      <w:divBdr>
        <w:top w:val="none" w:sz="0" w:space="0" w:color="auto"/>
        <w:left w:val="none" w:sz="0" w:space="0" w:color="auto"/>
        <w:bottom w:val="none" w:sz="0" w:space="0" w:color="auto"/>
        <w:right w:val="none" w:sz="0" w:space="0" w:color="auto"/>
      </w:divBdr>
      <w:divsChild>
        <w:div w:id="2019767104">
          <w:marLeft w:val="0"/>
          <w:marRight w:val="240"/>
          <w:marTop w:val="0"/>
          <w:marBottom w:val="0"/>
          <w:divBdr>
            <w:top w:val="none" w:sz="0" w:space="0" w:color="auto"/>
            <w:left w:val="none" w:sz="0" w:space="0" w:color="auto"/>
            <w:bottom w:val="none" w:sz="0" w:space="0" w:color="auto"/>
            <w:right w:val="none" w:sz="0" w:space="0" w:color="auto"/>
          </w:divBdr>
          <w:divsChild>
            <w:div w:id="1515268098">
              <w:marLeft w:val="0"/>
              <w:marRight w:val="0"/>
              <w:marTop w:val="0"/>
              <w:marBottom w:val="0"/>
              <w:divBdr>
                <w:top w:val="none" w:sz="0" w:space="0" w:color="auto"/>
                <w:left w:val="none" w:sz="0" w:space="0" w:color="auto"/>
                <w:bottom w:val="none" w:sz="0" w:space="0" w:color="auto"/>
                <w:right w:val="none" w:sz="0" w:space="0" w:color="auto"/>
              </w:divBdr>
              <w:divsChild>
                <w:div w:id="14855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78758">
          <w:marLeft w:val="0"/>
          <w:marRight w:val="240"/>
          <w:marTop w:val="0"/>
          <w:marBottom w:val="0"/>
          <w:divBdr>
            <w:top w:val="none" w:sz="0" w:space="0" w:color="auto"/>
            <w:left w:val="none" w:sz="0" w:space="0" w:color="auto"/>
            <w:bottom w:val="none" w:sz="0" w:space="0" w:color="auto"/>
            <w:right w:val="none" w:sz="0" w:space="0" w:color="auto"/>
          </w:divBdr>
          <w:divsChild>
            <w:div w:id="1916042798">
              <w:marLeft w:val="0"/>
              <w:marRight w:val="0"/>
              <w:marTop w:val="0"/>
              <w:marBottom w:val="0"/>
              <w:divBdr>
                <w:top w:val="none" w:sz="0" w:space="0" w:color="auto"/>
                <w:left w:val="none" w:sz="0" w:space="0" w:color="auto"/>
                <w:bottom w:val="none" w:sz="0" w:space="0" w:color="auto"/>
                <w:right w:val="none" w:sz="0" w:space="0" w:color="auto"/>
              </w:divBdr>
              <w:divsChild>
                <w:div w:id="11988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97152">
          <w:marLeft w:val="0"/>
          <w:marRight w:val="0"/>
          <w:marTop w:val="750"/>
          <w:marBottom w:val="0"/>
          <w:divBdr>
            <w:top w:val="none" w:sz="0" w:space="0" w:color="auto"/>
            <w:left w:val="none" w:sz="0" w:space="0" w:color="auto"/>
            <w:bottom w:val="none" w:sz="0" w:space="0" w:color="auto"/>
            <w:right w:val="none" w:sz="0" w:space="0" w:color="auto"/>
          </w:divBdr>
          <w:divsChild>
            <w:div w:id="1043601689">
              <w:marLeft w:val="0"/>
              <w:marRight w:val="0"/>
              <w:marTop w:val="0"/>
              <w:marBottom w:val="0"/>
              <w:divBdr>
                <w:top w:val="none" w:sz="0" w:space="0" w:color="auto"/>
                <w:left w:val="none" w:sz="0" w:space="0" w:color="auto"/>
                <w:bottom w:val="none" w:sz="0" w:space="0" w:color="auto"/>
                <w:right w:val="none" w:sz="0" w:space="0" w:color="auto"/>
              </w:divBdr>
              <w:divsChild>
                <w:div w:id="1576624860">
                  <w:marLeft w:val="0"/>
                  <w:marRight w:val="0"/>
                  <w:marTop w:val="0"/>
                  <w:marBottom w:val="0"/>
                  <w:divBdr>
                    <w:top w:val="none" w:sz="0" w:space="0" w:color="auto"/>
                    <w:left w:val="none" w:sz="0" w:space="0" w:color="auto"/>
                    <w:bottom w:val="none" w:sz="0" w:space="0" w:color="auto"/>
                    <w:right w:val="none" w:sz="0" w:space="0" w:color="auto"/>
                  </w:divBdr>
                  <w:divsChild>
                    <w:div w:id="15032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342565">
      <w:bodyDiv w:val="1"/>
      <w:marLeft w:val="0"/>
      <w:marRight w:val="0"/>
      <w:marTop w:val="0"/>
      <w:marBottom w:val="0"/>
      <w:divBdr>
        <w:top w:val="none" w:sz="0" w:space="0" w:color="auto"/>
        <w:left w:val="none" w:sz="0" w:space="0" w:color="auto"/>
        <w:bottom w:val="none" w:sz="0" w:space="0" w:color="auto"/>
        <w:right w:val="none" w:sz="0" w:space="0" w:color="auto"/>
      </w:divBdr>
      <w:divsChild>
        <w:div w:id="461847161">
          <w:marLeft w:val="0"/>
          <w:marRight w:val="240"/>
          <w:marTop w:val="0"/>
          <w:marBottom w:val="0"/>
          <w:divBdr>
            <w:top w:val="none" w:sz="0" w:space="0" w:color="auto"/>
            <w:left w:val="none" w:sz="0" w:space="0" w:color="auto"/>
            <w:bottom w:val="none" w:sz="0" w:space="0" w:color="auto"/>
            <w:right w:val="none" w:sz="0" w:space="0" w:color="auto"/>
          </w:divBdr>
          <w:divsChild>
            <w:div w:id="351417235">
              <w:marLeft w:val="0"/>
              <w:marRight w:val="0"/>
              <w:marTop w:val="0"/>
              <w:marBottom w:val="0"/>
              <w:divBdr>
                <w:top w:val="none" w:sz="0" w:space="0" w:color="auto"/>
                <w:left w:val="none" w:sz="0" w:space="0" w:color="auto"/>
                <w:bottom w:val="none" w:sz="0" w:space="0" w:color="auto"/>
                <w:right w:val="none" w:sz="0" w:space="0" w:color="auto"/>
              </w:divBdr>
              <w:divsChild>
                <w:div w:id="158317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0632">
          <w:marLeft w:val="0"/>
          <w:marRight w:val="240"/>
          <w:marTop w:val="0"/>
          <w:marBottom w:val="0"/>
          <w:divBdr>
            <w:top w:val="none" w:sz="0" w:space="0" w:color="auto"/>
            <w:left w:val="none" w:sz="0" w:space="0" w:color="auto"/>
            <w:bottom w:val="none" w:sz="0" w:space="0" w:color="auto"/>
            <w:right w:val="none" w:sz="0" w:space="0" w:color="auto"/>
          </w:divBdr>
          <w:divsChild>
            <w:div w:id="1159659844">
              <w:marLeft w:val="0"/>
              <w:marRight w:val="0"/>
              <w:marTop w:val="0"/>
              <w:marBottom w:val="0"/>
              <w:divBdr>
                <w:top w:val="none" w:sz="0" w:space="0" w:color="auto"/>
                <w:left w:val="none" w:sz="0" w:space="0" w:color="auto"/>
                <w:bottom w:val="none" w:sz="0" w:space="0" w:color="auto"/>
                <w:right w:val="none" w:sz="0" w:space="0" w:color="auto"/>
              </w:divBdr>
              <w:divsChild>
                <w:div w:id="113201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63028">
          <w:marLeft w:val="0"/>
          <w:marRight w:val="0"/>
          <w:marTop w:val="750"/>
          <w:marBottom w:val="0"/>
          <w:divBdr>
            <w:top w:val="none" w:sz="0" w:space="0" w:color="auto"/>
            <w:left w:val="none" w:sz="0" w:space="0" w:color="auto"/>
            <w:bottom w:val="none" w:sz="0" w:space="0" w:color="auto"/>
            <w:right w:val="none" w:sz="0" w:space="0" w:color="auto"/>
          </w:divBdr>
          <w:divsChild>
            <w:div w:id="1640528766">
              <w:marLeft w:val="0"/>
              <w:marRight w:val="0"/>
              <w:marTop w:val="0"/>
              <w:marBottom w:val="0"/>
              <w:divBdr>
                <w:top w:val="none" w:sz="0" w:space="0" w:color="auto"/>
                <w:left w:val="none" w:sz="0" w:space="0" w:color="auto"/>
                <w:bottom w:val="none" w:sz="0" w:space="0" w:color="auto"/>
                <w:right w:val="none" w:sz="0" w:space="0" w:color="auto"/>
              </w:divBdr>
              <w:divsChild>
                <w:div w:id="2035693801">
                  <w:marLeft w:val="0"/>
                  <w:marRight w:val="0"/>
                  <w:marTop w:val="0"/>
                  <w:marBottom w:val="0"/>
                  <w:divBdr>
                    <w:top w:val="none" w:sz="0" w:space="0" w:color="auto"/>
                    <w:left w:val="none" w:sz="0" w:space="0" w:color="auto"/>
                    <w:bottom w:val="none" w:sz="0" w:space="0" w:color="auto"/>
                    <w:right w:val="none" w:sz="0" w:space="0" w:color="auto"/>
                  </w:divBdr>
                  <w:divsChild>
                    <w:div w:id="13231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9131">
      <w:bodyDiv w:val="1"/>
      <w:marLeft w:val="0"/>
      <w:marRight w:val="0"/>
      <w:marTop w:val="0"/>
      <w:marBottom w:val="0"/>
      <w:divBdr>
        <w:top w:val="none" w:sz="0" w:space="0" w:color="auto"/>
        <w:left w:val="none" w:sz="0" w:space="0" w:color="auto"/>
        <w:bottom w:val="none" w:sz="0" w:space="0" w:color="auto"/>
        <w:right w:val="none" w:sz="0" w:space="0" w:color="auto"/>
      </w:divBdr>
      <w:divsChild>
        <w:div w:id="967276892">
          <w:marLeft w:val="0"/>
          <w:marRight w:val="240"/>
          <w:marTop w:val="0"/>
          <w:marBottom w:val="0"/>
          <w:divBdr>
            <w:top w:val="none" w:sz="0" w:space="0" w:color="auto"/>
            <w:left w:val="none" w:sz="0" w:space="0" w:color="auto"/>
            <w:bottom w:val="none" w:sz="0" w:space="0" w:color="auto"/>
            <w:right w:val="none" w:sz="0" w:space="0" w:color="auto"/>
          </w:divBdr>
          <w:divsChild>
            <w:div w:id="1705710268">
              <w:marLeft w:val="0"/>
              <w:marRight w:val="0"/>
              <w:marTop w:val="0"/>
              <w:marBottom w:val="0"/>
              <w:divBdr>
                <w:top w:val="none" w:sz="0" w:space="0" w:color="auto"/>
                <w:left w:val="none" w:sz="0" w:space="0" w:color="auto"/>
                <w:bottom w:val="none" w:sz="0" w:space="0" w:color="auto"/>
                <w:right w:val="none" w:sz="0" w:space="0" w:color="auto"/>
              </w:divBdr>
              <w:divsChild>
                <w:div w:id="111726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540606">
          <w:marLeft w:val="0"/>
          <w:marRight w:val="240"/>
          <w:marTop w:val="0"/>
          <w:marBottom w:val="0"/>
          <w:divBdr>
            <w:top w:val="none" w:sz="0" w:space="0" w:color="auto"/>
            <w:left w:val="none" w:sz="0" w:space="0" w:color="auto"/>
            <w:bottom w:val="none" w:sz="0" w:space="0" w:color="auto"/>
            <w:right w:val="none" w:sz="0" w:space="0" w:color="auto"/>
          </w:divBdr>
          <w:divsChild>
            <w:div w:id="1108620702">
              <w:marLeft w:val="0"/>
              <w:marRight w:val="0"/>
              <w:marTop w:val="0"/>
              <w:marBottom w:val="0"/>
              <w:divBdr>
                <w:top w:val="none" w:sz="0" w:space="0" w:color="auto"/>
                <w:left w:val="none" w:sz="0" w:space="0" w:color="auto"/>
                <w:bottom w:val="none" w:sz="0" w:space="0" w:color="auto"/>
                <w:right w:val="none" w:sz="0" w:space="0" w:color="auto"/>
              </w:divBdr>
              <w:divsChild>
                <w:div w:id="202678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3775">
          <w:marLeft w:val="0"/>
          <w:marRight w:val="0"/>
          <w:marTop w:val="750"/>
          <w:marBottom w:val="0"/>
          <w:divBdr>
            <w:top w:val="none" w:sz="0" w:space="0" w:color="auto"/>
            <w:left w:val="none" w:sz="0" w:space="0" w:color="auto"/>
            <w:bottom w:val="none" w:sz="0" w:space="0" w:color="auto"/>
            <w:right w:val="none" w:sz="0" w:space="0" w:color="auto"/>
          </w:divBdr>
          <w:divsChild>
            <w:div w:id="1131551921">
              <w:marLeft w:val="0"/>
              <w:marRight w:val="0"/>
              <w:marTop w:val="0"/>
              <w:marBottom w:val="0"/>
              <w:divBdr>
                <w:top w:val="none" w:sz="0" w:space="0" w:color="auto"/>
                <w:left w:val="none" w:sz="0" w:space="0" w:color="auto"/>
                <w:bottom w:val="none" w:sz="0" w:space="0" w:color="auto"/>
                <w:right w:val="none" w:sz="0" w:space="0" w:color="auto"/>
              </w:divBdr>
              <w:divsChild>
                <w:div w:id="452485167">
                  <w:marLeft w:val="0"/>
                  <w:marRight w:val="0"/>
                  <w:marTop w:val="0"/>
                  <w:marBottom w:val="0"/>
                  <w:divBdr>
                    <w:top w:val="none" w:sz="0" w:space="0" w:color="auto"/>
                    <w:left w:val="none" w:sz="0" w:space="0" w:color="auto"/>
                    <w:bottom w:val="none" w:sz="0" w:space="0" w:color="auto"/>
                    <w:right w:val="none" w:sz="0" w:space="0" w:color="auto"/>
                  </w:divBdr>
                  <w:divsChild>
                    <w:div w:id="1398891774">
                      <w:marLeft w:val="0"/>
                      <w:marRight w:val="0"/>
                      <w:marTop w:val="0"/>
                      <w:marBottom w:val="0"/>
                      <w:divBdr>
                        <w:top w:val="none" w:sz="0" w:space="0" w:color="auto"/>
                        <w:left w:val="none" w:sz="0" w:space="0" w:color="auto"/>
                        <w:bottom w:val="none" w:sz="0" w:space="0" w:color="auto"/>
                        <w:right w:val="none" w:sz="0" w:space="0" w:color="auto"/>
                      </w:divBdr>
                      <w:divsChild>
                        <w:div w:id="7066387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 w:id="27821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06059">
      <w:bodyDiv w:val="1"/>
      <w:marLeft w:val="0"/>
      <w:marRight w:val="0"/>
      <w:marTop w:val="0"/>
      <w:marBottom w:val="0"/>
      <w:divBdr>
        <w:top w:val="none" w:sz="0" w:space="0" w:color="auto"/>
        <w:left w:val="none" w:sz="0" w:space="0" w:color="auto"/>
        <w:bottom w:val="none" w:sz="0" w:space="0" w:color="auto"/>
        <w:right w:val="none" w:sz="0" w:space="0" w:color="auto"/>
      </w:divBdr>
      <w:divsChild>
        <w:div w:id="554508949">
          <w:marLeft w:val="0"/>
          <w:marRight w:val="240"/>
          <w:marTop w:val="0"/>
          <w:marBottom w:val="0"/>
          <w:divBdr>
            <w:top w:val="none" w:sz="0" w:space="0" w:color="auto"/>
            <w:left w:val="none" w:sz="0" w:space="0" w:color="auto"/>
            <w:bottom w:val="none" w:sz="0" w:space="0" w:color="auto"/>
            <w:right w:val="none" w:sz="0" w:space="0" w:color="auto"/>
          </w:divBdr>
          <w:divsChild>
            <w:div w:id="159587965">
              <w:marLeft w:val="0"/>
              <w:marRight w:val="0"/>
              <w:marTop w:val="0"/>
              <w:marBottom w:val="0"/>
              <w:divBdr>
                <w:top w:val="none" w:sz="0" w:space="0" w:color="auto"/>
                <w:left w:val="none" w:sz="0" w:space="0" w:color="auto"/>
                <w:bottom w:val="none" w:sz="0" w:space="0" w:color="auto"/>
                <w:right w:val="none" w:sz="0" w:space="0" w:color="auto"/>
              </w:divBdr>
              <w:divsChild>
                <w:div w:id="2619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66401">
          <w:marLeft w:val="0"/>
          <w:marRight w:val="240"/>
          <w:marTop w:val="0"/>
          <w:marBottom w:val="0"/>
          <w:divBdr>
            <w:top w:val="none" w:sz="0" w:space="0" w:color="auto"/>
            <w:left w:val="none" w:sz="0" w:space="0" w:color="auto"/>
            <w:bottom w:val="none" w:sz="0" w:space="0" w:color="auto"/>
            <w:right w:val="none" w:sz="0" w:space="0" w:color="auto"/>
          </w:divBdr>
          <w:divsChild>
            <w:div w:id="1171919450">
              <w:marLeft w:val="0"/>
              <w:marRight w:val="0"/>
              <w:marTop w:val="0"/>
              <w:marBottom w:val="0"/>
              <w:divBdr>
                <w:top w:val="none" w:sz="0" w:space="0" w:color="auto"/>
                <w:left w:val="none" w:sz="0" w:space="0" w:color="auto"/>
                <w:bottom w:val="none" w:sz="0" w:space="0" w:color="auto"/>
                <w:right w:val="none" w:sz="0" w:space="0" w:color="auto"/>
              </w:divBdr>
              <w:divsChild>
                <w:div w:id="10512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8061">
          <w:marLeft w:val="0"/>
          <w:marRight w:val="0"/>
          <w:marTop w:val="750"/>
          <w:marBottom w:val="0"/>
          <w:divBdr>
            <w:top w:val="none" w:sz="0" w:space="0" w:color="auto"/>
            <w:left w:val="none" w:sz="0" w:space="0" w:color="auto"/>
            <w:bottom w:val="none" w:sz="0" w:space="0" w:color="auto"/>
            <w:right w:val="none" w:sz="0" w:space="0" w:color="auto"/>
          </w:divBdr>
          <w:divsChild>
            <w:div w:id="1906988458">
              <w:marLeft w:val="0"/>
              <w:marRight w:val="0"/>
              <w:marTop w:val="0"/>
              <w:marBottom w:val="0"/>
              <w:divBdr>
                <w:top w:val="none" w:sz="0" w:space="0" w:color="auto"/>
                <w:left w:val="none" w:sz="0" w:space="0" w:color="auto"/>
                <w:bottom w:val="none" w:sz="0" w:space="0" w:color="auto"/>
                <w:right w:val="none" w:sz="0" w:space="0" w:color="auto"/>
              </w:divBdr>
              <w:divsChild>
                <w:div w:id="1589383512">
                  <w:marLeft w:val="0"/>
                  <w:marRight w:val="0"/>
                  <w:marTop w:val="0"/>
                  <w:marBottom w:val="0"/>
                  <w:divBdr>
                    <w:top w:val="none" w:sz="0" w:space="0" w:color="auto"/>
                    <w:left w:val="none" w:sz="0" w:space="0" w:color="auto"/>
                    <w:bottom w:val="none" w:sz="0" w:space="0" w:color="auto"/>
                    <w:right w:val="none" w:sz="0" w:space="0" w:color="auto"/>
                  </w:divBdr>
                  <w:divsChild>
                    <w:div w:id="2030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277538">
      <w:bodyDiv w:val="1"/>
      <w:marLeft w:val="0"/>
      <w:marRight w:val="0"/>
      <w:marTop w:val="0"/>
      <w:marBottom w:val="0"/>
      <w:divBdr>
        <w:top w:val="none" w:sz="0" w:space="0" w:color="auto"/>
        <w:left w:val="none" w:sz="0" w:space="0" w:color="auto"/>
        <w:bottom w:val="none" w:sz="0" w:space="0" w:color="auto"/>
        <w:right w:val="none" w:sz="0" w:space="0" w:color="auto"/>
      </w:divBdr>
      <w:divsChild>
        <w:div w:id="327443823">
          <w:marLeft w:val="0"/>
          <w:marRight w:val="240"/>
          <w:marTop w:val="0"/>
          <w:marBottom w:val="0"/>
          <w:divBdr>
            <w:top w:val="none" w:sz="0" w:space="0" w:color="auto"/>
            <w:left w:val="none" w:sz="0" w:space="0" w:color="auto"/>
            <w:bottom w:val="none" w:sz="0" w:space="0" w:color="auto"/>
            <w:right w:val="none" w:sz="0" w:space="0" w:color="auto"/>
          </w:divBdr>
          <w:divsChild>
            <w:div w:id="996805887">
              <w:marLeft w:val="0"/>
              <w:marRight w:val="0"/>
              <w:marTop w:val="0"/>
              <w:marBottom w:val="0"/>
              <w:divBdr>
                <w:top w:val="none" w:sz="0" w:space="0" w:color="auto"/>
                <w:left w:val="none" w:sz="0" w:space="0" w:color="auto"/>
                <w:bottom w:val="none" w:sz="0" w:space="0" w:color="auto"/>
                <w:right w:val="none" w:sz="0" w:space="0" w:color="auto"/>
              </w:divBdr>
              <w:divsChild>
                <w:div w:id="7927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4976">
          <w:marLeft w:val="0"/>
          <w:marRight w:val="240"/>
          <w:marTop w:val="0"/>
          <w:marBottom w:val="0"/>
          <w:divBdr>
            <w:top w:val="none" w:sz="0" w:space="0" w:color="auto"/>
            <w:left w:val="none" w:sz="0" w:space="0" w:color="auto"/>
            <w:bottom w:val="none" w:sz="0" w:space="0" w:color="auto"/>
            <w:right w:val="none" w:sz="0" w:space="0" w:color="auto"/>
          </w:divBdr>
          <w:divsChild>
            <w:div w:id="1176503378">
              <w:marLeft w:val="0"/>
              <w:marRight w:val="0"/>
              <w:marTop w:val="0"/>
              <w:marBottom w:val="0"/>
              <w:divBdr>
                <w:top w:val="none" w:sz="0" w:space="0" w:color="auto"/>
                <w:left w:val="none" w:sz="0" w:space="0" w:color="auto"/>
                <w:bottom w:val="none" w:sz="0" w:space="0" w:color="auto"/>
                <w:right w:val="none" w:sz="0" w:space="0" w:color="auto"/>
              </w:divBdr>
              <w:divsChild>
                <w:div w:id="204309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124">
          <w:marLeft w:val="0"/>
          <w:marRight w:val="0"/>
          <w:marTop w:val="750"/>
          <w:marBottom w:val="0"/>
          <w:divBdr>
            <w:top w:val="none" w:sz="0" w:space="0" w:color="auto"/>
            <w:left w:val="none" w:sz="0" w:space="0" w:color="auto"/>
            <w:bottom w:val="none" w:sz="0" w:space="0" w:color="auto"/>
            <w:right w:val="none" w:sz="0" w:space="0" w:color="auto"/>
          </w:divBdr>
          <w:divsChild>
            <w:div w:id="1229069914">
              <w:marLeft w:val="0"/>
              <w:marRight w:val="0"/>
              <w:marTop w:val="0"/>
              <w:marBottom w:val="0"/>
              <w:divBdr>
                <w:top w:val="none" w:sz="0" w:space="0" w:color="auto"/>
                <w:left w:val="none" w:sz="0" w:space="0" w:color="auto"/>
                <w:bottom w:val="none" w:sz="0" w:space="0" w:color="auto"/>
                <w:right w:val="none" w:sz="0" w:space="0" w:color="auto"/>
              </w:divBdr>
              <w:divsChild>
                <w:div w:id="1779135505">
                  <w:marLeft w:val="0"/>
                  <w:marRight w:val="0"/>
                  <w:marTop w:val="0"/>
                  <w:marBottom w:val="0"/>
                  <w:divBdr>
                    <w:top w:val="none" w:sz="0" w:space="0" w:color="auto"/>
                    <w:left w:val="none" w:sz="0" w:space="0" w:color="auto"/>
                    <w:bottom w:val="none" w:sz="0" w:space="0" w:color="auto"/>
                    <w:right w:val="none" w:sz="0" w:space="0" w:color="auto"/>
                  </w:divBdr>
                  <w:divsChild>
                    <w:div w:id="413823760">
                      <w:marLeft w:val="0"/>
                      <w:marRight w:val="0"/>
                      <w:marTop w:val="0"/>
                      <w:marBottom w:val="0"/>
                      <w:divBdr>
                        <w:top w:val="none" w:sz="0" w:space="0" w:color="auto"/>
                        <w:left w:val="none" w:sz="0" w:space="0" w:color="auto"/>
                        <w:bottom w:val="none" w:sz="0" w:space="0" w:color="auto"/>
                        <w:right w:val="none" w:sz="0" w:space="0" w:color="auto"/>
                      </w:divBdr>
                      <w:divsChild>
                        <w:div w:id="126060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166117">
      <w:bodyDiv w:val="1"/>
      <w:marLeft w:val="0"/>
      <w:marRight w:val="0"/>
      <w:marTop w:val="0"/>
      <w:marBottom w:val="0"/>
      <w:divBdr>
        <w:top w:val="none" w:sz="0" w:space="0" w:color="auto"/>
        <w:left w:val="none" w:sz="0" w:space="0" w:color="auto"/>
        <w:bottom w:val="none" w:sz="0" w:space="0" w:color="auto"/>
        <w:right w:val="none" w:sz="0" w:space="0" w:color="auto"/>
      </w:divBdr>
      <w:divsChild>
        <w:div w:id="804549337">
          <w:marLeft w:val="0"/>
          <w:marRight w:val="240"/>
          <w:marTop w:val="0"/>
          <w:marBottom w:val="0"/>
          <w:divBdr>
            <w:top w:val="none" w:sz="0" w:space="0" w:color="auto"/>
            <w:left w:val="none" w:sz="0" w:space="0" w:color="auto"/>
            <w:bottom w:val="none" w:sz="0" w:space="0" w:color="auto"/>
            <w:right w:val="none" w:sz="0" w:space="0" w:color="auto"/>
          </w:divBdr>
          <w:divsChild>
            <w:div w:id="1227574512">
              <w:marLeft w:val="0"/>
              <w:marRight w:val="0"/>
              <w:marTop w:val="0"/>
              <w:marBottom w:val="0"/>
              <w:divBdr>
                <w:top w:val="none" w:sz="0" w:space="0" w:color="auto"/>
                <w:left w:val="none" w:sz="0" w:space="0" w:color="auto"/>
                <w:bottom w:val="none" w:sz="0" w:space="0" w:color="auto"/>
                <w:right w:val="none" w:sz="0" w:space="0" w:color="auto"/>
              </w:divBdr>
              <w:divsChild>
                <w:div w:id="68841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4202">
          <w:marLeft w:val="0"/>
          <w:marRight w:val="240"/>
          <w:marTop w:val="0"/>
          <w:marBottom w:val="0"/>
          <w:divBdr>
            <w:top w:val="none" w:sz="0" w:space="0" w:color="auto"/>
            <w:left w:val="none" w:sz="0" w:space="0" w:color="auto"/>
            <w:bottom w:val="none" w:sz="0" w:space="0" w:color="auto"/>
            <w:right w:val="none" w:sz="0" w:space="0" w:color="auto"/>
          </w:divBdr>
          <w:divsChild>
            <w:div w:id="1396929219">
              <w:marLeft w:val="0"/>
              <w:marRight w:val="0"/>
              <w:marTop w:val="0"/>
              <w:marBottom w:val="0"/>
              <w:divBdr>
                <w:top w:val="none" w:sz="0" w:space="0" w:color="auto"/>
                <w:left w:val="none" w:sz="0" w:space="0" w:color="auto"/>
                <w:bottom w:val="none" w:sz="0" w:space="0" w:color="auto"/>
                <w:right w:val="none" w:sz="0" w:space="0" w:color="auto"/>
              </w:divBdr>
              <w:divsChild>
                <w:div w:id="3616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2684">
          <w:marLeft w:val="0"/>
          <w:marRight w:val="0"/>
          <w:marTop w:val="750"/>
          <w:marBottom w:val="0"/>
          <w:divBdr>
            <w:top w:val="none" w:sz="0" w:space="0" w:color="auto"/>
            <w:left w:val="none" w:sz="0" w:space="0" w:color="auto"/>
            <w:bottom w:val="none" w:sz="0" w:space="0" w:color="auto"/>
            <w:right w:val="none" w:sz="0" w:space="0" w:color="auto"/>
          </w:divBdr>
          <w:divsChild>
            <w:div w:id="1555458678">
              <w:marLeft w:val="0"/>
              <w:marRight w:val="0"/>
              <w:marTop w:val="0"/>
              <w:marBottom w:val="0"/>
              <w:divBdr>
                <w:top w:val="none" w:sz="0" w:space="0" w:color="auto"/>
                <w:left w:val="none" w:sz="0" w:space="0" w:color="auto"/>
                <w:bottom w:val="none" w:sz="0" w:space="0" w:color="auto"/>
                <w:right w:val="none" w:sz="0" w:space="0" w:color="auto"/>
              </w:divBdr>
              <w:divsChild>
                <w:div w:id="21316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21566">
      <w:bodyDiv w:val="1"/>
      <w:marLeft w:val="0"/>
      <w:marRight w:val="0"/>
      <w:marTop w:val="0"/>
      <w:marBottom w:val="0"/>
      <w:divBdr>
        <w:top w:val="none" w:sz="0" w:space="0" w:color="auto"/>
        <w:left w:val="none" w:sz="0" w:space="0" w:color="auto"/>
        <w:bottom w:val="none" w:sz="0" w:space="0" w:color="auto"/>
        <w:right w:val="none" w:sz="0" w:space="0" w:color="auto"/>
      </w:divBdr>
      <w:divsChild>
        <w:div w:id="1347370247">
          <w:marLeft w:val="0"/>
          <w:marRight w:val="0"/>
          <w:marTop w:val="0"/>
          <w:marBottom w:val="0"/>
          <w:divBdr>
            <w:top w:val="none" w:sz="0" w:space="0" w:color="auto"/>
            <w:left w:val="none" w:sz="0" w:space="0" w:color="auto"/>
            <w:bottom w:val="none" w:sz="0" w:space="0" w:color="auto"/>
            <w:right w:val="none" w:sz="0" w:space="0" w:color="auto"/>
          </w:divBdr>
        </w:div>
      </w:divsChild>
    </w:div>
    <w:div w:id="1362510889">
      <w:bodyDiv w:val="1"/>
      <w:marLeft w:val="0"/>
      <w:marRight w:val="0"/>
      <w:marTop w:val="0"/>
      <w:marBottom w:val="0"/>
      <w:divBdr>
        <w:top w:val="none" w:sz="0" w:space="0" w:color="auto"/>
        <w:left w:val="none" w:sz="0" w:space="0" w:color="auto"/>
        <w:bottom w:val="none" w:sz="0" w:space="0" w:color="auto"/>
        <w:right w:val="none" w:sz="0" w:space="0" w:color="auto"/>
      </w:divBdr>
      <w:divsChild>
        <w:div w:id="1848011452">
          <w:marLeft w:val="0"/>
          <w:marRight w:val="240"/>
          <w:marTop w:val="0"/>
          <w:marBottom w:val="0"/>
          <w:divBdr>
            <w:top w:val="none" w:sz="0" w:space="0" w:color="auto"/>
            <w:left w:val="none" w:sz="0" w:space="0" w:color="auto"/>
            <w:bottom w:val="none" w:sz="0" w:space="0" w:color="auto"/>
            <w:right w:val="none" w:sz="0" w:space="0" w:color="auto"/>
          </w:divBdr>
          <w:divsChild>
            <w:div w:id="1862165447">
              <w:marLeft w:val="0"/>
              <w:marRight w:val="0"/>
              <w:marTop w:val="0"/>
              <w:marBottom w:val="0"/>
              <w:divBdr>
                <w:top w:val="none" w:sz="0" w:space="0" w:color="auto"/>
                <w:left w:val="none" w:sz="0" w:space="0" w:color="auto"/>
                <w:bottom w:val="none" w:sz="0" w:space="0" w:color="auto"/>
                <w:right w:val="none" w:sz="0" w:space="0" w:color="auto"/>
              </w:divBdr>
              <w:divsChild>
                <w:div w:id="14146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4893">
          <w:marLeft w:val="0"/>
          <w:marRight w:val="240"/>
          <w:marTop w:val="0"/>
          <w:marBottom w:val="0"/>
          <w:divBdr>
            <w:top w:val="none" w:sz="0" w:space="0" w:color="auto"/>
            <w:left w:val="none" w:sz="0" w:space="0" w:color="auto"/>
            <w:bottom w:val="none" w:sz="0" w:space="0" w:color="auto"/>
            <w:right w:val="none" w:sz="0" w:space="0" w:color="auto"/>
          </w:divBdr>
          <w:divsChild>
            <w:div w:id="753672425">
              <w:marLeft w:val="0"/>
              <w:marRight w:val="0"/>
              <w:marTop w:val="0"/>
              <w:marBottom w:val="0"/>
              <w:divBdr>
                <w:top w:val="none" w:sz="0" w:space="0" w:color="auto"/>
                <w:left w:val="none" w:sz="0" w:space="0" w:color="auto"/>
                <w:bottom w:val="none" w:sz="0" w:space="0" w:color="auto"/>
                <w:right w:val="none" w:sz="0" w:space="0" w:color="auto"/>
              </w:divBdr>
              <w:divsChild>
                <w:div w:id="15975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7035">
          <w:marLeft w:val="0"/>
          <w:marRight w:val="0"/>
          <w:marTop w:val="750"/>
          <w:marBottom w:val="0"/>
          <w:divBdr>
            <w:top w:val="none" w:sz="0" w:space="0" w:color="auto"/>
            <w:left w:val="none" w:sz="0" w:space="0" w:color="auto"/>
            <w:bottom w:val="none" w:sz="0" w:space="0" w:color="auto"/>
            <w:right w:val="none" w:sz="0" w:space="0" w:color="auto"/>
          </w:divBdr>
          <w:divsChild>
            <w:div w:id="2133012770">
              <w:marLeft w:val="0"/>
              <w:marRight w:val="0"/>
              <w:marTop w:val="0"/>
              <w:marBottom w:val="0"/>
              <w:divBdr>
                <w:top w:val="none" w:sz="0" w:space="0" w:color="auto"/>
                <w:left w:val="none" w:sz="0" w:space="0" w:color="auto"/>
                <w:bottom w:val="none" w:sz="0" w:space="0" w:color="auto"/>
                <w:right w:val="none" w:sz="0" w:space="0" w:color="auto"/>
              </w:divBdr>
              <w:divsChild>
                <w:div w:id="1356885483">
                  <w:marLeft w:val="0"/>
                  <w:marRight w:val="0"/>
                  <w:marTop w:val="0"/>
                  <w:marBottom w:val="0"/>
                  <w:divBdr>
                    <w:top w:val="none" w:sz="0" w:space="0" w:color="auto"/>
                    <w:left w:val="none" w:sz="0" w:space="0" w:color="auto"/>
                    <w:bottom w:val="none" w:sz="0" w:space="0" w:color="auto"/>
                    <w:right w:val="none" w:sz="0" w:space="0" w:color="auto"/>
                  </w:divBdr>
                  <w:divsChild>
                    <w:div w:id="87277243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364356329">
      <w:bodyDiv w:val="1"/>
      <w:marLeft w:val="0"/>
      <w:marRight w:val="0"/>
      <w:marTop w:val="0"/>
      <w:marBottom w:val="0"/>
      <w:divBdr>
        <w:top w:val="none" w:sz="0" w:space="0" w:color="auto"/>
        <w:left w:val="none" w:sz="0" w:space="0" w:color="auto"/>
        <w:bottom w:val="none" w:sz="0" w:space="0" w:color="auto"/>
        <w:right w:val="none" w:sz="0" w:space="0" w:color="auto"/>
      </w:divBdr>
      <w:divsChild>
        <w:div w:id="632831212">
          <w:marLeft w:val="0"/>
          <w:marRight w:val="240"/>
          <w:marTop w:val="0"/>
          <w:marBottom w:val="0"/>
          <w:divBdr>
            <w:top w:val="none" w:sz="0" w:space="0" w:color="auto"/>
            <w:left w:val="none" w:sz="0" w:space="0" w:color="auto"/>
            <w:bottom w:val="none" w:sz="0" w:space="0" w:color="auto"/>
            <w:right w:val="none" w:sz="0" w:space="0" w:color="auto"/>
          </w:divBdr>
          <w:divsChild>
            <w:div w:id="2104839638">
              <w:marLeft w:val="0"/>
              <w:marRight w:val="0"/>
              <w:marTop w:val="0"/>
              <w:marBottom w:val="0"/>
              <w:divBdr>
                <w:top w:val="none" w:sz="0" w:space="0" w:color="auto"/>
                <w:left w:val="none" w:sz="0" w:space="0" w:color="auto"/>
                <w:bottom w:val="none" w:sz="0" w:space="0" w:color="auto"/>
                <w:right w:val="none" w:sz="0" w:space="0" w:color="auto"/>
              </w:divBdr>
              <w:divsChild>
                <w:div w:id="6863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1759">
          <w:marLeft w:val="0"/>
          <w:marRight w:val="240"/>
          <w:marTop w:val="0"/>
          <w:marBottom w:val="0"/>
          <w:divBdr>
            <w:top w:val="none" w:sz="0" w:space="0" w:color="auto"/>
            <w:left w:val="none" w:sz="0" w:space="0" w:color="auto"/>
            <w:bottom w:val="none" w:sz="0" w:space="0" w:color="auto"/>
            <w:right w:val="none" w:sz="0" w:space="0" w:color="auto"/>
          </w:divBdr>
          <w:divsChild>
            <w:div w:id="228001254">
              <w:marLeft w:val="0"/>
              <w:marRight w:val="0"/>
              <w:marTop w:val="0"/>
              <w:marBottom w:val="0"/>
              <w:divBdr>
                <w:top w:val="none" w:sz="0" w:space="0" w:color="auto"/>
                <w:left w:val="none" w:sz="0" w:space="0" w:color="auto"/>
                <w:bottom w:val="none" w:sz="0" w:space="0" w:color="auto"/>
                <w:right w:val="none" w:sz="0" w:space="0" w:color="auto"/>
              </w:divBdr>
              <w:divsChild>
                <w:div w:id="8681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2433">
          <w:marLeft w:val="0"/>
          <w:marRight w:val="0"/>
          <w:marTop w:val="750"/>
          <w:marBottom w:val="0"/>
          <w:divBdr>
            <w:top w:val="none" w:sz="0" w:space="0" w:color="auto"/>
            <w:left w:val="none" w:sz="0" w:space="0" w:color="auto"/>
            <w:bottom w:val="none" w:sz="0" w:space="0" w:color="auto"/>
            <w:right w:val="none" w:sz="0" w:space="0" w:color="auto"/>
          </w:divBdr>
          <w:divsChild>
            <w:div w:id="1083406036">
              <w:marLeft w:val="0"/>
              <w:marRight w:val="0"/>
              <w:marTop w:val="0"/>
              <w:marBottom w:val="0"/>
              <w:divBdr>
                <w:top w:val="none" w:sz="0" w:space="0" w:color="auto"/>
                <w:left w:val="none" w:sz="0" w:space="0" w:color="auto"/>
                <w:bottom w:val="none" w:sz="0" w:space="0" w:color="auto"/>
                <w:right w:val="none" w:sz="0" w:space="0" w:color="auto"/>
              </w:divBdr>
              <w:divsChild>
                <w:div w:id="406999778">
                  <w:marLeft w:val="0"/>
                  <w:marRight w:val="0"/>
                  <w:marTop w:val="0"/>
                  <w:marBottom w:val="0"/>
                  <w:divBdr>
                    <w:top w:val="none" w:sz="0" w:space="0" w:color="auto"/>
                    <w:left w:val="none" w:sz="0" w:space="0" w:color="auto"/>
                    <w:bottom w:val="none" w:sz="0" w:space="0" w:color="auto"/>
                    <w:right w:val="none" w:sz="0" w:space="0" w:color="auto"/>
                  </w:divBdr>
                  <w:divsChild>
                    <w:div w:id="10362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942992">
      <w:bodyDiv w:val="1"/>
      <w:marLeft w:val="0"/>
      <w:marRight w:val="0"/>
      <w:marTop w:val="0"/>
      <w:marBottom w:val="0"/>
      <w:divBdr>
        <w:top w:val="none" w:sz="0" w:space="0" w:color="auto"/>
        <w:left w:val="none" w:sz="0" w:space="0" w:color="auto"/>
        <w:bottom w:val="none" w:sz="0" w:space="0" w:color="auto"/>
        <w:right w:val="none" w:sz="0" w:space="0" w:color="auto"/>
      </w:divBdr>
      <w:divsChild>
        <w:div w:id="2127576502">
          <w:marLeft w:val="0"/>
          <w:marRight w:val="240"/>
          <w:marTop w:val="0"/>
          <w:marBottom w:val="0"/>
          <w:divBdr>
            <w:top w:val="none" w:sz="0" w:space="0" w:color="auto"/>
            <w:left w:val="none" w:sz="0" w:space="0" w:color="auto"/>
            <w:bottom w:val="none" w:sz="0" w:space="0" w:color="auto"/>
            <w:right w:val="none" w:sz="0" w:space="0" w:color="auto"/>
          </w:divBdr>
          <w:divsChild>
            <w:div w:id="600334199">
              <w:marLeft w:val="0"/>
              <w:marRight w:val="0"/>
              <w:marTop w:val="0"/>
              <w:marBottom w:val="0"/>
              <w:divBdr>
                <w:top w:val="none" w:sz="0" w:space="0" w:color="auto"/>
                <w:left w:val="none" w:sz="0" w:space="0" w:color="auto"/>
                <w:bottom w:val="none" w:sz="0" w:space="0" w:color="auto"/>
                <w:right w:val="none" w:sz="0" w:space="0" w:color="auto"/>
              </w:divBdr>
              <w:divsChild>
                <w:div w:id="95821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6411">
          <w:marLeft w:val="0"/>
          <w:marRight w:val="240"/>
          <w:marTop w:val="0"/>
          <w:marBottom w:val="0"/>
          <w:divBdr>
            <w:top w:val="none" w:sz="0" w:space="0" w:color="auto"/>
            <w:left w:val="none" w:sz="0" w:space="0" w:color="auto"/>
            <w:bottom w:val="none" w:sz="0" w:space="0" w:color="auto"/>
            <w:right w:val="none" w:sz="0" w:space="0" w:color="auto"/>
          </w:divBdr>
          <w:divsChild>
            <w:div w:id="1752845160">
              <w:marLeft w:val="0"/>
              <w:marRight w:val="0"/>
              <w:marTop w:val="0"/>
              <w:marBottom w:val="0"/>
              <w:divBdr>
                <w:top w:val="none" w:sz="0" w:space="0" w:color="auto"/>
                <w:left w:val="none" w:sz="0" w:space="0" w:color="auto"/>
                <w:bottom w:val="none" w:sz="0" w:space="0" w:color="auto"/>
                <w:right w:val="none" w:sz="0" w:space="0" w:color="auto"/>
              </w:divBdr>
              <w:divsChild>
                <w:div w:id="200639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01580">
          <w:marLeft w:val="0"/>
          <w:marRight w:val="0"/>
          <w:marTop w:val="750"/>
          <w:marBottom w:val="0"/>
          <w:divBdr>
            <w:top w:val="none" w:sz="0" w:space="0" w:color="auto"/>
            <w:left w:val="none" w:sz="0" w:space="0" w:color="auto"/>
            <w:bottom w:val="none" w:sz="0" w:space="0" w:color="auto"/>
            <w:right w:val="none" w:sz="0" w:space="0" w:color="auto"/>
          </w:divBdr>
          <w:divsChild>
            <w:div w:id="1935093019">
              <w:marLeft w:val="0"/>
              <w:marRight w:val="0"/>
              <w:marTop w:val="0"/>
              <w:marBottom w:val="0"/>
              <w:divBdr>
                <w:top w:val="none" w:sz="0" w:space="0" w:color="auto"/>
                <w:left w:val="none" w:sz="0" w:space="0" w:color="auto"/>
                <w:bottom w:val="none" w:sz="0" w:space="0" w:color="auto"/>
                <w:right w:val="none" w:sz="0" w:space="0" w:color="auto"/>
              </w:divBdr>
              <w:divsChild>
                <w:div w:id="1610162892">
                  <w:marLeft w:val="0"/>
                  <w:marRight w:val="0"/>
                  <w:marTop w:val="0"/>
                  <w:marBottom w:val="0"/>
                  <w:divBdr>
                    <w:top w:val="none" w:sz="0" w:space="0" w:color="auto"/>
                    <w:left w:val="none" w:sz="0" w:space="0" w:color="auto"/>
                    <w:bottom w:val="none" w:sz="0" w:space="0" w:color="auto"/>
                    <w:right w:val="none" w:sz="0" w:space="0" w:color="auto"/>
                  </w:divBdr>
                  <w:divsChild>
                    <w:div w:id="12526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793887">
      <w:bodyDiv w:val="1"/>
      <w:marLeft w:val="0"/>
      <w:marRight w:val="0"/>
      <w:marTop w:val="0"/>
      <w:marBottom w:val="0"/>
      <w:divBdr>
        <w:top w:val="none" w:sz="0" w:space="0" w:color="auto"/>
        <w:left w:val="none" w:sz="0" w:space="0" w:color="auto"/>
        <w:bottom w:val="none" w:sz="0" w:space="0" w:color="auto"/>
        <w:right w:val="none" w:sz="0" w:space="0" w:color="auto"/>
      </w:divBdr>
      <w:divsChild>
        <w:div w:id="1804345326">
          <w:marLeft w:val="0"/>
          <w:marRight w:val="240"/>
          <w:marTop w:val="0"/>
          <w:marBottom w:val="0"/>
          <w:divBdr>
            <w:top w:val="none" w:sz="0" w:space="0" w:color="auto"/>
            <w:left w:val="none" w:sz="0" w:space="0" w:color="auto"/>
            <w:bottom w:val="none" w:sz="0" w:space="0" w:color="auto"/>
            <w:right w:val="none" w:sz="0" w:space="0" w:color="auto"/>
          </w:divBdr>
          <w:divsChild>
            <w:div w:id="483201675">
              <w:marLeft w:val="0"/>
              <w:marRight w:val="0"/>
              <w:marTop w:val="0"/>
              <w:marBottom w:val="0"/>
              <w:divBdr>
                <w:top w:val="none" w:sz="0" w:space="0" w:color="auto"/>
                <w:left w:val="none" w:sz="0" w:space="0" w:color="auto"/>
                <w:bottom w:val="none" w:sz="0" w:space="0" w:color="auto"/>
                <w:right w:val="none" w:sz="0" w:space="0" w:color="auto"/>
              </w:divBdr>
              <w:divsChild>
                <w:div w:id="2717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04768">
          <w:marLeft w:val="0"/>
          <w:marRight w:val="240"/>
          <w:marTop w:val="0"/>
          <w:marBottom w:val="0"/>
          <w:divBdr>
            <w:top w:val="none" w:sz="0" w:space="0" w:color="auto"/>
            <w:left w:val="none" w:sz="0" w:space="0" w:color="auto"/>
            <w:bottom w:val="none" w:sz="0" w:space="0" w:color="auto"/>
            <w:right w:val="none" w:sz="0" w:space="0" w:color="auto"/>
          </w:divBdr>
          <w:divsChild>
            <w:div w:id="1618944434">
              <w:marLeft w:val="0"/>
              <w:marRight w:val="0"/>
              <w:marTop w:val="0"/>
              <w:marBottom w:val="0"/>
              <w:divBdr>
                <w:top w:val="none" w:sz="0" w:space="0" w:color="auto"/>
                <w:left w:val="none" w:sz="0" w:space="0" w:color="auto"/>
                <w:bottom w:val="none" w:sz="0" w:space="0" w:color="auto"/>
                <w:right w:val="none" w:sz="0" w:space="0" w:color="auto"/>
              </w:divBdr>
              <w:divsChild>
                <w:div w:id="1553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4675">
          <w:marLeft w:val="0"/>
          <w:marRight w:val="0"/>
          <w:marTop w:val="750"/>
          <w:marBottom w:val="0"/>
          <w:divBdr>
            <w:top w:val="none" w:sz="0" w:space="0" w:color="auto"/>
            <w:left w:val="none" w:sz="0" w:space="0" w:color="auto"/>
            <w:bottom w:val="none" w:sz="0" w:space="0" w:color="auto"/>
            <w:right w:val="none" w:sz="0" w:space="0" w:color="auto"/>
          </w:divBdr>
          <w:divsChild>
            <w:div w:id="547494040">
              <w:marLeft w:val="0"/>
              <w:marRight w:val="0"/>
              <w:marTop w:val="0"/>
              <w:marBottom w:val="0"/>
              <w:divBdr>
                <w:top w:val="none" w:sz="0" w:space="0" w:color="auto"/>
                <w:left w:val="none" w:sz="0" w:space="0" w:color="auto"/>
                <w:bottom w:val="none" w:sz="0" w:space="0" w:color="auto"/>
                <w:right w:val="none" w:sz="0" w:space="0" w:color="auto"/>
              </w:divBdr>
              <w:divsChild>
                <w:div w:id="1717924119">
                  <w:marLeft w:val="0"/>
                  <w:marRight w:val="0"/>
                  <w:marTop w:val="0"/>
                  <w:marBottom w:val="0"/>
                  <w:divBdr>
                    <w:top w:val="none" w:sz="0" w:space="0" w:color="auto"/>
                    <w:left w:val="none" w:sz="0" w:space="0" w:color="auto"/>
                    <w:bottom w:val="none" w:sz="0" w:space="0" w:color="auto"/>
                    <w:right w:val="none" w:sz="0" w:space="0" w:color="auto"/>
                  </w:divBdr>
                  <w:divsChild>
                    <w:div w:id="21451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44323">
      <w:bodyDiv w:val="1"/>
      <w:marLeft w:val="0"/>
      <w:marRight w:val="0"/>
      <w:marTop w:val="0"/>
      <w:marBottom w:val="0"/>
      <w:divBdr>
        <w:top w:val="none" w:sz="0" w:space="0" w:color="auto"/>
        <w:left w:val="none" w:sz="0" w:space="0" w:color="auto"/>
        <w:bottom w:val="none" w:sz="0" w:space="0" w:color="auto"/>
        <w:right w:val="none" w:sz="0" w:space="0" w:color="auto"/>
      </w:divBdr>
      <w:divsChild>
        <w:div w:id="1959096720">
          <w:marLeft w:val="0"/>
          <w:marRight w:val="0"/>
          <w:marTop w:val="0"/>
          <w:marBottom w:val="0"/>
          <w:divBdr>
            <w:top w:val="none" w:sz="0" w:space="0" w:color="auto"/>
            <w:left w:val="none" w:sz="0" w:space="0" w:color="auto"/>
            <w:bottom w:val="none" w:sz="0" w:space="0" w:color="auto"/>
            <w:right w:val="none" w:sz="0" w:space="0" w:color="auto"/>
          </w:divBdr>
          <w:divsChild>
            <w:div w:id="1882017977">
              <w:marLeft w:val="0"/>
              <w:marRight w:val="0"/>
              <w:marTop w:val="0"/>
              <w:marBottom w:val="0"/>
              <w:divBdr>
                <w:top w:val="none" w:sz="0" w:space="0" w:color="auto"/>
                <w:left w:val="none" w:sz="0" w:space="0" w:color="auto"/>
                <w:bottom w:val="none" w:sz="0" w:space="0" w:color="auto"/>
                <w:right w:val="none" w:sz="0" w:space="0" w:color="auto"/>
              </w:divBdr>
              <w:divsChild>
                <w:div w:id="1667198670">
                  <w:marLeft w:val="0"/>
                  <w:marRight w:val="0"/>
                  <w:marTop w:val="0"/>
                  <w:marBottom w:val="0"/>
                  <w:divBdr>
                    <w:top w:val="none" w:sz="0" w:space="0" w:color="auto"/>
                    <w:left w:val="none" w:sz="0" w:space="0" w:color="auto"/>
                    <w:bottom w:val="none" w:sz="0" w:space="0" w:color="auto"/>
                    <w:right w:val="none" w:sz="0" w:space="0" w:color="auto"/>
                  </w:divBdr>
                  <w:divsChild>
                    <w:div w:id="716899611">
                      <w:marLeft w:val="0"/>
                      <w:marRight w:val="0"/>
                      <w:marTop w:val="0"/>
                      <w:marBottom w:val="0"/>
                      <w:divBdr>
                        <w:top w:val="none" w:sz="0" w:space="0" w:color="auto"/>
                        <w:left w:val="none" w:sz="0" w:space="0" w:color="auto"/>
                        <w:bottom w:val="none" w:sz="0" w:space="0" w:color="auto"/>
                        <w:right w:val="none" w:sz="0" w:space="0" w:color="auto"/>
                      </w:divBdr>
                      <w:divsChild>
                        <w:div w:id="411123440">
                          <w:marLeft w:val="0"/>
                          <w:marRight w:val="0"/>
                          <w:marTop w:val="0"/>
                          <w:marBottom w:val="0"/>
                          <w:divBdr>
                            <w:top w:val="none" w:sz="0" w:space="0" w:color="auto"/>
                            <w:left w:val="none" w:sz="0" w:space="0" w:color="auto"/>
                            <w:bottom w:val="none" w:sz="0" w:space="0" w:color="auto"/>
                            <w:right w:val="none" w:sz="0" w:space="0" w:color="auto"/>
                          </w:divBdr>
                          <w:divsChild>
                            <w:div w:id="1405563631">
                              <w:marLeft w:val="0"/>
                              <w:marRight w:val="0"/>
                              <w:marTop w:val="0"/>
                              <w:marBottom w:val="0"/>
                              <w:divBdr>
                                <w:top w:val="none" w:sz="0" w:space="0" w:color="auto"/>
                                <w:left w:val="none" w:sz="0" w:space="0" w:color="auto"/>
                                <w:bottom w:val="none" w:sz="0" w:space="0" w:color="auto"/>
                                <w:right w:val="none" w:sz="0" w:space="0" w:color="auto"/>
                              </w:divBdr>
                              <w:divsChild>
                                <w:div w:id="247732795">
                                  <w:marLeft w:val="0"/>
                                  <w:marRight w:val="0"/>
                                  <w:marTop w:val="0"/>
                                  <w:marBottom w:val="0"/>
                                  <w:divBdr>
                                    <w:top w:val="none" w:sz="0" w:space="0" w:color="auto"/>
                                    <w:left w:val="none" w:sz="0" w:space="0" w:color="auto"/>
                                    <w:bottom w:val="none" w:sz="0" w:space="0" w:color="auto"/>
                                    <w:right w:val="none" w:sz="0" w:space="0" w:color="auto"/>
                                  </w:divBdr>
                                  <w:divsChild>
                                    <w:div w:id="1183587250">
                                      <w:marLeft w:val="0"/>
                                      <w:marRight w:val="0"/>
                                      <w:marTop w:val="0"/>
                                      <w:marBottom w:val="0"/>
                                      <w:divBdr>
                                        <w:top w:val="none" w:sz="0" w:space="0" w:color="auto"/>
                                        <w:left w:val="none" w:sz="0" w:space="0" w:color="auto"/>
                                        <w:bottom w:val="none" w:sz="0" w:space="0" w:color="auto"/>
                                        <w:right w:val="none" w:sz="0" w:space="0" w:color="auto"/>
                                      </w:divBdr>
                                      <w:divsChild>
                                        <w:div w:id="597442042">
                                          <w:marLeft w:val="0"/>
                                          <w:marRight w:val="0"/>
                                          <w:marTop w:val="0"/>
                                          <w:marBottom w:val="0"/>
                                          <w:divBdr>
                                            <w:top w:val="none" w:sz="0" w:space="0" w:color="auto"/>
                                            <w:left w:val="none" w:sz="0" w:space="0" w:color="auto"/>
                                            <w:bottom w:val="none" w:sz="0" w:space="0" w:color="auto"/>
                                            <w:right w:val="none" w:sz="0" w:space="0" w:color="auto"/>
                                          </w:divBdr>
                                          <w:divsChild>
                                            <w:div w:id="1481656052">
                                              <w:marLeft w:val="0"/>
                                              <w:marRight w:val="0"/>
                                              <w:marTop w:val="0"/>
                                              <w:marBottom w:val="0"/>
                                              <w:divBdr>
                                                <w:top w:val="none" w:sz="0" w:space="0" w:color="auto"/>
                                                <w:left w:val="none" w:sz="0" w:space="0" w:color="auto"/>
                                                <w:bottom w:val="none" w:sz="0" w:space="0" w:color="auto"/>
                                                <w:right w:val="none" w:sz="0" w:space="0" w:color="auto"/>
                                              </w:divBdr>
                                              <w:divsChild>
                                                <w:div w:id="62722996">
                                                  <w:marLeft w:val="0"/>
                                                  <w:marRight w:val="0"/>
                                                  <w:marTop w:val="0"/>
                                                  <w:marBottom w:val="0"/>
                                                  <w:divBdr>
                                                    <w:top w:val="none" w:sz="0" w:space="0" w:color="auto"/>
                                                    <w:left w:val="none" w:sz="0" w:space="0" w:color="auto"/>
                                                    <w:bottom w:val="none" w:sz="0" w:space="0" w:color="auto"/>
                                                    <w:right w:val="none" w:sz="0" w:space="0" w:color="auto"/>
                                                  </w:divBdr>
                                                  <w:divsChild>
                                                    <w:div w:id="1309625730">
                                                      <w:marLeft w:val="0"/>
                                                      <w:marRight w:val="0"/>
                                                      <w:marTop w:val="0"/>
                                                      <w:marBottom w:val="0"/>
                                                      <w:divBdr>
                                                        <w:top w:val="none" w:sz="0" w:space="0" w:color="auto"/>
                                                        <w:left w:val="none" w:sz="0" w:space="0" w:color="auto"/>
                                                        <w:bottom w:val="none" w:sz="0" w:space="0" w:color="auto"/>
                                                        <w:right w:val="none" w:sz="0" w:space="0" w:color="auto"/>
                                                      </w:divBdr>
                                                      <w:divsChild>
                                                        <w:div w:id="93717616">
                                                          <w:marLeft w:val="0"/>
                                                          <w:marRight w:val="0"/>
                                                          <w:marTop w:val="0"/>
                                                          <w:marBottom w:val="0"/>
                                                          <w:divBdr>
                                                            <w:top w:val="none" w:sz="0" w:space="0" w:color="auto"/>
                                                            <w:left w:val="none" w:sz="0" w:space="0" w:color="auto"/>
                                                            <w:bottom w:val="none" w:sz="0" w:space="0" w:color="auto"/>
                                                            <w:right w:val="none" w:sz="0" w:space="0" w:color="auto"/>
                                                          </w:divBdr>
                                                          <w:divsChild>
                                                            <w:div w:id="253903327">
                                                              <w:marLeft w:val="0"/>
                                                              <w:marRight w:val="0"/>
                                                              <w:marTop w:val="0"/>
                                                              <w:marBottom w:val="0"/>
                                                              <w:divBdr>
                                                                <w:top w:val="none" w:sz="0" w:space="0" w:color="auto"/>
                                                                <w:left w:val="none" w:sz="0" w:space="0" w:color="auto"/>
                                                                <w:bottom w:val="none" w:sz="0" w:space="0" w:color="auto"/>
                                                                <w:right w:val="none" w:sz="0" w:space="0" w:color="auto"/>
                                                              </w:divBdr>
                                                              <w:divsChild>
                                                                <w:div w:id="796218154">
                                                                  <w:marLeft w:val="0"/>
                                                                  <w:marRight w:val="0"/>
                                                                  <w:marTop w:val="0"/>
                                                                  <w:marBottom w:val="0"/>
                                                                  <w:divBdr>
                                                                    <w:top w:val="none" w:sz="0" w:space="0" w:color="auto"/>
                                                                    <w:left w:val="none" w:sz="0" w:space="0" w:color="auto"/>
                                                                    <w:bottom w:val="none" w:sz="0" w:space="0" w:color="auto"/>
                                                                    <w:right w:val="none" w:sz="0" w:space="0" w:color="auto"/>
                                                                  </w:divBdr>
                                                                  <w:divsChild>
                                                                    <w:div w:id="15526913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1376263">
                                                              <w:marLeft w:val="0"/>
                                                              <w:marRight w:val="0"/>
                                                              <w:marTop w:val="0"/>
                                                              <w:marBottom w:val="0"/>
                                                              <w:divBdr>
                                                                <w:top w:val="none" w:sz="0" w:space="0" w:color="auto"/>
                                                                <w:left w:val="none" w:sz="0" w:space="0" w:color="auto"/>
                                                                <w:bottom w:val="none" w:sz="0" w:space="0" w:color="auto"/>
                                                                <w:right w:val="none" w:sz="0" w:space="0" w:color="auto"/>
                                                              </w:divBdr>
                                                              <w:divsChild>
                                                                <w:div w:id="777676783">
                                                                  <w:marLeft w:val="0"/>
                                                                  <w:marRight w:val="0"/>
                                                                  <w:marTop w:val="0"/>
                                                                  <w:marBottom w:val="0"/>
                                                                  <w:divBdr>
                                                                    <w:top w:val="none" w:sz="0" w:space="0" w:color="auto"/>
                                                                    <w:left w:val="none" w:sz="0" w:space="0" w:color="auto"/>
                                                                    <w:bottom w:val="none" w:sz="0" w:space="0" w:color="auto"/>
                                                                    <w:right w:val="none" w:sz="0" w:space="0" w:color="auto"/>
                                                                  </w:divBdr>
                                                                  <w:divsChild>
                                                                    <w:div w:id="4834735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1709611">
                                                              <w:marLeft w:val="0"/>
                                                              <w:marRight w:val="0"/>
                                                              <w:marTop w:val="0"/>
                                                              <w:marBottom w:val="0"/>
                                                              <w:divBdr>
                                                                <w:top w:val="none" w:sz="0" w:space="0" w:color="auto"/>
                                                                <w:left w:val="none" w:sz="0" w:space="0" w:color="auto"/>
                                                                <w:bottom w:val="none" w:sz="0" w:space="0" w:color="auto"/>
                                                                <w:right w:val="none" w:sz="0" w:space="0" w:color="auto"/>
                                                              </w:divBdr>
                                                              <w:divsChild>
                                                                <w:div w:id="2045640729">
                                                                  <w:marLeft w:val="0"/>
                                                                  <w:marRight w:val="0"/>
                                                                  <w:marTop w:val="0"/>
                                                                  <w:marBottom w:val="0"/>
                                                                  <w:divBdr>
                                                                    <w:top w:val="none" w:sz="0" w:space="0" w:color="auto"/>
                                                                    <w:left w:val="none" w:sz="0" w:space="0" w:color="auto"/>
                                                                    <w:bottom w:val="none" w:sz="0" w:space="0" w:color="auto"/>
                                                                    <w:right w:val="none" w:sz="0" w:space="0" w:color="auto"/>
                                                                  </w:divBdr>
                                                                  <w:divsChild>
                                                                    <w:div w:id="1176921919">
                                                                      <w:marLeft w:val="0"/>
                                                                      <w:marRight w:val="0"/>
                                                                      <w:marTop w:val="0"/>
                                                                      <w:marBottom w:val="0"/>
                                                                      <w:divBdr>
                                                                        <w:top w:val="none" w:sz="0" w:space="0" w:color="auto"/>
                                                                        <w:left w:val="none" w:sz="0" w:space="0" w:color="auto"/>
                                                                        <w:bottom w:val="none" w:sz="0" w:space="0" w:color="auto"/>
                                                                        <w:right w:val="none" w:sz="0" w:space="0" w:color="auto"/>
                                                                      </w:divBdr>
                                                                      <w:divsChild>
                                                                        <w:div w:id="186335245">
                                                                          <w:marLeft w:val="0"/>
                                                                          <w:marRight w:val="0"/>
                                                                          <w:marTop w:val="0"/>
                                                                          <w:marBottom w:val="0"/>
                                                                          <w:divBdr>
                                                                            <w:top w:val="none" w:sz="0" w:space="0" w:color="auto"/>
                                                                            <w:left w:val="none" w:sz="0" w:space="0" w:color="auto"/>
                                                                            <w:bottom w:val="none" w:sz="0" w:space="0" w:color="auto"/>
                                                                            <w:right w:val="none" w:sz="0" w:space="0" w:color="auto"/>
                                                                          </w:divBdr>
                                                                          <w:divsChild>
                                                                            <w:div w:id="1538852337">
                                                                              <w:marLeft w:val="0"/>
                                                                              <w:marRight w:val="0"/>
                                                                              <w:marTop w:val="0"/>
                                                                              <w:marBottom w:val="0"/>
                                                                              <w:divBdr>
                                                                                <w:top w:val="none" w:sz="0" w:space="0" w:color="auto"/>
                                                                                <w:left w:val="none" w:sz="0" w:space="0" w:color="auto"/>
                                                                                <w:bottom w:val="none" w:sz="0" w:space="0" w:color="auto"/>
                                                                                <w:right w:val="none" w:sz="0" w:space="0" w:color="auto"/>
                                                                              </w:divBdr>
                                                                              <w:divsChild>
                                                                                <w:div w:id="1906522999">
                                                                                  <w:marLeft w:val="0"/>
                                                                                  <w:marRight w:val="0"/>
                                                                                  <w:marTop w:val="0"/>
                                                                                  <w:marBottom w:val="0"/>
                                                                                  <w:divBdr>
                                                                                    <w:top w:val="none" w:sz="0" w:space="0" w:color="auto"/>
                                                                                    <w:left w:val="none" w:sz="0" w:space="0" w:color="auto"/>
                                                                                    <w:bottom w:val="none" w:sz="0" w:space="0" w:color="auto"/>
                                                                                    <w:right w:val="none" w:sz="0" w:space="0" w:color="auto"/>
                                                                                  </w:divBdr>
                                                                                </w:div>
                                                                                <w:div w:id="15723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22417">
                                                                      <w:marLeft w:val="0"/>
                                                                      <w:marRight w:val="0"/>
                                                                      <w:marTop w:val="0"/>
                                                                      <w:marBottom w:val="0"/>
                                                                      <w:divBdr>
                                                                        <w:top w:val="none" w:sz="0" w:space="0" w:color="auto"/>
                                                                        <w:left w:val="none" w:sz="0" w:space="0" w:color="auto"/>
                                                                        <w:bottom w:val="none" w:sz="0" w:space="0" w:color="auto"/>
                                                                        <w:right w:val="none" w:sz="0" w:space="0" w:color="auto"/>
                                                                      </w:divBdr>
                                                                      <w:divsChild>
                                                                        <w:div w:id="194077519">
                                                                          <w:marLeft w:val="0"/>
                                                                          <w:marRight w:val="0"/>
                                                                          <w:marTop w:val="0"/>
                                                                          <w:marBottom w:val="0"/>
                                                                          <w:divBdr>
                                                                            <w:top w:val="none" w:sz="0" w:space="0" w:color="auto"/>
                                                                            <w:left w:val="none" w:sz="0" w:space="0" w:color="auto"/>
                                                                            <w:bottom w:val="none" w:sz="0" w:space="0" w:color="auto"/>
                                                                            <w:right w:val="none" w:sz="0" w:space="0" w:color="auto"/>
                                                                          </w:divBdr>
                                                                          <w:divsChild>
                                                                            <w:div w:id="1161432732">
                                                                              <w:marLeft w:val="0"/>
                                                                              <w:marRight w:val="0"/>
                                                                              <w:marTop w:val="0"/>
                                                                              <w:marBottom w:val="0"/>
                                                                              <w:divBdr>
                                                                                <w:top w:val="none" w:sz="0" w:space="0" w:color="auto"/>
                                                                                <w:left w:val="none" w:sz="0" w:space="0" w:color="auto"/>
                                                                                <w:bottom w:val="none" w:sz="0" w:space="0" w:color="auto"/>
                                                                                <w:right w:val="none" w:sz="0" w:space="0" w:color="auto"/>
                                                                              </w:divBdr>
                                                                              <w:divsChild>
                                                                                <w:div w:id="1151097288">
                                                                                  <w:marLeft w:val="0"/>
                                                                                  <w:marRight w:val="0"/>
                                                                                  <w:marTop w:val="0"/>
                                                                                  <w:marBottom w:val="0"/>
                                                                                  <w:divBdr>
                                                                                    <w:top w:val="none" w:sz="0" w:space="0" w:color="auto"/>
                                                                                    <w:left w:val="none" w:sz="0" w:space="0" w:color="auto"/>
                                                                                    <w:bottom w:val="none" w:sz="0" w:space="0" w:color="auto"/>
                                                                                    <w:right w:val="none" w:sz="0" w:space="0" w:color="auto"/>
                                                                                  </w:divBdr>
                                                                                </w:div>
                                                                                <w:div w:id="21244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942540">
                                                                      <w:marLeft w:val="0"/>
                                                                      <w:marRight w:val="0"/>
                                                                      <w:marTop w:val="0"/>
                                                                      <w:marBottom w:val="0"/>
                                                                      <w:divBdr>
                                                                        <w:top w:val="none" w:sz="0" w:space="0" w:color="auto"/>
                                                                        <w:left w:val="none" w:sz="0" w:space="0" w:color="auto"/>
                                                                        <w:bottom w:val="none" w:sz="0" w:space="0" w:color="auto"/>
                                                                        <w:right w:val="none" w:sz="0" w:space="0" w:color="auto"/>
                                                                      </w:divBdr>
                                                                      <w:divsChild>
                                                                        <w:div w:id="219679226">
                                                                          <w:marLeft w:val="0"/>
                                                                          <w:marRight w:val="0"/>
                                                                          <w:marTop w:val="0"/>
                                                                          <w:marBottom w:val="0"/>
                                                                          <w:divBdr>
                                                                            <w:top w:val="none" w:sz="0" w:space="0" w:color="auto"/>
                                                                            <w:left w:val="none" w:sz="0" w:space="0" w:color="auto"/>
                                                                            <w:bottom w:val="none" w:sz="0" w:space="0" w:color="auto"/>
                                                                            <w:right w:val="none" w:sz="0" w:space="0" w:color="auto"/>
                                                                          </w:divBdr>
                                                                          <w:divsChild>
                                                                            <w:div w:id="1146974683">
                                                                              <w:marLeft w:val="0"/>
                                                                              <w:marRight w:val="0"/>
                                                                              <w:marTop w:val="0"/>
                                                                              <w:marBottom w:val="0"/>
                                                                              <w:divBdr>
                                                                                <w:top w:val="none" w:sz="0" w:space="0" w:color="auto"/>
                                                                                <w:left w:val="none" w:sz="0" w:space="0" w:color="auto"/>
                                                                                <w:bottom w:val="none" w:sz="0" w:space="0" w:color="auto"/>
                                                                                <w:right w:val="none" w:sz="0" w:space="0" w:color="auto"/>
                                                                              </w:divBdr>
                                                                              <w:divsChild>
                                                                                <w:div w:id="150799811">
                                                                                  <w:marLeft w:val="0"/>
                                                                                  <w:marRight w:val="0"/>
                                                                                  <w:marTop w:val="0"/>
                                                                                  <w:marBottom w:val="0"/>
                                                                                  <w:divBdr>
                                                                                    <w:top w:val="none" w:sz="0" w:space="0" w:color="auto"/>
                                                                                    <w:left w:val="none" w:sz="0" w:space="0" w:color="auto"/>
                                                                                    <w:bottom w:val="none" w:sz="0" w:space="0" w:color="auto"/>
                                                                                    <w:right w:val="none" w:sz="0" w:space="0" w:color="auto"/>
                                                                                  </w:divBdr>
                                                                                </w:div>
                                                                                <w:div w:id="39605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7127">
                                                                      <w:marLeft w:val="0"/>
                                                                      <w:marRight w:val="0"/>
                                                                      <w:marTop w:val="0"/>
                                                                      <w:marBottom w:val="0"/>
                                                                      <w:divBdr>
                                                                        <w:top w:val="none" w:sz="0" w:space="0" w:color="auto"/>
                                                                        <w:left w:val="none" w:sz="0" w:space="0" w:color="auto"/>
                                                                        <w:bottom w:val="none" w:sz="0" w:space="0" w:color="auto"/>
                                                                        <w:right w:val="none" w:sz="0" w:space="0" w:color="auto"/>
                                                                      </w:divBdr>
                                                                      <w:divsChild>
                                                                        <w:div w:id="997655218">
                                                                          <w:marLeft w:val="0"/>
                                                                          <w:marRight w:val="0"/>
                                                                          <w:marTop w:val="0"/>
                                                                          <w:marBottom w:val="0"/>
                                                                          <w:divBdr>
                                                                            <w:top w:val="none" w:sz="0" w:space="0" w:color="auto"/>
                                                                            <w:left w:val="none" w:sz="0" w:space="0" w:color="auto"/>
                                                                            <w:bottom w:val="none" w:sz="0" w:space="0" w:color="auto"/>
                                                                            <w:right w:val="none" w:sz="0" w:space="0" w:color="auto"/>
                                                                          </w:divBdr>
                                                                          <w:divsChild>
                                                                            <w:div w:id="209849793">
                                                                              <w:marLeft w:val="0"/>
                                                                              <w:marRight w:val="0"/>
                                                                              <w:marTop w:val="0"/>
                                                                              <w:marBottom w:val="0"/>
                                                                              <w:divBdr>
                                                                                <w:top w:val="none" w:sz="0" w:space="0" w:color="auto"/>
                                                                                <w:left w:val="none" w:sz="0" w:space="0" w:color="auto"/>
                                                                                <w:bottom w:val="none" w:sz="0" w:space="0" w:color="auto"/>
                                                                                <w:right w:val="none" w:sz="0" w:space="0" w:color="auto"/>
                                                                              </w:divBdr>
                                                                              <w:divsChild>
                                                                                <w:div w:id="1261910457">
                                                                                  <w:marLeft w:val="0"/>
                                                                                  <w:marRight w:val="0"/>
                                                                                  <w:marTop w:val="0"/>
                                                                                  <w:marBottom w:val="0"/>
                                                                                  <w:divBdr>
                                                                                    <w:top w:val="none" w:sz="0" w:space="0" w:color="auto"/>
                                                                                    <w:left w:val="none" w:sz="0" w:space="0" w:color="auto"/>
                                                                                    <w:bottom w:val="none" w:sz="0" w:space="0" w:color="auto"/>
                                                                                    <w:right w:val="none" w:sz="0" w:space="0" w:color="auto"/>
                                                                                  </w:divBdr>
                                                                                </w:div>
                                                                                <w:div w:id="28011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51558">
                                                                      <w:marLeft w:val="0"/>
                                                                      <w:marRight w:val="0"/>
                                                                      <w:marTop w:val="0"/>
                                                                      <w:marBottom w:val="0"/>
                                                                      <w:divBdr>
                                                                        <w:top w:val="none" w:sz="0" w:space="0" w:color="auto"/>
                                                                        <w:left w:val="none" w:sz="0" w:space="0" w:color="auto"/>
                                                                        <w:bottom w:val="none" w:sz="0" w:space="0" w:color="auto"/>
                                                                        <w:right w:val="none" w:sz="0" w:space="0" w:color="auto"/>
                                                                      </w:divBdr>
                                                                      <w:divsChild>
                                                                        <w:div w:id="338507487">
                                                                          <w:marLeft w:val="0"/>
                                                                          <w:marRight w:val="0"/>
                                                                          <w:marTop w:val="0"/>
                                                                          <w:marBottom w:val="0"/>
                                                                          <w:divBdr>
                                                                            <w:top w:val="none" w:sz="0" w:space="0" w:color="auto"/>
                                                                            <w:left w:val="none" w:sz="0" w:space="0" w:color="auto"/>
                                                                            <w:bottom w:val="none" w:sz="0" w:space="0" w:color="auto"/>
                                                                            <w:right w:val="none" w:sz="0" w:space="0" w:color="auto"/>
                                                                          </w:divBdr>
                                                                          <w:divsChild>
                                                                            <w:div w:id="791441236">
                                                                              <w:marLeft w:val="0"/>
                                                                              <w:marRight w:val="0"/>
                                                                              <w:marTop w:val="0"/>
                                                                              <w:marBottom w:val="0"/>
                                                                              <w:divBdr>
                                                                                <w:top w:val="none" w:sz="0" w:space="0" w:color="auto"/>
                                                                                <w:left w:val="none" w:sz="0" w:space="0" w:color="auto"/>
                                                                                <w:bottom w:val="none" w:sz="0" w:space="0" w:color="auto"/>
                                                                                <w:right w:val="none" w:sz="0" w:space="0" w:color="auto"/>
                                                                              </w:divBdr>
                                                                              <w:divsChild>
                                                                                <w:div w:id="700207315">
                                                                                  <w:marLeft w:val="0"/>
                                                                                  <w:marRight w:val="0"/>
                                                                                  <w:marTop w:val="0"/>
                                                                                  <w:marBottom w:val="0"/>
                                                                                  <w:divBdr>
                                                                                    <w:top w:val="none" w:sz="0" w:space="0" w:color="auto"/>
                                                                                    <w:left w:val="none" w:sz="0" w:space="0" w:color="auto"/>
                                                                                    <w:bottom w:val="none" w:sz="0" w:space="0" w:color="auto"/>
                                                                                    <w:right w:val="none" w:sz="0" w:space="0" w:color="auto"/>
                                                                                  </w:divBdr>
                                                                                </w:div>
                                                                                <w:div w:id="127389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057641">
                                                              <w:marLeft w:val="0"/>
                                                              <w:marRight w:val="0"/>
                                                              <w:marTop w:val="0"/>
                                                              <w:marBottom w:val="0"/>
                                                              <w:divBdr>
                                                                <w:top w:val="none" w:sz="0" w:space="0" w:color="auto"/>
                                                                <w:left w:val="none" w:sz="0" w:space="0" w:color="auto"/>
                                                                <w:bottom w:val="none" w:sz="0" w:space="0" w:color="auto"/>
                                                                <w:right w:val="none" w:sz="0" w:space="0" w:color="auto"/>
                                                              </w:divBdr>
                                                              <w:divsChild>
                                                                <w:div w:id="1666081973">
                                                                  <w:marLeft w:val="0"/>
                                                                  <w:marRight w:val="0"/>
                                                                  <w:marTop w:val="0"/>
                                                                  <w:marBottom w:val="0"/>
                                                                  <w:divBdr>
                                                                    <w:top w:val="none" w:sz="0" w:space="0" w:color="auto"/>
                                                                    <w:left w:val="none" w:sz="0" w:space="0" w:color="auto"/>
                                                                    <w:bottom w:val="none" w:sz="0" w:space="0" w:color="auto"/>
                                                                    <w:right w:val="none" w:sz="0" w:space="0" w:color="auto"/>
                                                                  </w:divBdr>
                                                                  <w:divsChild>
                                                                    <w:div w:id="141154240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911236088">
                                                  <w:marLeft w:val="0"/>
                                                  <w:marRight w:val="0"/>
                                                  <w:marTop w:val="0"/>
                                                  <w:marBottom w:val="0"/>
                                                  <w:divBdr>
                                                    <w:top w:val="none" w:sz="0" w:space="0" w:color="auto"/>
                                                    <w:left w:val="none" w:sz="0" w:space="0" w:color="auto"/>
                                                    <w:bottom w:val="none" w:sz="0" w:space="0" w:color="auto"/>
                                                    <w:right w:val="none" w:sz="0" w:space="0" w:color="auto"/>
                                                  </w:divBdr>
                                                  <w:divsChild>
                                                    <w:div w:id="1928611029">
                                                      <w:marLeft w:val="0"/>
                                                      <w:marRight w:val="0"/>
                                                      <w:marTop w:val="0"/>
                                                      <w:marBottom w:val="0"/>
                                                      <w:divBdr>
                                                        <w:top w:val="none" w:sz="0" w:space="0" w:color="auto"/>
                                                        <w:left w:val="none" w:sz="0" w:space="0" w:color="auto"/>
                                                        <w:bottom w:val="none" w:sz="0" w:space="0" w:color="auto"/>
                                                        <w:right w:val="none" w:sz="0" w:space="0" w:color="auto"/>
                                                      </w:divBdr>
                                                      <w:divsChild>
                                                        <w:div w:id="25720957">
                                                          <w:marLeft w:val="0"/>
                                                          <w:marRight w:val="0"/>
                                                          <w:marTop w:val="0"/>
                                                          <w:marBottom w:val="0"/>
                                                          <w:divBdr>
                                                            <w:top w:val="none" w:sz="0" w:space="0" w:color="auto"/>
                                                            <w:left w:val="none" w:sz="0" w:space="0" w:color="auto"/>
                                                            <w:bottom w:val="none" w:sz="0" w:space="0" w:color="auto"/>
                                                            <w:right w:val="none" w:sz="0" w:space="0" w:color="auto"/>
                                                          </w:divBdr>
                                                          <w:divsChild>
                                                            <w:div w:id="62535160">
                                                              <w:marLeft w:val="0"/>
                                                              <w:marRight w:val="0"/>
                                                              <w:marTop w:val="0"/>
                                                              <w:marBottom w:val="0"/>
                                                              <w:divBdr>
                                                                <w:top w:val="none" w:sz="0" w:space="0" w:color="auto"/>
                                                                <w:left w:val="none" w:sz="0" w:space="0" w:color="auto"/>
                                                                <w:bottom w:val="none" w:sz="0" w:space="0" w:color="auto"/>
                                                                <w:right w:val="none" w:sz="0" w:space="0" w:color="auto"/>
                                                              </w:divBdr>
                                                              <w:divsChild>
                                                                <w:div w:id="1319381866">
                                                                  <w:marLeft w:val="0"/>
                                                                  <w:marRight w:val="0"/>
                                                                  <w:marTop w:val="0"/>
                                                                  <w:marBottom w:val="300"/>
                                                                  <w:divBdr>
                                                                    <w:top w:val="none" w:sz="0" w:space="0" w:color="auto"/>
                                                                    <w:left w:val="none" w:sz="0" w:space="0" w:color="auto"/>
                                                                    <w:bottom w:val="none" w:sz="0" w:space="0" w:color="auto"/>
                                                                    <w:right w:val="none" w:sz="0" w:space="0" w:color="auto"/>
                                                                  </w:divBdr>
                                                                  <w:divsChild>
                                                                    <w:div w:id="290399920">
                                                                      <w:marLeft w:val="0"/>
                                                                      <w:marRight w:val="0"/>
                                                                      <w:marTop w:val="0"/>
                                                                      <w:marBottom w:val="0"/>
                                                                      <w:divBdr>
                                                                        <w:top w:val="none" w:sz="0" w:space="0" w:color="auto"/>
                                                                        <w:left w:val="none" w:sz="0" w:space="0" w:color="auto"/>
                                                                        <w:bottom w:val="none" w:sz="0" w:space="0" w:color="auto"/>
                                                                        <w:right w:val="none" w:sz="0" w:space="0" w:color="auto"/>
                                                                      </w:divBdr>
                                                                      <w:divsChild>
                                                                        <w:div w:id="1199049779">
                                                                          <w:marLeft w:val="0"/>
                                                                          <w:marRight w:val="0"/>
                                                                          <w:marTop w:val="0"/>
                                                                          <w:marBottom w:val="0"/>
                                                                          <w:divBdr>
                                                                            <w:top w:val="none" w:sz="0" w:space="0" w:color="auto"/>
                                                                            <w:left w:val="none" w:sz="0" w:space="0" w:color="auto"/>
                                                                            <w:bottom w:val="none" w:sz="0" w:space="0" w:color="auto"/>
                                                                            <w:right w:val="none" w:sz="0" w:space="0" w:color="auto"/>
                                                                          </w:divBdr>
                                                                          <w:divsChild>
                                                                            <w:div w:id="229655879">
                                                                              <w:marLeft w:val="0"/>
                                                                              <w:marRight w:val="0"/>
                                                                              <w:marTop w:val="0"/>
                                                                              <w:marBottom w:val="0"/>
                                                                              <w:divBdr>
                                                                                <w:top w:val="none" w:sz="0" w:space="0" w:color="auto"/>
                                                                                <w:left w:val="none" w:sz="0" w:space="0" w:color="auto"/>
                                                                                <w:bottom w:val="none" w:sz="0" w:space="0" w:color="auto"/>
                                                                                <w:right w:val="none" w:sz="0" w:space="0" w:color="auto"/>
                                                                              </w:divBdr>
                                                                              <w:divsChild>
                                                                                <w:div w:id="1818301475">
                                                                                  <w:marLeft w:val="0"/>
                                                                                  <w:marRight w:val="0"/>
                                                                                  <w:marTop w:val="0"/>
                                                                                  <w:marBottom w:val="0"/>
                                                                                  <w:divBdr>
                                                                                    <w:top w:val="none" w:sz="0" w:space="0" w:color="auto"/>
                                                                                    <w:left w:val="none" w:sz="0" w:space="0" w:color="auto"/>
                                                                                    <w:bottom w:val="none" w:sz="0" w:space="0" w:color="auto"/>
                                                                                    <w:right w:val="none" w:sz="0" w:space="0" w:color="auto"/>
                                                                                  </w:divBdr>
                                                                                  <w:divsChild>
                                                                                    <w:div w:id="690031626">
                                                                                      <w:marLeft w:val="0"/>
                                                                                      <w:marRight w:val="0"/>
                                                                                      <w:marTop w:val="0"/>
                                                                                      <w:marBottom w:val="0"/>
                                                                                      <w:divBdr>
                                                                                        <w:top w:val="none" w:sz="0" w:space="0" w:color="auto"/>
                                                                                        <w:left w:val="none" w:sz="0" w:space="0" w:color="auto"/>
                                                                                        <w:bottom w:val="none" w:sz="0" w:space="0" w:color="auto"/>
                                                                                        <w:right w:val="none" w:sz="0" w:space="0" w:color="auto"/>
                                                                                      </w:divBdr>
                                                                                      <w:divsChild>
                                                                                        <w:div w:id="185221909">
                                                                                          <w:marLeft w:val="0"/>
                                                                                          <w:marRight w:val="0"/>
                                                                                          <w:marTop w:val="0"/>
                                                                                          <w:marBottom w:val="0"/>
                                                                                          <w:divBdr>
                                                                                            <w:top w:val="none" w:sz="0" w:space="0" w:color="auto"/>
                                                                                            <w:left w:val="none" w:sz="0" w:space="0" w:color="auto"/>
                                                                                            <w:bottom w:val="none" w:sz="0" w:space="0" w:color="auto"/>
                                                                                            <w:right w:val="none" w:sz="0" w:space="0" w:color="auto"/>
                                                                                          </w:divBdr>
                                                                                          <w:divsChild>
                                                                                            <w:div w:id="1313414113">
                                                                                              <w:marLeft w:val="0"/>
                                                                                              <w:marRight w:val="0"/>
                                                                                              <w:marTop w:val="0"/>
                                                                                              <w:marBottom w:val="0"/>
                                                                                              <w:divBdr>
                                                                                                <w:top w:val="none" w:sz="0" w:space="0" w:color="auto"/>
                                                                                                <w:left w:val="none" w:sz="0" w:space="0" w:color="auto"/>
                                                                                                <w:bottom w:val="none" w:sz="0" w:space="0" w:color="auto"/>
                                                                                                <w:right w:val="none" w:sz="0" w:space="0" w:color="auto"/>
                                                                                              </w:divBdr>
                                                                                              <w:divsChild>
                                                                                                <w:div w:id="2088264368">
                                                                                                  <w:marLeft w:val="0"/>
                                                                                                  <w:marRight w:val="0"/>
                                                                                                  <w:marTop w:val="0"/>
                                                                                                  <w:marBottom w:val="0"/>
                                                                                                  <w:divBdr>
                                                                                                    <w:top w:val="none" w:sz="0" w:space="0" w:color="auto"/>
                                                                                                    <w:left w:val="none" w:sz="0" w:space="0" w:color="auto"/>
                                                                                                    <w:bottom w:val="none" w:sz="0" w:space="0" w:color="auto"/>
                                                                                                    <w:right w:val="none" w:sz="0" w:space="0" w:color="auto"/>
                                                                                                  </w:divBdr>
                                                                                                  <w:divsChild>
                                                                                                    <w:div w:id="110977986">
                                                                                                      <w:marLeft w:val="0"/>
                                                                                                      <w:marRight w:val="0"/>
                                                                                                      <w:marTop w:val="0"/>
                                                                                                      <w:marBottom w:val="60"/>
                                                                                                      <w:divBdr>
                                                                                                        <w:top w:val="none" w:sz="0" w:space="0" w:color="auto"/>
                                                                                                        <w:left w:val="none" w:sz="0" w:space="0" w:color="auto"/>
                                                                                                        <w:bottom w:val="none" w:sz="0" w:space="0" w:color="auto"/>
                                                                                                        <w:right w:val="none" w:sz="0" w:space="0" w:color="auto"/>
                                                                                                      </w:divBdr>
                                                                                                    </w:div>
                                                                                                    <w:div w:id="824588502">
                                                                                                      <w:marLeft w:val="0"/>
                                                                                                      <w:marRight w:val="0"/>
                                                                                                      <w:marTop w:val="0"/>
                                                                                                      <w:marBottom w:val="120"/>
                                                                                                      <w:divBdr>
                                                                                                        <w:top w:val="none" w:sz="0" w:space="0" w:color="auto"/>
                                                                                                        <w:left w:val="none" w:sz="0" w:space="0" w:color="auto"/>
                                                                                                        <w:bottom w:val="none" w:sz="0" w:space="0" w:color="auto"/>
                                                                                                        <w:right w:val="none" w:sz="0" w:space="0" w:color="auto"/>
                                                                                                      </w:divBdr>
                                                                                                    </w:div>
                                                                                                    <w:div w:id="977882214">
                                                                                                      <w:marLeft w:val="0"/>
                                                                                                      <w:marRight w:val="0"/>
                                                                                                      <w:marTop w:val="0"/>
                                                                                                      <w:marBottom w:val="0"/>
                                                                                                      <w:divBdr>
                                                                                                        <w:top w:val="none" w:sz="0" w:space="0" w:color="auto"/>
                                                                                                        <w:left w:val="none" w:sz="0" w:space="0" w:color="auto"/>
                                                                                                        <w:bottom w:val="none" w:sz="0" w:space="0" w:color="auto"/>
                                                                                                        <w:right w:val="none" w:sz="0" w:space="0" w:color="auto"/>
                                                                                                      </w:divBdr>
                                                                                                      <w:divsChild>
                                                                                                        <w:div w:id="2018726973">
                                                                                                          <w:marLeft w:val="0"/>
                                                                                                          <w:marRight w:val="0"/>
                                                                                                          <w:marTop w:val="0"/>
                                                                                                          <w:marBottom w:val="0"/>
                                                                                                          <w:divBdr>
                                                                                                            <w:top w:val="none" w:sz="0" w:space="0" w:color="auto"/>
                                                                                                            <w:left w:val="none" w:sz="0" w:space="0" w:color="auto"/>
                                                                                                            <w:bottom w:val="none" w:sz="0" w:space="0" w:color="auto"/>
                                                                                                            <w:right w:val="none" w:sz="0" w:space="0" w:color="auto"/>
                                                                                                          </w:divBdr>
                                                                                                          <w:divsChild>
                                                                                                            <w:div w:id="1254361001">
                                                                                                              <w:marLeft w:val="0"/>
                                                                                                              <w:marRight w:val="0"/>
                                                                                                              <w:marTop w:val="0"/>
                                                                                                              <w:marBottom w:val="0"/>
                                                                                                              <w:divBdr>
                                                                                                                <w:top w:val="none" w:sz="0" w:space="0" w:color="auto"/>
                                                                                                                <w:left w:val="none" w:sz="0" w:space="0" w:color="auto"/>
                                                                                                                <w:bottom w:val="none" w:sz="0" w:space="0" w:color="auto"/>
                                                                                                                <w:right w:val="none" w:sz="0" w:space="0" w:color="auto"/>
                                                                                                              </w:divBdr>
                                                                                                              <w:divsChild>
                                                                                                                <w:div w:id="523633387">
                                                                                                                  <w:marLeft w:val="0"/>
                                                                                                                  <w:marRight w:val="0"/>
                                                                                                                  <w:marTop w:val="0"/>
                                                                                                                  <w:marBottom w:val="0"/>
                                                                                                                  <w:divBdr>
                                                                                                                    <w:top w:val="none" w:sz="0" w:space="0" w:color="auto"/>
                                                                                                                    <w:left w:val="none" w:sz="0" w:space="0" w:color="auto"/>
                                                                                                                    <w:bottom w:val="none" w:sz="0" w:space="0" w:color="auto"/>
                                                                                                                    <w:right w:val="none" w:sz="0" w:space="0" w:color="auto"/>
                                                                                                                  </w:divBdr>
                                                                                                                  <w:divsChild>
                                                                                                                    <w:div w:id="40835718">
                                                                                                                      <w:marLeft w:val="0"/>
                                                                                                                      <w:marRight w:val="0"/>
                                                                                                                      <w:marTop w:val="0"/>
                                                                                                                      <w:marBottom w:val="0"/>
                                                                                                                      <w:divBdr>
                                                                                                                        <w:top w:val="none" w:sz="0" w:space="0" w:color="auto"/>
                                                                                                                        <w:left w:val="none" w:sz="0" w:space="0" w:color="auto"/>
                                                                                                                        <w:bottom w:val="none" w:sz="0" w:space="0" w:color="auto"/>
                                                                                                                        <w:right w:val="none" w:sz="0" w:space="0" w:color="auto"/>
                                                                                                                      </w:divBdr>
                                                                                                                      <w:divsChild>
                                                                                                                        <w:div w:id="19242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3739">
                                                                                                                  <w:marLeft w:val="0"/>
                                                                                                                  <w:marRight w:val="0"/>
                                                                                                                  <w:marTop w:val="0"/>
                                                                                                                  <w:marBottom w:val="0"/>
                                                                                                                  <w:divBdr>
                                                                                                                    <w:top w:val="none" w:sz="0" w:space="0" w:color="auto"/>
                                                                                                                    <w:left w:val="none" w:sz="0" w:space="0" w:color="auto"/>
                                                                                                                    <w:bottom w:val="none" w:sz="0" w:space="0" w:color="auto"/>
                                                                                                                    <w:right w:val="none" w:sz="0" w:space="0" w:color="auto"/>
                                                                                                                  </w:divBdr>
                                                                                                                  <w:divsChild>
                                                                                                                    <w:div w:id="21136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9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5016">
                                                                                          <w:marLeft w:val="0"/>
                                                                                          <w:marRight w:val="0"/>
                                                                                          <w:marTop w:val="0"/>
                                                                                          <w:marBottom w:val="0"/>
                                                                                          <w:divBdr>
                                                                                            <w:top w:val="none" w:sz="0" w:space="0" w:color="auto"/>
                                                                                            <w:left w:val="none" w:sz="0" w:space="0" w:color="auto"/>
                                                                                            <w:bottom w:val="none" w:sz="0" w:space="0" w:color="auto"/>
                                                                                            <w:right w:val="none" w:sz="0" w:space="0" w:color="auto"/>
                                                                                          </w:divBdr>
                                                                                          <w:divsChild>
                                                                                            <w:div w:id="684942081">
                                                                                              <w:marLeft w:val="0"/>
                                                                                              <w:marRight w:val="0"/>
                                                                                              <w:marTop w:val="0"/>
                                                                                              <w:marBottom w:val="60"/>
                                                                                              <w:divBdr>
                                                                                                <w:top w:val="none" w:sz="0" w:space="0" w:color="auto"/>
                                                                                                <w:left w:val="none" w:sz="0" w:space="0" w:color="auto"/>
                                                                                                <w:bottom w:val="none" w:sz="0" w:space="0" w:color="auto"/>
                                                                                                <w:right w:val="none" w:sz="0" w:space="0" w:color="auto"/>
                                                                                              </w:divBdr>
                                                                                            </w:div>
                                                                                            <w:div w:id="927890726">
                                                                                              <w:marLeft w:val="0"/>
                                                                                              <w:marRight w:val="0"/>
                                                                                              <w:marTop w:val="0"/>
                                                                                              <w:marBottom w:val="120"/>
                                                                                              <w:divBdr>
                                                                                                <w:top w:val="none" w:sz="0" w:space="0" w:color="auto"/>
                                                                                                <w:left w:val="none" w:sz="0" w:space="0" w:color="auto"/>
                                                                                                <w:bottom w:val="none" w:sz="0" w:space="0" w:color="auto"/>
                                                                                                <w:right w:val="none" w:sz="0" w:space="0" w:color="auto"/>
                                                                                              </w:divBdr>
                                                                                            </w:div>
                                                                                            <w:div w:id="1972783084">
                                                                                              <w:marLeft w:val="0"/>
                                                                                              <w:marRight w:val="0"/>
                                                                                              <w:marTop w:val="0"/>
                                                                                              <w:marBottom w:val="0"/>
                                                                                              <w:divBdr>
                                                                                                <w:top w:val="none" w:sz="0" w:space="0" w:color="auto"/>
                                                                                                <w:left w:val="none" w:sz="0" w:space="0" w:color="auto"/>
                                                                                                <w:bottom w:val="none" w:sz="0" w:space="0" w:color="auto"/>
                                                                                                <w:right w:val="none" w:sz="0" w:space="0" w:color="auto"/>
                                                                                              </w:divBdr>
                                                                                              <w:divsChild>
                                                                                                <w:div w:id="2065247835">
                                                                                                  <w:marLeft w:val="0"/>
                                                                                                  <w:marRight w:val="0"/>
                                                                                                  <w:marTop w:val="0"/>
                                                                                                  <w:marBottom w:val="0"/>
                                                                                                  <w:divBdr>
                                                                                                    <w:top w:val="none" w:sz="0" w:space="0" w:color="auto"/>
                                                                                                    <w:left w:val="none" w:sz="0" w:space="0" w:color="auto"/>
                                                                                                    <w:bottom w:val="none" w:sz="0" w:space="0" w:color="auto"/>
                                                                                                    <w:right w:val="none" w:sz="0" w:space="0" w:color="auto"/>
                                                                                                  </w:divBdr>
                                                                                                  <w:divsChild>
                                                                                                    <w:div w:id="1827698986">
                                                                                                      <w:marLeft w:val="0"/>
                                                                                                      <w:marRight w:val="0"/>
                                                                                                      <w:marTop w:val="0"/>
                                                                                                      <w:marBottom w:val="0"/>
                                                                                                      <w:divBdr>
                                                                                                        <w:top w:val="none" w:sz="0" w:space="0" w:color="auto"/>
                                                                                                        <w:left w:val="none" w:sz="0" w:space="0" w:color="auto"/>
                                                                                                        <w:bottom w:val="none" w:sz="0" w:space="0" w:color="auto"/>
                                                                                                        <w:right w:val="none" w:sz="0" w:space="0" w:color="auto"/>
                                                                                                      </w:divBdr>
                                                                                                      <w:divsChild>
                                                                                                        <w:div w:id="1757626402">
                                                                                                          <w:marLeft w:val="0"/>
                                                                                                          <w:marRight w:val="0"/>
                                                                                                          <w:marTop w:val="0"/>
                                                                                                          <w:marBottom w:val="0"/>
                                                                                                          <w:divBdr>
                                                                                                            <w:top w:val="none" w:sz="0" w:space="0" w:color="auto"/>
                                                                                                            <w:left w:val="none" w:sz="0" w:space="0" w:color="auto"/>
                                                                                                            <w:bottom w:val="none" w:sz="0" w:space="0" w:color="auto"/>
                                                                                                            <w:right w:val="none" w:sz="0" w:space="0" w:color="auto"/>
                                                                                                          </w:divBdr>
                                                                                                          <w:divsChild>
                                                                                                            <w:div w:id="111702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587745">
                                                                                          <w:marLeft w:val="0"/>
                                                                                          <w:marRight w:val="0"/>
                                                                                          <w:marTop w:val="0"/>
                                                                                          <w:marBottom w:val="0"/>
                                                                                          <w:divBdr>
                                                                                            <w:top w:val="none" w:sz="0" w:space="0" w:color="auto"/>
                                                                                            <w:left w:val="none" w:sz="0" w:space="0" w:color="auto"/>
                                                                                            <w:bottom w:val="none" w:sz="0" w:space="0" w:color="auto"/>
                                                                                            <w:right w:val="none" w:sz="0" w:space="0" w:color="auto"/>
                                                                                          </w:divBdr>
                                                                                          <w:divsChild>
                                                                                            <w:div w:id="1278221832">
                                                                                              <w:marLeft w:val="0"/>
                                                                                              <w:marRight w:val="0"/>
                                                                                              <w:marTop w:val="0"/>
                                                                                              <w:marBottom w:val="0"/>
                                                                                              <w:divBdr>
                                                                                                <w:top w:val="none" w:sz="0" w:space="0" w:color="auto"/>
                                                                                                <w:left w:val="none" w:sz="0" w:space="0" w:color="auto"/>
                                                                                                <w:bottom w:val="none" w:sz="0" w:space="0" w:color="auto"/>
                                                                                                <w:right w:val="none" w:sz="0" w:space="0" w:color="auto"/>
                                                                                              </w:divBdr>
                                                                                              <w:divsChild>
                                                                                                <w:div w:id="1249189999">
                                                                                                  <w:marLeft w:val="0"/>
                                                                                                  <w:marRight w:val="0"/>
                                                                                                  <w:marTop w:val="0"/>
                                                                                                  <w:marBottom w:val="0"/>
                                                                                                  <w:divBdr>
                                                                                                    <w:top w:val="none" w:sz="0" w:space="0" w:color="auto"/>
                                                                                                    <w:left w:val="none" w:sz="0" w:space="0" w:color="auto"/>
                                                                                                    <w:bottom w:val="none" w:sz="0" w:space="0" w:color="auto"/>
                                                                                                    <w:right w:val="none" w:sz="0" w:space="0" w:color="auto"/>
                                                                                                  </w:divBdr>
                                                                                                  <w:divsChild>
                                                                                                    <w:div w:id="85541106">
                                                                                                      <w:marLeft w:val="0"/>
                                                                                                      <w:marRight w:val="0"/>
                                                                                                      <w:marTop w:val="0"/>
                                                                                                      <w:marBottom w:val="60"/>
                                                                                                      <w:divBdr>
                                                                                                        <w:top w:val="none" w:sz="0" w:space="0" w:color="auto"/>
                                                                                                        <w:left w:val="none" w:sz="0" w:space="0" w:color="auto"/>
                                                                                                        <w:bottom w:val="none" w:sz="0" w:space="0" w:color="auto"/>
                                                                                                        <w:right w:val="none" w:sz="0" w:space="0" w:color="auto"/>
                                                                                                      </w:divBdr>
                                                                                                    </w:div>
                                                                                                    <w:div w:id="656494966">
                                                                                                      <w:marLeft w:val="0"/>
                                                                                                      <w:marRight w:val="0"/>
                                                                                                      <w:marTop w:val="0"/>
                                                                                                      <w:marBottom w:val="120"/>
                                                                                                      <w:divBdr>
                                                                                                        <w:top w:val="none" w:sz="0" w:space="0" w:color="auto"/>
                                                                                                        <w:left w:val="none" w:sz="0" w:space="0" w:color="auto"/>
                                                                                                        <w:bottom w:val="none" w:sz="0" w:space="0" w:color="auto"/>
                                                                                                        <w:right w:val="none" w:sz="0" w:space="0" w:color="auto"/>
                                                                                                      </w:divBdr>
                                                                                                    </w:div>
                                                                                                    <w:div w:id="1694723175">
                                                                                                      <w:marLeft w:val="0"/>
                                                                                                      <w:marRight w:val="0"/>
                                                                                                      <w:marTop w:val="0"/>
                                                                                                      <w:marBottom w:val="0"/>
                                                                                                      <w:divBdr>
                                                                                                        <w:top w:val="none" w:sz="0" w:space="0" w:color="auto"/>
                                                                                                        <w:left w:val="none" w:sz="0" w:space="0" w:color="auto"/>
                                                                                                        <w:bottom w:val="none" w:sz="0" w:space="0" w:color="auto"/>
                                                                                                        <w:right w:val="none" w:sz="0" w:space="0" w:color="auto"/>
                                                                                                      </w:divBdr>
                                                                                                      <w:divsChild>
                                                                                                        <w:div w:id="277956475">
                                                                                                          <w:marLeft w:val="0"/>
                                                                                                          <w:marRight w:val="0"/>
                                                                                                          <w:marTop w:val="0"/>
                                                                                                          <w:marBottom w:val="0"/>
                                                                                                          <w:divBdr>
                                                                                                            <w:top w:val="none" w:sz="0" w:space="0" w:color="auto"/>
                                                                                                            <w:left w:val="none" w:sz="0" w:space="0" w:color="auto"/>
                                                                                                            <w:bottom w:val="none" w:sz="0" w:space="0" w:color="auto"/>
                                                                                                            <w:right w:val="none" w:sz="0" w:space="0" w:color="auto"/>
                                                                                                          </w:divBdr>
                                                                                                          <w:divsChild>
                                                                                                            <w:div w:id="1342245032">
                                                                                                              <w:marLeft w:val="0"/>
                                                                                                              <w:marRight w:val="0"/>
                                                                                                              <w:marTop w:val="0"/>
                                                                                                              <w:marBottom w:val="0"/>
                                                                                                              <w:divBdr>
                                                                                                                <w:top w:val="none" w:sz="0" w:space="0" w:color="auto"/>
                                                                                                                <w:left w:val="none" w:sz="0" w:space="0" w:color="auto"/>
                                                                                                                <w:bottom w:val="none" w:sz="0" w:space="0" w:color="auto"/>
                                                                                                                <w:right w:val="none" w:sz="0" w:space="0" w:color="auto"/>
                                                                                                              </w:divBdr>
                                                                                                              <w:divsChild>
                                                                                                                <w:div w:id="1007055673">
                                                                                                                  <w:marLeft w:val="0"/>
                                                                                                                  <w:marRight w:val="0"/>
                                                                                                                  <w:marTop w:val="0"/>
                                                                                                                  <w:marBottom w:val="0"/>
                                                                                                                  <w:divBdr>
                                                                                                                    <w:top w:val="none" w:sz="0" w:space="0" w:color="auto"/>
                                                                                                                    <w:left w:val="none" w:sz="0" w:space="0" w:color="auto"/>
                                                                                                                    <w:bottom w:val="none" w:sz="0" w:space="0" w:color="auto"/>
                                                                                                                    <w:right w:val="none" w:sz="0" w:space="0" w:color="auto"/>
                                                                                                                  </w:divBdr>
                                                                                                                  <w:divsChild>
                                                                                                                    <w:div w:id="1589536096">
                                                                                                                      <w:marLeft w:val="0"/>
                                                                                                                      <w:marRight w:val="0"/>
                                                                                                                      <w:marTop w:val="0"/>
                                                                                                                      <w:marBottom w:val="0"/>
                                                                                                                      <w:divBdr>
                                                                                                                        <w:top w:val="none" w:sz="0" w:space="0" w:color="auto"/>
                                                                                                                        <w:left w:val="none" w:sz="0" w:space="0" w:color="auto"/>
                                                                                                                        <w:bottom w:val="none" w:sz="0" w:space="0" w:color="auto"/>
                                                                                                                        <w:right w:val="none" w:sz="0" w:space="0" w:color="auto"/>
                                                                                                                      </w:divBdr>
                                                                                                                      <w:divsChild>
                                                                                                                        <w:div w:id="68898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4663">
                                                                                                                  <w:marLeft w:val="0"/>
                                                                                                                  <w:marRight w:val="0"/>
                                                                                                                  <w:marTop w:val="0"/>
                                                                                                                  <w:marBottom w:val="0"/>
                                                                                                                  <w:divBdr>
                                                                                                                    <w:top w:val="none" w:sz="0" w:space="0" w:color="auto"/>
                                                                                                                    <w:left w:val="none" w:sz="0" w:space="0" w:color="auto"/>
                                                                                                                    <w:bottom w:val="none" w:sz="0" w:space="0" w:color="auto"/>
                                                                                                                    <w:right w:val="none" w:sz="0" w:space="0" w:color="auto"/>
                                                                                                                  </w:divBdr>
                                                                                                                  <w:divsChild>
                                                                                                                    <w:div w:id="20763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4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2801">
                                                                                          <w:marLeft w:val="0"/>
                                                                                          <w:marRight w:val="0"/>
                                                                                          <w:marTop w:val="0"/>
                                                                                          <w:marBottom w:val="0"/>
                                                                                          <w:divBdr>
                                                                                            <w:top w:val="none" w:sz="0" w:space="0" w:color="auto"/>
                                                                                            <w:left w:val="none" w:sz="0" w:space="0" w:color="auto"/>
                                                                                            <w:bottom w:val="none" w:sz="0" w:space="0" w:color="auto"/>
                                                                                            <w:right w:val="none" w:sz="0" w:space="0" w:color="auto"/>
                                                                                          </w:divBdr>
                                                                                          <w:divsChild>
                                                                                            <w:div w:id="7644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889171">
      <w:bodyDiv w:val="1"/>
      <w:marLeft w:val="0"/>
      <w:marRight w:val="0"/>
      <w:marTop w:val="0"/>
      <w:marBottom w:val="0"/>
      <w:divBdr>
        <w:top w:val="none" w:sz="0" w:space="0" w:color="auto"/>
        <w:left w:val="none" w:sz="0" w:space="0" w:color="auto"/>
        <w:bottom w:val="none" w:sz="0" w:space="0" w:color="auto"/>
        <w:right w:val="none" w:sz="0" w:space="0" w:color="auto"/>
      </w:divBdr>
      <w:divsChild>
        <w:div w:id="1828352119">
          <w:marLeft w:val="0"/>
          <w:marRight w:val="240"/>
          <w:marTop w:val="0"/>
          <w:marBottom w:val="0"/>
          <w:divBdr>
            <w:top w:val="none" w:sz="0" w:space="0" w:color="auto"/>
            <w:left w:val="none" w:sz="0" w:space="0" w:color="auto"/>
            <w:bottom w:val="none" w:sz="0" w:space="0" w:color="auto"/>
            <w:right w:val="none" w:sz="0" w:space="0" w:color="auto"/>
          </w:divBdr>
          <w:divsChild>
            <w:div w:id="399639211">
              <w:marLeft w:val="0"/>
              <w:marRight w:val="0"/>
              <w:marTop w:val="0"/>
              <w:marBottom w:val="0"/>
              <w:divBdr>
                <w:top w:val="none" w:sz="0" w:space="0" w:color="auto"/>
                <w:left w:val="none" w:sz="0" w:space="0" w:color="auto"/>
                <w:bottom w:val="none" w:sz="0" w:space="0" w:color="auto"/>
                <w:right w:val="none" w:sz="0" w:space="0" w:color="auto"/>
              </w:divBdr>
              <w:divsChild>
                <w:div w:id="1907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24858">
          <w:marLeft w:val="0"/>
          <w:marRight w:val="240"/>
          <w:marTop w:val="0"/>
          <w:marBottom w:val="0"/>
          <w:divBdr>
            <w:top w:val="none" w:sz="0" w:space="0" w:color="auto"/>
            <w:left w:val="none" w:sz="0" w:space="0" w:color="auto"/>
            <w:bottom w:val="none" w:sz="0" w:space="0" w:color="auto"/>
            <w:right w:val="none" w:sz="0" w:space="0" w:color="auto"/>
          </w:divBdr>
          <w:divsChild>
            <w:div w:id="926115388">
              <w:marLeft w:val="0"/>
              <w:marRight w:val="0"/>
              <w:marTop w:val="0"/>
              <w:marBottom w:val="0"/>
              <w:divBdr>
                <w:top w:val="none" w:sz="0" w:space="0" w:color="auto"/>
                <w:left w:val="none" w:sz="0" w:space="0" w:color="auto"/>
                <w:bottom w:val="none" w:sz="0" w:space="0" w:color="auto"/>
                <w:right w:val="none" w:sz="0" w:space="0" w:color="auto"/>
              </w:divBdr>
              <w:divsChild>
                <w:div w:id="106903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1768">
          <w:marLeft w:val="0"/>
          <w:marRight w:val="0"/>
          <w:marTop w:val="750"/>
          <w:marBottom w:val="0"/>
          <w:divBdr>
            <w:top w:val="none" w:sz="0" w:space="0" w:color="auto"/>
            <w:left w:val="none" w:sz="0" w:space="0" w:color="auto"/>
            <w:bottom w:val="none" w:sz="0" w:space="0" w:color="auto"/>
            <w:right w:val="none" w:sz="0" w:space="0" w:color="auto"/>
          </w:divBdr>
          <w:divsChild>
            <w:div w:id="841621852">
              <w:marLeft w:val="0"/>
              <w:marRight w:val="0"/>
              <w:marTop w:val="0"/>
              <w:marBottom w:val="0"/>
              <w:divBdr>
                <w:top w:val="none" w:sz="0" w:space="0" w:color="auto"/>
                <w:left w:val="none" w:sz="0" w:space="0" w:color="auto"/>
                <w:bottom w:val="none" w:sz="0" w:space="0" w:color="auto"/>
                <w:right w:val="none" w:sz="0" w:space="0" w:color="auto"/>
              </w:divBdr>
              <w:divsChild>
                <w:div w:id="119617154">
                  <w:marLeft w:val="0"/>
                  <w:marRight w:val="0"/>
                  <w:marTop w:val="0"/>
                  <w:marBottom w:val="0"/>
                  <w:divBdr>
                    <w:top w:val="none" w:sz="0" w:space="0" w:color="auto"/>
                    <w:left w:val="none" w:sz="0" w:space="0" w:color="auto"/>
                    <w:bottom w:val="none" w:sz="0" w:space="0" w:color="auto"/>
                    <w:right w:val="none" w:sz="0" w:space="0" w:color="auto"/>
                  </w:divBdr>
                  <w:divsChild>
                    <w:div w:id="7425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806413">
      <w:bodyDiv w:val="1"/>
      <w:marLeft w:val="0"/>
      <w:marRight w:val="0"/>
      <w:marTop w:val="0"/>
      <w:marBottom w:val="0"/>
      <w:divBdr>
        <w:top w:val="none" w:sz="0" w:space="0" w:color="auto"/>
        <w:left w:val="none" w:sz="0" w:space="0" w:color="auto"/>
        <w:bottom w:val="none" w:sz="0" w:space="0" w:color="auto"/>
        <w:right w:val="none" w:sz="0" w:space="0" w:color="auto"/>
      </w:divBdr>
    </w:div>
    <w:div w:id="1377121393">
      <w:bodyDiv w:val="1"/>
      <w:marLeft w:val="0"/>
      <w:marRight w:val="0"/>
      <w:marTop w:val="0"/>
      <w:marBottom w:val="0"/>
      <w:divBdr>
        <w:top w:val="none" w:sz="0" w:space="0" w:color="auto"/>
        <w:left w:val="none" w:sz="0" w:space="0" w:color="auto"/>
        <w:bottom w:val="none" w:sz="0" w:space="0" w:color="auto"/>
        <w:right w:val="none" w:sz="0" w:space="0" w:color="auto"/>
      </w:divBdr>
      <w:divsChild>
        <w:div w:id="1828395233">
          <w:marLeft w:val="0"/>
          <w:marRight w:val="240"/>
          <w:marTop w:val="0"/>
          <w:marBottom w:val="0"/>
          <w:divBdr>
            <w:top w:val="none" w:sz="0" w:space="0" w:color="auto"/>
            <w:left w:val="none" w:sz="0" w:space="0" w:color="auto"/>
            <w:bottom w:val="none" w:sz="0" w:space="0" w:color="auto"/>
            <w:right w:val="none" w:sz="0" w:space="0" w:color="auto"/>
          </w:divBdr>
          <w:divsChild>
            <w:div w:id="484977730">
              <w:marLeft w:val="0"/>
              <w:marRight w:val="0"/>
              <w:marTop w:val="0"/>
              <w:marBottom w:val="0"/>
              <w:divBdr>
                <w:top w:val="none" w:sz="0" w:space="0" w:color="auto"/>
                <w:left w:val="none" w:sz="0" w:space="0" w:color="auto"/>
                <w:bottom w:val="none" w:sz="0" w:space="0" w:color="auto"/>
                <w:right w:val="none" w:sz="0" w:space="0" w:color="auto"/>
              </w:divBdr>
              <w:divsChild>
                <w:div w:id="14690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89778">
          <w:marLeft w:val="0"/>
          <w:marRight w:val="240"/>
          <w:marTop w:val="0"/>
          <w:marBottom w:val="0"/>
          <w:divBdr>
            <w:top w:val="none" w:sz="0" w:space="0" w:color="auto"/>
            <w:left w:val="none" w:sz="0" w:space="0" w:color="auto"/>
            <w:bottom w:val="none" w:sz="0" w:space="0" w:color="auto"/>
            <w:right w:val="none" w:sz="0" w:space="0" w:color="auto"/>
          </w:divBdr>
          <w:divsChild>
            <w:div w:id="1722367226">
              <w:marLeft w:val="0"/>
              <w:marRight w:val="0"/>
              <w:marTop w:val="0"/>
              <w:marBottom w:val="0"/>
              <w:divBdr>
                <w:top w:val="none" w:sz="0" w:space="0" w:color="auto"/>
                <w:left w:val="none" w:sz="0" w:space="0" w:color="auto"/>
                <w:bottom w:val="none" w:sz="0" w:space="0" w:color="auto"/>
                <w:right w:val="none" w:sz="0" w:space="0" w:color="auto"/>
              </w:divBdr>
              <w:divsChild>
                <w:div w:id="1124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28170">
          <w:marLeft w:val="0"/>
          <w:marRight w:val="0"/>
          <w:marTop w:val="750"/>
          <w:marBottom w:val="0"/>
          <w:divBdr>
            <w:top w:val="none" w:sz="0" w:space="0" w:color="auto"/>
            <w:left w:val="none" w:sz="0" w:space="0" w:color="auto"/>
            <w:bottom w:val="none" w:sz="0" w:space="0" w:color="auto"/>
            <w:right w:val="none" w:sz="0" w:space="0" w:color="auto"/>
          </w:divBdr>
          <w:divsChild>
            <w:div w:id="160776350">
              <w:marLeft w:val="0"/>
              <w:marRight w:val="0"/>
              <w:marTop w:val="0"/>
              <w:marBottom w:val="0"/>
              <w:divBdr>
                <w:top w:val="none" w:sz="0" w:space="0" w:color="auto"/>
                <w:left w:val="none" w:sz="0" w:space="0" w:color="auto"/>
                <w:bottom w:val="none" w:sz="0" w:space="0" w:color="auto"/>
                <w:right w:val="none" w:sz="0" w:space="0" w:color="auto"/>
              </w:divBdr>
              <w:divsChild>
                <w:div w:id="538593492">
                  <w:marLeft w:val="0"/>
                  <w:marRight w:val="0"/>
                  <w:marTop w:val="0"/>
                  <w:marBottom w:val="0"/>
                  <w:divBdr>
                    <w:top w:val="none" w:sz="0" w:space="0" w:color="auto"/>
                    <w:left w:val="none" w:sz="0" w:space="0" w:color="auto"/>
                    <w:bottom w:val="none" w:sz="0" w:space="0" w:color="auto"/>
                    <w:right w:val="none" w:sz="0" w:space="0" w:color="auto"/>
                  </w:divBdr>
                  <w:divsChild>
                    <w:div w:id="17321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891647">
      <w:bodyDiv w:val="1"/>
      <w:marLeft w:val="0"/>
      <w:marRight w:val="0"/>
      <w:marTop w:val="0"/>
      <w:marBottom w:val="0"/>
      <w:divBdr>
        <w:top w:val="none" w:sz="0" w:space="0" w:color="auto"/>
        <w:left w:val="none" w:sz="0" w:space="0" w:color="auto"/>
        <w:bottom w:val="none" w:sz="0" w:space="0" w:color="auto"/>
        <w:right w:val="none" w:sz="0" w:space="0" w:color="auto"/>
      </w:divBdr>
      <w:divsChild>
        <w:div w:id="563024532">
          <w:marLeft w:val="240"/>
          <w:marRight w:val="0"/>
          <w:marTop w:val="240"/>
          <w:marBottom w:val="240"/>
          <w:divBdr>
            <w:top w:val="none" w:sz="0" w:space="0" w:color="auto"/>
            <w:left w:val="none" w:sz="0" w:space="0" w:color="auto"/>
            <w:bottom w:val="none" w:sz="0" w:space="0" w:color="auto"/>
            <w:right w:val="none" w:sz="0" w:space="0" w:color="auto"/>
          </w:divBdr>
        </w:div>
      </w:divsChild>
    </w:div>
    <w:div w:id="1382627903">
      <w:bodyDiv w:val="1"/>
      <w:marLeft w:val="0"/>
      <w:marRight w:val="0"/>
      <w:marTop w:val="0"/>
      <w:marBottom w:val="0"/>
      <w:divBdr>
        <w:top w:val="none" w:sz="0" w:space="0" w:color="auto"/>
        <w:left w:val="none" w:sz="0" w:space="0" w:color="auto"/>
        <w:bottom w:val="none" w:sz="0" w:space="0" w:color="auto"/>
        <w:right w:val="none" w:sz="0" w:space="0" w:color="auto"/>
      </w:divBdr>
      <w:divsChild>
        <w:div w:id="1260672722">
          <w:marLeft w:val="240"/>
          <w:marRight w:val="0"/>
          <w:marTop w:val="240"/>
          <w:marBottom w:val="240"/>
          <w:divBdr>
            <w:top w:val="none" w:sz="0" w:space="0" w:color="auto"/>
            <w:left w:val="none" w:sz="0" w:space="0" w:color="auto"/>
            <w:bottom w:val="none" w:sz="0" w:space="0" w:color="auto"/>
            <w:right w:val="none" w:sz="0" w:space="0" w:color="auto"/>
          </w:divBdr>
        </w:div>
      </w:divsChild>
    </w:div>
    <w:div w:id="1383138876">
      <w:bodyDiv w:val="1"/>
      <w:marLeft w:val="0"/>
      <w:marRight w:val="0"/>
      <w:marTop w:val="0"/>
      <w:marBottom w:val="0"/>
      <w:divBdr>
        <w:top w:val="none" w:sz="0" w:space="0" w:color="auto"/>
        <w:left w:val="none" w:sz="0" w:space="0" w:color="auto"/>
        <w:bottom w:val="none" w:sz="0" w:space="0" w:color="auto"/>
        <w:right w:val="none" w:sz="0" w:space="0" w:color="auto"/>
      </w:divBdr>
      <w:divsChild>
        <w:div w:id="967012192">
          <w:marLeft w:val="0"/>
          <w:marRight w:val="240"/>
          <w:marTop w:val="0"/>
          <w:marBottom w:val="0"/>
          <w:divBdr>
            <w:top w:val="none" w:sz="0" w:space="0" w:color="auto"/>
            <w:left w:val="none" w:sz="0" w:space="0" w:color="auto"/>
            <w:bottom w:val="none" w:sz="0" w:space="0" w:color="auto"/>
            <w:right w:val="none" w:sz="0" w:space="0" w:color="auto"/>
          </w:divBdr>
          <w:divsChild>
            <w:div w:id="1602297169">
              <w:marLeft w:val="0"/>
              <w:marRight w:val="0"/>
              <w:marTop w:val="0"/>
              <w:marBottom w:val="0"/>
              <w:divBdr>
                <w:top w:val="none" w:sz="0" w:space="0" w:color="auto"/>
                <w:left w:val="none" w:sz="0" w:space="0" w:color="auto"/>
                <w:bottom w:val="none" w:sz="0" w:space="0" w:color="auto"/>
                <w:right w:val="none" w:sz="0" w:space="0" w:color="auto"/>
              </w:divBdr>
              <w:divsChild>
                <w:div w:id="4286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27010">
          <w:marLeft w:val="0"/>
          <w:marRight w:val="240"/>
          <w:marTop w:val="0"/>
          <w:marBottom w:val="0"/>
          <w:divBdr>
            <w:top w:val="none" w:sz="0" w:space="0" w:color="auto"/>
            <w:left w:val="none" w:sz="0" w:space="0" w:color="auto"/>
            <w:bottom w:val="none" w:sz="0" w:space="0" w:color="auto"/>
            <w:right w:val="none" w:sz="0" w:space="0" w:color="auto"/>
          </w:divBdr>
          <w:divsChild>
            <w:div w:id="452409567">
              <w:marLeft w:val="0"/>
              <w:marRight w:val="0"/>
              <w:marTop w:val="0"/>
              <w:marBottom w:val="0"/>
              <w:divBdr>
                <w:top w:val="none" w:sz="0" w:space="0" w:color="auto"/>
                <w:left w:val="none" w:sz="0" w:space="0" w:color="auto"/>
                <w:bottom w:val="none" w:sz="0" w:space="0" w:color="auto"/>
                <w:right w:val="none" w:sz="0" w:space="0" w:color="auto"/>
              </w:divBdr>
              <w:divsChild>
                <w:div w:id="131572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7712">
          <w:marLeft w:val="0"/>
          <w:marRight w:val="0"/>
          <w:marTop w:val="750"/>
          <w:marBottom w:val="0"/>
          <w:divBdr>
            <w:top w:val="none" w:sz="0" w:space="0" w:color="auto"/>
            <w:left w:val="none" w:sz="0" w:space="0" w:color="auto"/>
            <w:bottom w:val="none" w:sz="0" w:space="0" w:color="auto"/>
            <w:right w:val="none" w:sz="0" w:space="0" w:color="auto"/>
          </w:divBdr>
          <w:divsChild>
            <w:div w:id="178202802">
              <w:marLeft w:val="0"/>
              <w:marRight w:val="0"/>
              <w:marTop w:val="0"/>
              <w:marBottom w:val="0"/>
              <w:divBdr>
                <w:top w:val="none" w:sz="0" w:space="0" w:color="auto"/>
                <w:left w:val="none" w:sz="0" w:space="0" w:color="auto"/>
                <w:bottom w:val="none" w:sz="0" w:space="0" w:color="auto"/>
                <w:right w:val="none" w:sz="0" w:space="0" w:color="auto"/>
              </w:divBdr>
              <w:divsChild>
                <w:div w:id="5038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52307">
      <w:bodyDiv w:val="1"/>
      <w:marLeft w:val="0"/>
      <w:marRight w:val="0"/>
      <w:marTop w:val="0"/>
      <w:marBottom w:val="0"/>
      <w:divBdr>
        <w:top w:val="none" w:sz="0" w:space="0" w:color="auto"/>
        <w:left w:val="none" w:sz="0" w:space="0" w:color="auto"/>
        <w:bottom w:val="none" w:sz="0" w:space="0" w:color="auto"/>
        <w:right w:val="none" w:sz="0" w:space="0" w:color="auto"/>
      </w:divBdr>
    </w:div>
    <w:div w:id="1385132043">
      <w:bodyDiv w:val="1"/>
      <w:marLeft w:val="0"/>
      <w:marRight w:val="0"/>
      <w:marTop w:val="0"/>
      <w:marBottom w:val="0"/>
      <w:divBdr>
        <w:top w:val="none" w:sz="0" w:space="0" w:color="auto"/>
        <w:left w:val="none" w:sz="0" w:space="0" w:color="auto"/>
        <w:bottom w:val="none" w:sz="0" w:space="0" w:color="auto"/>
        <w:right w:val="none" w:sz="0" w:space="0" w:color="auto"/>
      </w:divBdr>
    </w:div>
    <w:div w:id="1387222435">
      <w:bodyDiv w:val="1"/>
      <w:marLeft w:val="0"/>
      <w:marRight w:val="0"/>
      <w:marTop w:val="0"/>
      <w:marBottom w:val="0"/>
      <w:divBdr>
        <w:top w:val="none" w:sz="0" w:space="0" w:color="auto"/>
        <w:left w:val="none" w:sz="0" w:space="0" w:color="auto"/>
        <w:bottom w:val="none" w:sz="0" w:space="0" w:color="auto"/>
        <w:right w:val="none" w:sz="0" w:space="0" w:color="auto"/>
      </w:divBdr>
    </w:div>
    <w:div w:id="1389114527">
      <w:bodyDiv w:val="1"/>
      <w:marLeft w:val="0"/>
      <w:marRight w:val="0"/>
      <w:marTop w:val="0"/>
      <w:marBottom w:val="0"/>
      <w:divBdr>
        <w:top w:val="none" w:sz="0" w:space="0" w:color="auto"/>
        <w:left w:val="none" w:sz="0" w:space="0" w:color="auto"/>
        <w:bottom w:val="none" w:sz="0" w:space="0" w:color="auto"/>
        <w:right w:val="none" w:sz="0" w:space="0" w:color="auto"/>
      </w:divBdr>
    </w:div>
    <w:div w:id="1391922477">
      <w:bodyDiv w:val="1"/>
      <w:marLeft w:val="0"/>
      <w:marRight w:val="0"/>
      <w:marTop w:val="0"/>
      <w:marBottom w:val="0"/>
      <w:divBdr>
        <w:top w:val="none" w:sz="0" w:space="0" w:color="auto"/>
        <w:left w:val="none" w:sz="0" w:space="0" w:color="auto"/>
        <w:bottom w:val="none" w:sz="0" w:space="0" w:color="auto"/>
        <w:right w:val="none" w:sz="0" w:space="0" w:color="auto"/>
      </w:divBdr>
      <w:divsChild>
        <w:div w:id="28454091">
          <w:marLeft w:val="0"/>
          <w:marRight w:val="240"/>
          <w:marTop w:val="0"/>
          <w:marBottom w:val="0"/>
          <w:divBdr>
            <w:top w:val="none" w:sz="0" w:space="0" w:color="auto"/>
            <w:left w:val="none" w:sz="0" w:space="0" w:color="auto"/>
            <w:bottom w:val="none" w:sz="0" w:space="0" w:color="auto"/>
            <w:right w:val="none" w:sz="0" w:space="0" w:color="auto"/>
          </w:divBdr>
          <w:divsChild>
            <w:div w:id="1755976235">
              <w:marLeft w:val="0"/>
              <w:marRight w:val="0"/>
              <w:marTop w:val="0"/>
              <w:marBottom w:val="0"/>
              <w:divBdr>
                <w:top w:val="none" w:sz="0" w:space="0" w:color="auto"/>
                <w:left w:val="none" w:sz="0" w:space="0" w:color="auto"/>
                <w:bottom w:val="none" w:sz="0" w:space="0" w:color="auto"/>
                <w:right w:val="none" w:sz="0" w:space="0" w:color="auto"/>
              </w:divBdr>
              <w:divsChild>
                <w:div w:id="19698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1157">
          <w:marLeft w:val="0"/>
          <w:marRight w:val="240"/>
          <w:marTop w:val="0"/>
          <w:marBottom w:val="0"/>
          <w:divBdr>
            <w:top w:val="none" w:sz="0" w:space="0" w:color="auto"/>
            <w:left w:val="none" w:sz="0" w:space="0" w:color="auto"/>
            <w:bottom w:val="none" w:sz="0" w:space="0" w:color="auto"/>
            <w:right w:val="none" w:sz="0" w:space="0" w:color="auto"/>
          </w:divBdr>
          <w:divsChild>
            <w:div w:id="1620454899">
              <w:marLeft w:val="0"/>
              <w:marRight w:val="0"/>
              <w:marTop w:val="0"/>
              <w:marBottom w:val="0"/>
              <w:divBdr>
                <w:top w:val="none" w:sz="0" w:space="0" w:color="auto"/>
                <w:left w:val="none" w:sz="0" w:space="0" w:color="auto"/>
                <w:bottom w:val="none" w:sz="0" w:space="0" w:color="auto"/>
                <w:right w:val="none" w:sz="0" w:space="0" w:color="auto"/>
              </w:divBdr>
              <w:divsChild>
                <w:div w:id="1880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0886">
          <w:marLeft w:val="0"/>
          <w:marRight w:val="0"/>
          <w:marTop w:val="750"/>
          <w:marBottom w:val="0"/>
          <w:divBdr>
            <w:top w:val="none" w:sz="0" w:space="0" w:color="auto"/>
            <w:left w:val="none" w:sz="0" w:space="0" w:color="auto"/>
            <w:bottom w:val="none" w:sz="0" w:space="0" w:color="auto"/>
            <w:right w:val="none" w:sz="0" w:space="0" w:color="auto"/>
          </w:divBdr>
          <w:divsChild>
            <w:div w:id="2110200696">
              <w:marLeft w:val="0"/>
              <w:marRight w:val="0"/>
              <w:marTop w:val="0"/>
              <w:marBottom w:val="0"/>
              <w:divBdr>
                <w:top w:val="none" w:sz="0" w:space="0" w:color="auto"/>
                <w:left w:val="none" w:sz="0" w:space="0" w:color="auto"/>
                <w:bottom w:val="none" w:sz="0" w:space="0" w:color="auto"/>
                <w:right w:val="none" w:sz="0" w:space="0" w:color="auto"/>
              </w:divBdr>
              <w:divsChild>
                <w:div w:id="994920336">
                  <w:marLeft w:val="0"/>
                  <w:marRight w:val="0"/>
                  <w:marTop w:val="0"/>
                  <w:marBottom w:val="0"/>
                  <w:divBdr>
                    <w:top w:val="none" w:sz="0" w:space="0" w:color="auto"/>
                    <w:left w:val="none" w:sz="0" w:space="0" w:color="auto"/>
                    <w:bottom w:val="none" w:sz="0" w:space="0" w:color="auto"/>
                    <w:right w:val="none" w:sz="0" w:space="0" w:color="auto"/>
                  </w:divBdr>
                  <w:divsChild>
                    <w:div w:id="2033066775">
                      <w:marLeft w:val="0"/>
                      <w:marRight w:val="0"/>
                      <w:marTop w:val="0"/>
                      <w:marBottom w:val="0"/>
                      <w:divBdr>
                        <w:top w:val="none" w:sz="0" w:space="0" w:color="auto"/>
                        <w:left w:val="none" w:sz="0" w:space="0" w:color="auto"/>
                        <w:bottom w:val="none" w:sz="0" w:space="0" w:color="auto"/>
                        <w:right w:val="none" w:sz="0" w:space="0" w:color="auto"/>
                      </w:divBdr>
                      <w:divsChild>
                        <w:div w:id="1330594215">
                          <w:marLeft w:val="240"/>
                          <w:marRight w:val="0"/>
                          <w:marTop w:val="240"/>
                          <w:marBottom w:val="240"/>
                          <w:divBdr>
                            <w:top w:val="none" w:sz="0" w:space="0" w:color="auto"/>
                            <w:left w:val="none" w:sz="0" w:space="0" w:color="auto"/>
                            <w:bottom w:val="none" w:sz="0" w:space="0" w:color="auto"/>
                            <w:right w:val="none" w:sz="0" w:space="0" w:color="auto"/>
                          </w:divBdr>
                        </w:div>
                        <w:div w:id="1107890876">
                          <w:marLeft w:val="240"/>
                          <w:marRight w:val="0"/>
                          <w:marTop w:val="240"/>
                          <w:marBottom w:val="240"/>
                          <w:divBdr>
                            <w:top w:val="none" w:sz="0" w:space="0" w:color="auto"/>
                            <w:left w:val="none" w:sz="0" w:space="0" w:color="auto"/>
                            <w:bottom w:val="none" w:sz="0" w:space="0" w:color="auto"/>
                            <w:right w:val="none" w:sz="0" w:space="0" w:color="auto"/>
                          </w:divBdr>
                        </w:div>
                        <w:div w:id="1271160837">
                          <w:marLeft w:val="240"/>
                          <w:marRight w:val="0"/>
                          <w:marTop w:val="240"/>
                          <w:marBottom w:val="240"/>
                          <w:divBdr>
                            <w:top w:val="none" w:sz="0" w:space="0" w:color="auto"/>
                            <w:left w:val="none" w:sz="0" w:space="0" w:color="auto"/>
                            <w:bottom w:val="none" w:sz="0" w:space="0" w:color="auto"/>
                            <w:right w:val="none" w:sz="0" w:space="0" w:color="auto"/>
                          </w:divBdr>
                        </w:div>
                        <w:div w:id="1190991375">
                          <w:marLeft w:val="240"/>
                          <w:marRight w:val="0"/>
                          <w:marTop w:val="240"/>
                          <w:marBottom w:val="240"/>
                          <w:divBdr>
                            <w:top w:val="none" w:sz="0" w:space="0" w:color="auto"/>
                            <w:left w:val="none" w:sz="0" w:space="0" w:color="auto"/>
                            <w:bottom w:val="none" w:sz="0" w:space="0" w:color="auto"/>
                            <w:right w:val="none" w:sz="0" w:space="0" w:color="auto"/>
                          </w:divBdr>
                        </w:div>
                        <w:div w:id="1497839050">
                          <w:marLeft w:val="240"/>
                          <w:marRight w:val="0"/>
                          <w:marTop w:val="240"/>
                          <w:marBottom w:val="240"/>
                          <w:divBdr>
                            <w:top w:val="none" w:sz="0" w:space="0" w:color="auto"/>
                            <w:left w:val="none" w:sz="0" w:space="0" w:color="auto"/>
                            <w:bottom w:val="none" w:sz="0" w:space="0" w:color="auto"/>
                            <w:right w:val="none" w:sz="0" w:space="0" w:color="auto"/>
                          </w:divBdr>
                        </w:div>
                        <w:div w:id="63336717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92579583">
      <w:bodyDiv w:val="1"/>
      <w:marLeft w:val="0"/>
      <w:marRight w:val="0"/>
      <w:marTop w:val="0"/>
      <w:marBottom w:val="0"/>
      <w:divBdr>
        <w:top w:val="none" w:sz="0" w:space="0" w:color="auto"/>
        <w:left w:val="none" w:sz="0" w:space="0" w:color="auto"/>
        <w:bottom w:val="none" w:sz="0" w:space="0" w:color="auto"/>
        <w:right w:val="none" w:sz="0" w:space="0" w:color="auto"/>
      </w:divBdr>
    </w:div>
    <w:div w:id="1397623740">
      <w:bodyDiv w:val="1"/>
      <w:marLeft w:val="0"/>
      <w:marRight w:val="0"/>
      <w:marTop w:val="0"/>
      <w:marBottom w:val="0"/>
      <w:divBdr>
        <w:top w:val="none" w:sz="0" w:space="0" w:color="auto"/>
        <w:left w:val="none" w:sz="0" w:space="0" w:color="auto"/>
        <w:bottom w:val="none" w:sz="0" w:space="0" w:color="auto"/>
        <w:right w:val="none" w:sz="0" w:space="0" w:color="auto"/>
      </w:divBdr>
      <w:divsChild>
        <w:div w:id="1780643575">
          <w:marLeft w:val="0"/>
          <w:marRight w:val="240"/>
          <w:marTop w:val="0"/>
          <w:marBottom w:val="0"/>
          <w:divBdr>
            <w:top w:val="none" w:sz="0" w:space="0" w:color="auto"/>
            <w:left w:val="none" w:sz="0" w:space="0" w:color="auto"/>
            <w:bottom w:val="none" w:sz="0" w:space="0" w:color="auto"/>
            <w:right w:val="none" w:sz="0" w:space="0" w:color="auto"/>
          </w:divBdr>
          <w:divsChild>
            <w:div w:id="332032647">
              <w:marLeft w:val="0"/>
              <w:marRight w:val="0"/>
              <w:marTop w:val="0"/>
              <w:marBottom w:val="0"/>
              <w:divBdr>
                <w:top w:val="none" w:sz="0" w:space="0" w:color="auto"/>
                <w:left w:val="none" w:sz="0" w:space="0" w:color="auto"/>
                <w:bottom w:val="none" w:sz="0" w:space="0" w:color="auto"/>
                <w:right w:val="none" w:sz="0" w:space="0" w:color="auto"/>
              </w:divBdr>
              <w:divsChild>
                <w:div w:id="30135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7783">
          <w:marLeft w:val="0"/>
          <w:marRight w:val="0"/>
          <w:marTop w:val="750"/>
          <w:marBottom w:val="0"/>
          <w:divBdr>
            <w:top w:val="none" w:sz="0" w:space="0" w:color="auto"/>
            <w:left w:val="none" w:sz="0" w:space="0" w:color="auto"/>
            <w:bottom w:val="none" w:sz="0" w:space="0" w:color="auto"/>
            <w:right w:val="none" w:sz="0" w:space="0" w:color="auto"/>
          </w:divBdr>
          <w:divsChild>
            <w:div w:id="382024458">
              <w:marLeft w:val="0"/>
              <w:marRight w:val="0"/>
              <w:marTop w:val="0"/>
              <w:marBottom w:val="0"/>
              <w:divBdr>
                <w:top w:val="none" w:sz="0" w:space="0" w:color="auto"/>
                <w:left w:val="none" w:sz="0" w:space="0" w:color="auto"/>
                <w:bottom w:val="none" w:sz="0" w:space="0" w:color="auto"/>
                <w:right w:val="none" w:sz="0" w:space="0" w:color="auto"/>
              </w:divBdr>
              <w:divsChild>
                <w:div w:id="581184038">
                  <w:marLeft w:val="0"/>
                  <w:marRight w:val="0"/>
                  <w:marTop w:val="0"/>
                  <w:marBottom w:val="0"/>
                  <w:divBdr>
                    <w:top w:val="none" w:sz="0" w:space="0" w:color="auto"/>
                    <w:left w:val="none" w:sz="0" w:space="0" w:color="auto"/>
                    <w:bottom w:val="none" w:sz="0" w:space="0" w:color="auto"/>
                    <w:right w:val="none" w:sz="0" w:space="0" w:color="auto"/>
                  </w:divBdr>
                  <w:divsChild>
                    <w:div w:id="51985862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402943554">
      <w:bodyDiv w:val="1"/>
      <w:marLeft w:val="0"/>
      <w:marRight w:val="0"/>
      <w:marTop w:val="0"/>
      <w:marBottom w:val="0"/>
      <w:divBdr>
        <w:top w:val="none" w:sz="0" w:space="0" w:color="auto"/>
        <w:left w:val="none" w:sz="0" w:space="0" w:color="auto"/>
        <w:bottom w:val="none" w:sz="0" w:space="0" w:color="auto"/>
        <w:right w:val="none" w:sz="0" w:space="0" w:color="auto"/>
      </w:divBdr>
      <w:divsChild>
        <w:div w:id="1644044313">
          <w:marLeft w:val="0"/>
          <w:marRight w:val="240"/>
          <w:marTop w:val="0"/>
          <w:marBottom w:val="0"/>
          <w:divBdr>
            <w:top w:val="none" w:sz="0" w:space="0" w:color="auto"/>
            <w:left w:val="none" w:sz="0" w:space="0" w:color="auto"/>
            <w:bottom w:val="none" w:sz="0" w:space="0" w:color="auto"/>
            <w:right w:val="none" w:sz="0" w:space="0" w:color="auto"/>
          </w:divBdr>
          <w:divsChild>
            <w:div w:id="1573468657">
              <w:marLeft w:val="0"/>
              <w:marRight w:val="0"/>
              <w:marTop w:val="0"/>
              <w:marBottom w:val="0"/>
              <w:divBdr>
                <w:top w:val="none" w:sz="0" w:space="0" w:color="auto"/>
                <w:left w:val="none" w:sz="0" w:space="0" w:color="auto"/>
                <w:bottom w:val="none" w:sz="0" w:space="0" w:color="auto"/>
                <w:right w:val="none" w:sz="0" w:space="0" w:color="auto"/>
              </w:divBdr>
              <w:divsChild>
                <w:div w:id="87596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8642">
          <w:marLeft w:val="0"/>
          <w:marRight w:val="240"/>
          <w:marTop w:val="0"/>
          <w:marBottom w:val="0"/>
          <w:divBdr>
            <w:top w:val="none" w:sz="0" w:space="0" w:color="auto"/>
            <w:left w:val="none" w:sz="0" w:space="0" w:color="auto"/>
            <w:bottom w:val="none" w:sz="0" w:space="0" w:color="auto"/>
            <w:right w:val="none" w:sz="0" w:space="0" w:color="auto"/>
          </w:divBdr>
          <w:divsChild>
            <w:div w:id="1345783885">
              <w:marLeft w:val="0"/>
              <w:marRight w:val="0"/>
              <w:marTop w:val="0"/>
              <w:marBottom w:val="0"/>
              <w:divBdr>
                <w:top w:val="none" w:sz="0" w:space="0" w:color="auto"/>
                <w:left w:val="none" w:sz="0" w:space="0" w:color="auto"/>
                <w:bottom w:val="none" w:sz="0" w:space="0" w:color="auto"/>
                <w:right w:val="none" w:sz="0" w:space="0" w:color="auto"/>
              </w:divBdr>
              <w:divsChild>
                <w:div w:id="15738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437">
          <w:marLeft w:val="0"/>
          <w:marRight w:val="0"/>
          <w:marTop w:val="750"/>
          <w:marBottom w:val="0"/>
          <w:divBdr>
            <w:top w:val="none" w:sz="0" w:space="0" w:color="auto"/>
            <w:left w:val="none" w:sz="0" w:space="0" w:color="auto"/>
            <w:bottom w:val="none" w:sz="0" w:space="0" w:color="auto"/>
            <w:right w:val="none" w:sz="0" w:space="0" w:color="auto"/>
          </w:divBdr>
          <w:divsChild>
            <w:div w:id="1449855224">
              <w:marLeft w:val="0"/>
              <w:marRight w:val="0"/>
              <w:marTop w:val="0"/>
              <w:marBottom w:val="0"/>
              <w:divBdr>
                <w:top w:val="none" w:sz="0" w:space="0" w:color="auto"/>
                <w:left w:val="none" w:sz="0" w:space="0" w:color="auto"/>
                <w:bottom w:val="none" w:sz="0" w:space="0" w:color="auto"/>
                <w:right w:val="none" w:sz="0" w:space="0" w:color="auto"/>
              </w:divBdr>
              <w:divsChild>
                <w:div w:id="1957322971">
                  <w:marLeft w:val="0"/>
                  <w:marRight w:val="0"/>
                  <w:marTop w:val="0"/>
                  <w:marBottom w:val="0"/>
                  <w:divBdr>
                    <w:top w:val="none" w:sz="0" w:space="0" w:color="auto"/>
                    <w:left w:val="none" w:sz="0" w:space="0" w:color="auto"/>
                    <w:bottom w:val="none" w:sz="0" w:space="0" w:color="auto"/>
                    <w:right w:val="none" w:sz="0" w:space="0" w:color="auto"/>
                  </w:divBdr>
                  <w:divsChild>
                    <w:div w:id="12083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792353">
      <w:bodyDiv w:val="1"/>
      <w:marLeft w:val="0"/>
      <w:marRight w:val="0"/>
      <w:marTop w:val="0"/>
      <w:marBottom w:val="0"/>
      <w:divBdr>
        <w:top w:val="none" w:sz="0" w:space="0" w:color="auto"/>
        <w:left w:val="none" w:sz="0" w:space="0" w:color="auto"/>
        <w:bottom w:val="none" w:sz="0" w:space="0" w:color="auto"/>
        <w:right w:val="none" w:sz="0" w:space="0" w:color="auto"/>
      </w:divBdr>
      <w:divsChild>
        <w:div w:id="1226070592">
          <w:marLeft w:val="0"/>
          <w:marRight w:val="240"/>
          <w:marTop w:val="0"/>
          <w:marBottom w:val="0"/>
          <w:divBdr>
            <w:top w:val="none" w:sz="0" w:space="0" w:color="auto"/>
            <w:left w:val="none" w:sz="0" w:space="0" w:color="auto"/>
            <w:bottom w:val="none" w:sz="0" w:space="0" w:color="auto"/>
            <w:right w:val="none" w:sz="0" w:space="0" w:color="auto"/>
          </w:divBdr>
          <w:divsChild>
            <w:div w:id="33358573">
              <w:marLeft w:val="0"/>
              <w:marRight w:val="0"/>
              <w:marTop w:val="0"/>
              <w:marBottom w:val="0"/>
              <w:divBdr>
                <w:top w:val="none" w:sz="0" w:space="0" w:color="auto"/>
                <w:left w:val="none" w:sz="0" w:space="0" w:color="auto"/>
                <w:bottom w:val="none" w:sz="0" w:space="0" w:color="auto"/>
                <w:right w:val="none" w:sz="0" w:space="0" w:color="auto"/>
              </w:divBdr>
              <w:divsChild>
                <w:div w:id="12561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3556">
          <w:marLeft w:val="0"/>
          <w:marRight w:val="240"/>
          <w:marTop w:val="0"/>
          <w:marBottom w:val="0"/>
          <w:divBdr>
            <w:top w:val="none" w:sz="0" w:space="0" w:color="auto"/>
            <w:left w:val="none" w:sz="0" w:space="0" w:color="auto"/>
            <w:bottom w:val="none" w:sz="0" w:space="0" w:color="auto"/>
            <w:right w:val="none" w:sz="0" w:space="0" w:color="auto"/>
          </w:divBdr>
          <w:divsChild>
            <w:div w:id="1700201820">
              <w:marLeft w:val="0"/>
              <w:marRight w:val="0"/>
              <w:marTop w:val="0"/>
              <w:marBottom w:val="0"/>
              <w:divBdr>
                <w:top w:val="none" w:sz="0" w:space="0" w:color="auto"/>
                <w:left w:val="none" w:sz="0" w:space="0" w:color="auto"/>
                <w:bottom w:val="none" w:sz="0" w:space="0" w:color="auto"/>
                <w:right w:val="none" w:sz="0" w:space="0" w:color="auto"/>
              </w:divBdr>
              <w:divsChild>
                <w:div w:id="155145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1718">
          <w:marLeft w:val="0"/>
          <w:marRight w:val="0"/>
          <w:marTop w:val="750"/>
          <w:marBottom w:val="0"/>
          <w:divBdr>
            <w:top w:val="none" w:sz="0" w:space="0" w:color="auto"/>
            <w:left w:val="none" w:sz="0" w:space="0" w:color="auto"/>
            <w:bottom w:val="none" w:sz="0" w:space="0" w:color="auto"/>
            <w:right w:val="none" w:sz="0" w:space="0" w:color="auto"/>
          </w:divBdr>
          <w:divsChild>
            <w:div w:id="1381595262">
              <w:marLeft w:val="0"/>
              <w:marRight w:val="0"/>
              <w:marTop w:val="0"/>
              <w:marBottom w:val="0"/>
              <w:divBdr>
                <w:top w:val="none" w:sz="0" w:space="0" w:color="auto"/>
                <w:left w:val="none" w:sz="0" w:space="0" w:color="auto"/>
                <w:bottom w:val="none" w:sz="0" w:space="0" w:color="auto"/>
                <w:right w:val="none" w:sz="0" w:space="0" w:color="auto"/>
              </w:divBdr>
              <w:divsChild>
                <w:div w:id="956064036">
                  <w:marLeft w:val="0"/>
                  <w:marRight w:val="0"/>
                  <w:marTop w:val="0"/>
                  <w:marBottom w:val="0"/>
                  <w:divBdr>
                    <w:top w:val="none" w:sz="0" w:space="0" w:color="auto"/>
                    <w:left w:val="none" w:sz="0" w:space="0" w:color="auto"/>
                    <w:bottom w:val="none" w:sz="0" w:space="0" w:color="auto"/>
                    <w:right w:val="none" w:sz="0" w:space="0" w:color="auto"/>
                  </w:divBdr>
                  <w:divsChild>
                    <w:div w:id="50143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345247">
      <w:bodyDiv w:val="1"/>
      <w:marLeft w:val="0"/>
      <w:marRight w:val="0"/>
      <w:marTop w:val="0"/>
      <w:marBottom w:val="0"/>
      <w:divBdr>
        <w:top w:val="none" w:sz="0" w:space="0" w:color="auto"/>
        <w:left w:val="none" w:sz="0" w:space="0" w:color="auto"/>
        <w:bottom w:val="none" w:sz="0" w:space="0" w:color="auto"/>
        <w:right w:val="none" w:sz="0" w:space="0" w:color="auto"/>
      </w:divBdr>
    </w:div>
    <w:div w:id="1410349452">
      <w:bodyDiv w:val="1"/>
      <w:marLeft w:val="0"/>
      <w:marRight w:val="0"/>
      <w:marTop w:val="0"/>
      <w:marBottom w:val="0"/>
      <w:divBdr>
        <w:top w:val="none" w:sz="0" w:space="0" w:color="auto"/>
        <w:left w:val="none" w:sz="0" w:space="0" w:color="auto"/>
        <w:bottom w:val="none" w:sz="0" w:space="0" w:color="auto"/>
        <w:right w:val="none" w:sz="0" w:space="0" w:color="auto"/>
      </w:divBdr>
    </w:div>
    <w:div w:id="1413354479">
      <w:bodyDiv w:val="1"/>
      <w:marLeft w:val="0"/>
      <w:marRight w:val="0"/>
      <w:marTop w:val="0"/>
      <w:marBottom w:val="0"/>
      <w:divBdr>
        <w:top w:val="none" w:sz="0" w:space="0" w:color="auto"/>
        <w:left w:val="none" w:sz="0" w:space="0" w:color="auto"/>
        <w:bottom w:val="none" w:sz="0" w:space="0" w:color="auto"/>
        <w:right w:val="none" w:sz="0" w:space="0" w:color="auto"/>
      </w:divBdr>
      <w:divsChild>
        <w:div w:id="822039915">
          <w:marLeft w:val="0"/>
          <w:marRight w:val="240"/>
          <w:marTop w:val="0"/>
          <w:marBottom w:val="0"/>
          <w:divBdr>
            <w:top w:val="none" w:sz="0" w:space="0" w:color="auto"/>
            <w:left w:val="none" w:sz="0" w:space="0" w:color="auto"/>
            <w:bottom w:val="none" w:sz="0" w:space="0" w:color="auto"/>
            <w:right w:val="none" w:sz="0" w:space="0" w:color="auto"/>
          </w:divBdr>
          <w:divsChild>
            <w:div w:id="1742681400">
              <w:marLeft w:val="0"/>
              <w:marRight w:val="0"/>
              <w:marTop w:val="0"/>
              <w:marBottom w:val="0"/>
              <w:divBdr>
                <w:top w:val="none" w:sz="0" w:space="0" w:color="auto"/>
                <w:left w:val="none" w:sz="0" w:space="0" w:color="auto"/>
                <w:bottom w:val="none" w:sz="0" w:space="0" w:color="auto"/>
                <w:right w:val="none" w:sz="0" w:space="0" w:color="auto"/>
              </w:divBdr>
              <w:divsChild>
                <w:div w:id="17451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3741">
          <w:marLeft w:val="0"/>
          <w:marRight w:val="240"/>
          <w:marTop w:val="0"/>
          <w:marBottom w:val="0"/>
          <w:divBdr>
            <w:top w:val="none" w:sz="0" w:space="0" w:color="auto"/>
            <w:left w:val="none" w:sz="0" w:space="0" w:color="auto"/>
            <w:bottom w:val="none" w:sz="0" w:space="0" w:color="auto"/>
            <w:right w:val="none" w:sz="0" w:space="0" w:color="auto"/>
          </w:divBdr>
          <w:divsChild>
            <w:div w:id="392002061">
              <w:marLeft w:val="0"/>
              <w:marRight w:val="0"/>
              <w:marTop w:val="0"/>
              <w:marBottom w:val="0"/>
              <w:divBdr>
                <w:top w:val="none" w:sz="0" w:space="0" w:color="auto"/>
                <w:left w:val="none" w:sz="0" w:space="0" w:color="auto"/>
                <w:bottom w:val="none" w:sz="0" w:space="0" w:color="auto"/>
                <w:right w:val="none" w:sz="0" w:space="0" w:color="auto"/>
              </w:divBdr>
              <w:divsChild>
                <w:div w:id="14609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1680">
          <w:marLeft w:val="0"/>
          <w:marRight w:val="0"/>
          <w:marTop w:val="750"/>
          <w:marBottom w:val="0"/>
          <w:divBdr>
            <w:top w:val="none" w:sz="0" w:space="0" w:color="auto"/>
            <w:left w:val="none" w:sz="0" w:space="0" w:color="auto"/>
            <w:bottom w:val="none" w:sz="0" w:space="0" w:color="auto"/>
            <w:right w:val="none" w:sz="0" w:space="0" w:color="auto"/>
          </w:divBdr>
          <w:divsChild>
            <w:div w:id="2068527119">
              <w:marLeft w:val="0"/>
              <w:marRight w:val="0"/>
              <w:marTop w:val="0"/>
              <w:marBottom w:val="0"/>
              <w:divBdr>
                <w:top w:val="none" w:sz="0" w:space="0" w:color="auto"/>
                <w:left w:val="none" w:sz="0" w:space="0" w:color="auto"/>
                <w:bottom w:val="none" w:sz="0" w:space="0" w:color="auto"/>
                <w:right w:val="none" w:sz="0" w:space="0" w:color="auto"/>
              </w:divBdr>
              <w:divsChild>
                <w:div w:id="745110503">
                  <w:marLeft w:val="0"/>
                  <w:marRight w:val="0"/>
                  <w:marTop w:val="0"/>
                  <w:marBottom w:val="0"/>
                  <w:divBdr>
                    <w:top w:val="none" w:sz="0" w:space="0" w:color="auto"/>
                    <w:left w:val="none" w:sz="0" w:space="0" w:color="auto"/>
                    <w:bottom w:val="none" w:sz="0" w:space="0" w:color="auto"/>
                    <w:right w:val="none" w:sz="0" w:space="0" w:color="auto"/>
                  </w:divBdr>
                  <w:divsChild>
                    <w:div w:id="138845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129177">
      <w:bodyDiv w:val="1"/>
      <w:marLeft w:val="0"/>
      <w:marRight w:val="0"/>
      <w:marTop w:val="0"/>
      <w:marBottom w:val="0"/>
      <w:divBdr>
        <w:top w:val="none" w:sz="0" w:space="0" w:color="auto"/>
        <w:left w:val="none" w:sz="0" w:space="0" w:color="auto"/>
        <w:bottom w:val="none" w:sz="0" w:space="0" w:color="auto"/>
        <w:right w:val="none" w:sz="0" w:space="0" w:color="auto"/>
      </w:divBdr>
      <w:divsChild>
        <w:div w:id="779297033">
          <w:marLeft w:val="0"/>
          <w:marRight w:val="240"/>
          <w:marTop w:val="0"/>
          <w:marBottom w:val="0"/>
          <w:divBdr>
            <w:top w:val="none" w:sz="0" w:space="0" w:color="auto"/>
            <w:left w:val="none" w:sz="0" w:space="0" w:color="auto"/>
            <w:bottom w:val="none" w:sz="0" w:space="0" w:color="auto"/>
            <w:right w:val="none" w:sz="0" w:space="0" w:color="auto"/>
          </w:divBdr>
          <w:divsChild>
            <w:div w:id="1626350652">
              <w:marLeft w:val="0"/>
              <w:marRight w:val="0"/>
              <w:marTop w:val="0"/>
              <w:marBottom w:val="0"/>
              <w:divBdr>
                <w:top w:val="none" w:sz="0" w:space="0" w:color="auto"/>
                <w:left w:val="none" w:sz="0" w:space="0" w:color="auto"/>
                <w:bottom w:val="none" w:sz="0" w:space="0" w:color="auto"/>
                <w:right w:val="none" w:sz="0" w:space="0" w:color="auto"/>
              </w:divBdr>
              <w:divsChild>
                <w:div w:id="6998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7242">
          <w:marLeft w:val="0"/>
          <w:marRight w:val="240"/>
          <w:marTop w:val="0"/>
          <w:marBottom w:val="0"/>
          <w:divBdr>
            <w:top w:val="none" w:sz="0" w:space="0" w:color="auto"/>
            <w:left w:val="none" w:sz="0" w:space="0" w:color="auto"/>
            <w:bottom w:val="none" w:sz="0" w:space="0" w:color="auto"/>
            <w:right w:val="none" w:sz="0" w:space="0" w:color="auto"/>
          </w:divBdr>
          <w:divsChild>
            <w:div w:id="1665550160">
              <w:marLeft w:val="0"/>
              <w:marRight w:val="0"/>
              <w:marTop w:val="0"/>
              <w:marBottom w:val="0"/>
              <w:divBdr>
                <w:top w:val="none" w:sz="0" w:space="0" w:color="auto"/>
                <w:left w:val="none" w:sz="0" w:space="0" w:color="auto"/>
                <w:bottom w:val="none" w:sz="0" w:space="0" w:color="auto"/>
                <w:right w:val="none" w:sz="0" w:space="0" w:color="auto"/>
              </w:divBdr>
              <w:divsChild>
                <w:div w:id="16892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12654">
          <w:marLeft w:val="0"/>
          <w:marRight w:val="0"/>
          <w:marTop w:val="750"/>
          <w:marBottom w:val="0"/>
          <w:divBdr>
            <w:top w:val="none" w:sz="0" w:space="0" w:color="auto"/>
            <w:left w:val="none" w:sz="0" w:space="0" w:color="auto"/>
            <w:bottom w:val="none" w:sz="0" w:space="0" w:color="auto"/>
            <w:right w:val="none" w:sz="0" w:space="0" w:color="auto"/>
          </w:divBdr>
          <w:divsChild>
            <w:div w:id="1463185016">
              <w:marLeft w:val="0"/>
              <w:marRight w:val="0"/>
              <w:marTop w:val="0"/>
              <w:marBottom w:val="0"/>
              <w:divBdr>
                <w:top w:val="none" w:sz="0" w:space="0" w:color="auto"/>
                <w:left w:val="none" w:sz="0" w:space="0" w:color="auto"/>
                <w:bottom w:val="none" w:sz="0" w:space="0" w:color="auto"/>
                <w:right w:val="none" w:sz="0" w:space="0" w:color="auto"/>
              </w:divBdr>
              <w:divsChild>
                <w:div w:id="884365377">
                  <w:marLeft w:val="0"/>
                  <w:marRight w:val="0"/>
                  <w:marTop w:val="0"/>
                  <w:marBottom w:val="0"/>
                  <w:divBdr>
                    <w:top w:val="none" w:sz="0" w:space="0" w:color="auto"/>
                    <w:left w:val="none" w:sz="0" w:space="0" w:color="auto"/>
                    <w:bottom w:val="none" w:sz="0" w:space="0" w:color="auto"/>
                    <w:right w:val="none" w:sz="0" w:space="0" w:color="auto"/>
                  </w:divBdr>
                  <w:divsChild>
                    <w:div w:id="13984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856307">
      <w:bodyDiv w:val="1"/>
      <w:marLeft w:val="0"/>
      <w:marRight w:val="0"/>
      <w:marTop w:val="0"/>
      <w:marBottom w:val="0"/>
      <w:divBdr>
        <w:top w:val="none" w:sz="0" w:space="0" w:color="auto"/>
        <w:left w:val="none" w:sz="0" w:space="0" w:color="auto"/>
        <w:bottom w:val="none" w:sz="0" w:space="0" w:color="auto"/>
        <w:right w:val="none" w:sz="0" w:space="0" w:color="auto"/>
      </w:divBdr>
      <w:divsChild>
        <w:div w:id="830873407">
          <w:marLeft w:val="240"/>
          <w:marRight w:val="0"/>
          <w:marTop w:val="240"/>
          <w:marBottom w:val="240"/>
          <w:divBdr>
            <w:top w:val="none" w:sz="0" w:space="0" w:color="auto"/>
            <w:left w:val="none" w:sz="0" w:space="0" w:color="auto"/>
            <w:bottom w:val="none" w:sz="0" w:space="0" w:color="auto"/>
            <w:right w:val="none" w:sz="0" w:space="0" w:color="auto"/>
          </w:divBdr>
        </w:div>
      </w:divsChild>
    </w:div>
    <w:div w:id="1427530680">
      <w:bodyDiv w:val="1"/>
      <w:marLeft w:val="0"/>
      <w:marRight w:val="0"/>
      <w:marTop w:val="0"/>
      <w:marBottom w:val="0"/>
      <w:divBdr>
        <w:top w:val="none" w:sz="0" w:space="0" w:color="auto"/>
        <w:left w:val="none" w:sz="0" w:space="0" w:color="auto"/>
        <w:bottom w:val="none" w:sz="0" w:space="0" w:color="auto"/>
        <w:right w:val="none" w:sz="0" w:space="0" w:color="auto"/>
      </w:divBdr>
      <w:divsChild>
        <w:div w:id="1434475444">
          <w:marLeft w:val="0"/>
          <w:marRight w:val="240"/>
          <w:marTop w:val="0"/>
          <w:marBottom w:val="0"/>
          <w:divBdr>
            <w:top w:val="none" w:sz="0" w:space="0" w:color="auto"/>
            <w:left w:val="none" w:sz="0" w:space="0" w:color="auto"/>
            <w:bottom w:val="none" w:sz="0" w:space="0" w:color="auto"/>
            <w:right w:val="none" w:sz="0" w:space="0" w:color="auto"/>
          </w:divBdr>
          <w:divsChild>
            <w:div w:id="99646288">
              <w:marLeft w:val="0"/>
              <w:marRight w:val="0"/>
              <w:marTop w:val="0"/>
              <w:marBottom w:val="0"/>
              <w:divBdr>
                <w:top w:val="none" w:sz="0" w:space="0" w:color="auto"/>
                <w:left w:val="none" w:sz="0" w:space="0" w:color="auto"/>
                <w:bottom w:val="none" w:sz="0" w:space="0" w:color="auto"/>
                <w:right w:val="none" w:sz="0" w:space="0" w:color="auto"/>
              </w:divBdr>
              <w:divsChild>
                <w:div w:id="24839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9721">
          <w:marLeft w:val="0"/>
          <w:marRight w:val="240"/>
          <w:marTop w:val="0"/>
          <w:marBottom w:val="0"/>
          <w:divBdr>
            <w:top w:val="none" w:sz="0" w:space="0" w:color="auto"/>
            <w:left w:val="none" w:sz="0" w:space="0" w:color="auto"/>
            <w:bottom w:val="none" w:sz="0" w:space="0" w:color="auto"/>
            <w:right w:val="none" w:sz="0" w:space="0" w:color="auto"/>
          </w:divBdr>
          <w:divsChild>
            <w:div w:id="969021841">
              <w:marLeft w:val="0"/>
              <w:marRight w:val="0"/>
              <w:marTop w:val="0"/>
              <w:marBottom w:val="0"/>
              <w:divBdr>
                <w:top w:val="none" w:sz="0" w:space="0" w:color="auto"/>
                <w:left w:val="none" w:sz="0" w:space="0" w:color="auto"/>
                <w:bottom w:val="none" w:sz="0" w:space="0" w:color="auto"/>
                <w:right w:val="none" w:sz="0" w:space="0" w:color="auto"/>
              </w:divBdr>
              <w:divsChild>
                <w:div w:id="7947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00734">
          <w:marLeft w:val="0"/>
          <w:marRight w:val="0"/>
          <w:marTop w:val="750"/>
          <w:marBottom w:val="0"/>
          <w:divBdr>
            <w:top w:val="none" w:sz="0" w:space="0" w:color="auto"/>
            <w:left w:val="none" w:sz="0" w:space="0" w:color="auto"/>
            <w:bottom w:val="none" w:sz="0" w:space="0" w:color="auto"/>
            <w:right w:val="none" w:sz="0" w:space="0" w:color="auto"/>
          </w:divBdr>
          <w:divsChild>
            <w:div w:id="1854563008">
              <w:marLeft w:val="0"/>
              <w:marRight w:val="0"/>
              <w:marTop w:val="0"/>
              <w:marBottom w:val="0"/>
              <w:divBdr>
                <w:top w:val="none" w:sz="0" w:space="0" w:color="auto"/>
                <w:left w:val="none" w:sz="0" w:space="0" w:color="auto"/>
                <w:bottom w:val="none" w:sz="0" w:space="0" w:color="auto"/>
                <w:right w:val="none" w:sz="0" w:space="0" w:color="auto"/>
              </w:divBdr>
              <w:divsChild>
                <w:div w:id="547031100">
                  <w:marLeft w:val="0"/>
                  <w:marRight w:val="0"/>
                  <w:marTop w:val="0"/>
                  <w:marBottom w:val="0"/>
                  <w:divBdr>
                    <w:top w:val="none" w:sz="0" w:space="0" w:color="auto"/>
                    <w:left w:val="none" w:sz="0" w:space="0" w:color="auto"/>
                    <w:bottom w:val="none" w:sz="0" w:space="0" w:color="auto"/>
                    <w:right w:val="none" w:sz="0" w:space="0" w:color="auto"/>
                  </w:divBdr>
                  <w:divsChild>
                    <w:div w:id="6530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968654">
      <w:bodyDiv w:val="1"/>
      <w:marLeft w:val="0"/>
      <w:marRight w:val="0"/>
      <w:marTop w:val="0"/>
      <w:marBottom w:val="0"/>
      <w:divBdr>
        <w:top w:val="none" w:sz="0" w:space="0" w:color="auto"/>
        <w:left w:val="none" w:sz="0" w:space="0" w:color="auto"/>
        <w:bottom w:val="none" w:sz="0" w:space="0" w:color="auto"/>
        <w:right w:val="none" w:sz="0" w:space="0" w:color="auto"/>
      </w:divBdr>
      <w:divsChild>
        <w:div w:id="851645597">
          <w:marLeft w:val="0"/>
          <w:marRight w:val="240"/>
          <w:marTop w:val="0"/>
          <w:marBottom w:val="0"/>
          <w:divBdr>
            <w:top w:val="none" w:sz="0" w:space="0" w:color="auto"/>
            <w:left w:val="none" w:sz="0" w:space="0" w:color="auto"/>
            <w:bottom w:val="none" w:sz="0" w:space="0" w:color="auto"/>
            <w:right w:val="none" w:sz="0" w:space="0" w:color="auto"/>
          </w:divBdr>
          <w:divsChild>
            <w:div w:id="933781872">
              <w:marLeft w:val="0"/>
              <w:marRight w:val="0"/>
              <w:marTop w:val="0"/>
              <w:marBottom w:val="0"/>
              <w:divBdr>
                <w:top w:val="none" w:sz="0" w:space="0" w:color="auto"/>
                <w:left w:val="none" w:sz="0" w:space="0" w:color="auto"/>
                <w:bottom w:val="none" w:sz="0" w:space="0" w:color="auto"/>
                <w:right w:val="none" w:sz="0" w:space="0" w:color="auto"/>
              </w:divBdr>
              <w:divsChild>
                <w:div w:id="144614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9659">
          <w:marLeft w:val="0"/>
          <w:marRight w:val="240"/>
          <w:marTop w:val="0"/>
          <w:marBottom w:val="0"/>
          <w:divBdr>
            <w:top w:val="none" w:sz="0" w:space="0" w:color="auto"/>
            <w:left w:val="none" w:sz="0" w:space="0" w:color="auto"/>
            <w:bottom w:val="none" w:sz="0" w:space="0" w:color="auto"/>
            <w:right w:val="none" w:sz="0" w:space="0" w:color="auto"/>
          </w:divBdr>
          <w:divsChild>
            <w:div w:id="815801094">
              <w:marLeft w:val="0"/>
              <w:marRight w:val="0"/>
              <w:marTop w:val="0"/>
              <w:marBottom w:val="0"/>
              <w:divBdr>
                <w:top w:val="none" w:sz="0" w:space="0" w:color="auto"/>
                <w:left w:val="none" w:sz="0" w:space="0" w:color="auto"/>
                <w:bottom w:val="none" w:sz="0" w:space="0" w:color="auto"/>
                <w:right w:val="none" w:sz="0" w:space="0" w:color="auto"/>
              </w:divBdr>
              <w:divsChild>
                <w:div w:id="16954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1705">
          <w:marLeft w:val="0"/>
          <w:marRight w:val="0"/>
          <w:marTop w:val="750"/>
          <w:marBottom w:val="0"/>
          <w:divBdr>
            <w:top w:val="none" w:sz="0" w:space="0" w:color="auto"/>
            <w:left w:val="none" w:sz="0" w:space="0" w:color="auto"/>
            <w:bottom w:val="none" w:sz="0" w:space="0" w:color="auto"/>
            <w:right w:val="none" w:sz="0" w:space="0" w:color="auto"/>
          </w:divBdr>
          <w:divsChild>
            <w:div w:id="46271748">
              <w:marLeft w:val="0"/>
              <w:marRight w:val="0"/>
              <w:marTop w:val="0"/>
              <w:marBottom w:val="0"/>
              <w:divBdr>
                <w:top w:val="none" w:sz="0" w:space="0" w:color="auto"/>
                <w:left w:val="none" w:sz="0" w:space="0" w:color="auto"/>
                <w:bottom w:val="none" w:sz="0" w:space="0" w:color="auto"/>
                <w:right w:val="none" w:sz="0" w:space="0" w:color="auto"/>
              </w:divBdr>
              <w:divsChild>
                <w:div w:id="794761014">
                  <w:marLeft w:val="0"/>
                  <w:marRight w:val="0"/>
                  <w:marTop w:val="0"/>
                  <w:marBottom w:val="0"/>
                  <w:divBdr>
                    <w:top w:val="none" w:sz="0" w:space="0" w:color="auto"/>
                    <w:left w:val="none" w:sz="0" w:space="0" w:color="auto"/>
                    <w:bottom w:val="none" w:sz="0" w:space="0" w:color="auto"/>
                    <w:right w:val="none" w:sz="0" w:space="0" w:color="auto"/>
                  </w:divBdr>
                  <w:divsChild>
                    <w:div w:id="9043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046048">
      <w:bodyDiv w:val="1"/>
      <w:marLeft w:val="0"/>
      <w:marRight w:val="0"/>
      <w:marTop w:val="0"/>
      <w:marBottom w:val="0"/>
      <w:divBdr>
        <w:top w:val="none" w:sz="0" w:space="0" w:color="auto"/>
        <w:left w:val="none" w:sz="0" w:space="0" w:color="auto"/>
        <w:bottom w:val="none" w:sz="0" w:space="0" w:color="auto"/>
        <w:right w:val="none" w:sz="0" w:space="0" w:color="auto"/>
      </w:divBdr>
    </w:div>
    <w:div w:id="1432816961">
      <w:bodyDiv w:val="1"/>
      <w:marLeft w:val="0"/>
      <w:marRight w:val="0"/>
      <w:marTop w:val="0"/>
      <w:marBottom w:val="0"/>
      <w:divBdr>
        <w:top w:val="none" w:sz="0" w:space="0" w:color="auto"/>
        <w:left w:val="none" w:sz="0" w:space="0" w:color="auto"/>
        <w:bottom w:val="none" w:sz="0" w:space="0" w:color="auto"/>
        <w:right w:val="none" w:sz="0" w:space="0" w:color="auto"/>
      </w:divBdr>
    </w:div>
    <w:div w:id="1433671256">
      <w:bodyDiv w:val="1"/>
      <w:marLeft w:val="0"/>
      <w:marRight w:val="0"/>
      <w:marTop w:val="0"/>
      <w:marBottom w:val="0"/>
      <w:divBdr>
        <w:top w:val="none" w:sz="0" w:space="0" w:color="auto"/>
        <w:left w:val="none" w:sz="0" w:space="0" w:color="auto"/>
        <w:bottom w:val="none" w:sz="0" w:space="0" w:color="auto"/>
        <w:right w:val="none" w:sz="0" w:space="0" w:color="auto"/>
      </w:divBdr>
      <w:divsChild>
        <w:div w:id="2042054479">
          <w:marLeft w:val="0"/>
          <w:marRight w:val="240"/>
          <w:marTop w:val="0"/>
          <w:marBottom w:val="0"/>
          <w:divBdr>
            <w:top w:val="none" w:sz="0" w:space="0" w:color="auto"/>
            <w:left w:val="none" w:sz="0" w:space="0" w:color="auto"/>
            <w:bottom w:val="none" w:sz="0" w:space="0" w:color="auto"/>
            <w:right w:val="none" w:sz="0" w:space="0" w:color="auto"/>
          </w:divBdr>
          <w:divsChild>
            <w:div w:id="730230978">
              <w:marLeft w:val="0"/>
              <w:marRight w:val="0"/>
              <w:marTop w:val="0"/>
              <w:marBottom w:val="0"/>
              <w:divBdr>
                <w:top w:val="none" w:sz="0" w:space="0" w:color="auto"/>
                <w:left w:val="none" w:sz="0" w:space="0" w:color="auto"/>
                <w:bottom w:val="none" w:sz="0" w:space="0" w:color="auto"/>
                <w:right w:val="none" w:sz="0" w:space="0" w:color="auto"/>
              </w:divBdr>
              <w:divsChild>
                <w:div w:id="5819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60933">
          <w:marLeft w:val="0"/>
          <w:marRight w:val="240"/>
          <w:marTop w:val="0"/>
          <w:marBottom w:val="0"/>
          <w:divBdr>
            <w:top w:val="none" w:sz="0" w:space="0" w:color="auto"/>
            <w:left w:val="none" w:sz="0" w:space="0" w:color="auto"/>
            <w:bottom w:val="none" w:sz="0" w:space="0" w:color="auto"/>
            <w:right w:val="none" w:sz="0" w:space="0" w:color="auto"/>
          </w:divBdr>
          <w:divsChild>
            <w:div w:id="2142765081">
              <w:marLeft w:val="0"/>
              <w:marRight w:val="0"/>
              <w:marTop w:val="0"/>
              <w:marBottom w:val="0"/>
              <w:divBdr>
                <w:top w:val="none" w:sz="0" w:space="0" w:color="auto"/>
                <w:left w:val="none" w:sz="0" w:space="0" w:color="auto"/>
                <w:bottom w:val="none" w:sz="0" w:space="0" w:color="auto"/>
                <w:right w:val="none" w:sz="0" w:space="0" w:color="auto"/>
              </w:divBdr>
              <w:divsChild>
                <w:div w:id="9171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51920">
          <w:marLeft w:val="0"/>
          <w:marRight w:val="0"/>
          <w:marTop w:val="750"/>
          <w:marBottom w:val="0"/>
          <w:divBdr>
            <w:top w:val="none" w:sz="0" w:space="0" w:color="auto"/>
            <w:left w:val="none" w:sz="0" w:space="0" w:color="auto"/>
            <w:bottom w:val="none" w:sz="0" w:space="0" w:color="auto"/>
            <w:right w:val="none" w:sz="0" w:space="0" w:color="auto"/>
          </w:divBdr>
          <w:divsChild>
            <w:div w:id="588388567">
              <w:marLeft w:val="0"/>
              <w:marRight w:val="0"/>
              <w:marTop w:val="0"/>
              <w:marBottom w:val="0"/>
              <w:divBdr>
                <w:top w:val="none" w:sz="0" w:space="0" w:color="auto"/>
                <w:left w:val="none" w:sz="0" w:space="0" w:color="auto"/>
                <w:bottom w:val="none" w:sz="0" w:space="0" w:color="auto"/>
                <w:right w:val="none" w:sz="0" w:space="0" w:color="auto"/>
              </w:divBdr>
              <w:divsChild>
                <w:div w:id="460536790">
                  <w:marLeft w:val="0"/>
                  <w:marRight w:val="0"/>
                  <w:marTop w:val="0"/>
                  <w:marBottom w:val="0"/>
                  <w:divBdr>
                    <w:top w:val="none" w:sz="0" w:space="0" w:color="auto"/>
                    <w:left w:val="none" w:sz="0" w:space="0" w:color="auto"/>
                    <w:bottom w:val="none" w:sz="0" w:space="0" w:color="auto"/>
                    <w:right w:val="none" w:sz="0" w:space="0" w:color="auto"/>
                  </w:divBdr>
                  <w:divsChild>
                    <w:div w:id="499270334">
                      <w:marLeft w:val="0"/>
                      <w:marRight w:val="0"/>
                      <w:marTop w:val="0"/>
                      <w:marBottom w:val="0"/>
                      <w:divBdr>
                        <w:top w:val="none" w:sz="0" w:space="0" w:color="auto"/>
                        <w:left w:val="none" w:sz="0" w:space="0" w:color="auto"/>
                        <w:bottom w:val="none" w:sz="0" w:space="0" w:color="auto"/>
                        <w:right w:val="none" w:sz="0" w:space="0" w:color="auto"/>
                      </w:divBdr>
                      <w:divsChild>
                        <w:div w:id="47199225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39057459">
      <w:bodyDiv w:val="1"/>
      <w:marLeft w:val="0"/>
      <w:marRight w:val="0"/>
      <w:marTop w:val="0"/>
      <w:marBottom w:val="0"/>
      <w:divBdr>
        <w:top w:val="none" w:sz="0" w:space="0" w:color="auto"/>
        <w:left w:val="none" w:sz="0" w:space="0" w:color="auto"/>
        <w:bottom w:val="none" w:sz="0" w:space="0" w:color="auto"/>
        <w:right w:val="none" w:sz="0" w:space="0" w:color="auto"/>
      </w:divBdr>
      <w:divsChild>
        <w:div w:id="516043998">
          <w:marLeft w:val="0"/>
          <w:marRight w:val="240"/>
          <w:marTop w:val="0"/>
          <w:marBottom w:val="0"/>
          <w:divBdr>
            <w:top w:val="none" w:sz="0" w:space="0" w:color="auto"/>
            <w:left w:val="none" w:sz="0" w:space="0" w:color="auto"/>
            <w:bottom w:val="none" w:sz="0" w:space="0" w:color="auto"/>
            <w:right w:val="none" w:sz="0" w:space="0" w:color="auto"/>
          </w:divBdr>
          <w:divsChild>
            <w:div w:id="1854806762">
              <w:marLeft w:val="0"/>
              <w:marRight w:val="0"/>
              <w:marTop w:val="0"/>
              <w:marBottom w:val="0"/>
              <w:divBdr>
                <w:top w:val="none" w:sz="0" w:space="0" w:color="auto"/>
                <w:left w:val="none" w:sz="0" w:space="0" w:color="auto"/>
                <w:bottom w:val="none" w:sz="0" w:space="0" w:color="auto"/>
                <w:right w:val="none" w:sz="0" w:space="0" w:color="auto"/>
              </w:divBdr>
              <w:divsChild>
                <w:div w:id="11959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16732">
          <w:marLeft w:val="0"/>
          <w:marRight w:val="240"/>
          <w:marTop w:val="0"/>
          <w:marBottom w:val="0"/>
          <w:divBdr>
            <w:top w:val="none" w:sz="0" w:space="0" w:color="auto"/>
            <w:left w:val="none" w:sz="0" w:space="0" w:color="auto"/>
            <w:bottom w:val="none" w:sz="0" w:space="0" w:color="auto"/>
            <w:right w:val="none" w:sz="0" w:space="0" w:color="auto"/>
          </w:divBdr>
          <w:divsChild>
            <w:div w:id="703678237">
              <w:marLeft w:val="0"/>
              <w:marRight w:val="0"/>
              <w:marTop w:val="0"/>
              <w:marBottom w:val="0"/>
              <w:divBdr>
                <w:top w:val="none" w:sz="0" w:space="0" w:color="auto"/>
                <w:left w:val="none" w:sz="0" w:space="0" w:color="auto"/>
                <w:bottom w:val="none" w:sz="0" w:space="0" w:color="auto"/>
                <w:right w:val="none" w:sz="0" w:space="0" w:color="auto"/>
              </w:divBdr>
              <w:divsChild>
                <w:div w:id="107770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9101">
          <w:marLeft w:val="0"/>
          <w:marRight w:val="0"/>
          <w:marTop w:val="750"/>
          <w:marBottom w:val="0"/>
          <w:divBdr>
            <w:top w:val="none" w:sz="0" w:space="0" w:color="auto"/>
            <w:left w:val="none" w:sz="0" w:space="0" w:color="auto"/>
            <w:bottom w:val="none" w:sz="0" w:space="0" w:color="auto"/>
            <w:right w:val="none" w:sz="0" w:space="0" w:color="auto"/>
          </w:divBdr>
          <w:divsChild>
            <w:div w:id="2129928713">
              <w:marLeft w:val="0"/>
              <w:marRight w:val="0"/>
              <w:marTop w:val="0"/>
              <w:marBottom w:val="0"/>
              <w:divBdr>
                <w:top w:val="none" w:sz="0" w:space="0" w:color="auto"/>
                <w:left w:val="none" w:sz="0" w:space="0" w:color="auto"/>
                <w:bottom w:val="none" w:sz="0" w:space="0" w:color="auto"/>
                <w:right w:val="none" w:sz="0" w:space="0" w:color="auto"/>
              </w:divBdr>
              <w:divsChild>
                <w:div w:id="90054064">
                  <w:marLeft w:val="0"/>
                  <w:marRight w:val="0"/>
                  <w:marTop w:val="0"/>
                  <w:marBottom w:val="0"/>
                  <w:divBdr>
                    <w:top w:val="none" w:sz="0" w:space="0" w:color="auto"/>
                    <w:left w:val="none" w:sz="0" w:space="0" w:color="auto"/>
                    <w:bottom w:val="none" w:sz="0" w:space="0" w:color="auto"/>
                    <w:right w:val="none" w:sz="0" w:space="0" w:color="auto"/>
                  </w:divBdr>
                  <w:divsChild>
                    <w:div w:id="18027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258417">
      <w:bodyDiv w:val="1"/>
      <w:marLeft w:val="0"/>
      <w:marRight w:val="0"/>
      <w:marTop w:val="0"/>
      <w:marBottom w:val="0"/>
      <w:divBdr>
        <w:top w:val="none" w:sz="0" w:space="0" w:color="auto"/>
        <w:left w:val="none" w:sz="0" w:space="0" w:color="auto"/>
        <w:bottom w:val="none" w:sz="0" w:space="0" w:color="auto"/>
        <w:right w:val="none" w:sz="0" w:space="0" w:color="auto"/>
      </w:divBdr>
      <w:divsChild>
        <w:div w:id="1813718743">
          <w:marLeft w:val="240"/>
          <w:marRight w:val="0"/>
          <w:marTop w:val="240"/>
          <w:marBottom w:val="240"/>
          <w:divBdr>
            <w:top w:val="none" w:sz="0" w:space="0" w:color="auto"/>
            <w:left w:val="none" w:sz="0" w:space="0" w:color="auto"/>
            <w:bottom w:val="none" w:sz="0" w:space="0" w:color="auto"/>
            <w:right w:val="none" w:sz="0" w:space="0" w:color="auto"/>
          </w:divBdr>
        </w:div>
        <w:div w:id="621158395">
          <w:marLeft w:val="240"/>
          <w:marRight w:val="0"/>
          <w:marTop w:val="240"/>
          <w:marBottom w:val="240"/>
          <w:divBdr>
            <w:top w:val="none" w:sz="0" w:space="0" w:color="auto"/>
            <w:left w:val="none" w:sz="0" w:space="0" w:color="auto"/>
            <w:bottom w:val="none" w:sz="0" w:space="0" w:color="auto"/>
            <w:right w:val="none" w:sz="0" w:space="0" w:color="auto"/>
          </w:divBdr>
        </w:div>
        <w:div w:id="1790271063">
          <w:marLeft w:val="240"/>
          <w:marRight w:val="0"/>
          <w:marTop w:val="240"/>
          <w:marBottom w:val="240"/>
          <w:divBdr>
            <w:top w:val="none" w:sz="0" w:space="0" w:color="auto"/>
            <w:left w:val="none" w:sz="0" w:space="0" w:color="auto"/>
            <w:bottom w:val="none" w:sz="0" w:space="0" w:color="auto"/>
            <w:right w:val="none" w:sz="0" w:space="0" w:color="auto"/>
          </w:divBdr>
        </w:div>
      </w:divsChild>
    </w:div>
    <w:div w:id="1450005801">
      <w:bodyDiv w:val="1"/>
      <w:marLeft w:val="0"/>
      <w:marRight w:val="0"/>
      <w:marTop w:val="0"/>
      <w:marBottom w:val="0"/>
      <w:divBdr>
        <w:top w:val="none" w:sz="0" w:space="0" w:color="auto"/>
        <w:left w:val="none" w:sz="0" w:space="0" w:color="auto"/>
        <w:bottom w:val="none" w:sz="0" w:space="0" w:color="auto"/>
        <w:right w:val="none" w:sz="0" w:space="0" w:color="auto"/>
      </w:divBdr>
      <w:divsChild>
        <w:div w:id="611207041">
          <w:marLeft w:val="0"/>
          <w:marRight w:val="240"/>
          <w:marTop w:val="0"/>
          <w:marBottom w:val="0"/>
          <w:divBdr>
            <w:top w:val="none" w:sz="0" w:space="0" w:color="auto"/>
            <w:left w:val="none" w:sz="0" w:space="0" w:color="auto"/>
            <w:bottom w:val="none" w:sz="0" w:space="0" w:color="auto"/>
            <w:right w:val="none" w:sz="0" w:space="0" w:color="auto"/>
          </w:divBdr>
          <w:divsChild>
            <w:div w:id="191000201">
              <w:marLeft w:val="0"/>
              <w:marRight w:val="0"/>
              <w:marTop w:val="0"/>
              <w:marBottom w:val="0"/>
              <w:divBdr>
                <w:top w:val="none" w:sz="0" w:space="0" w:color="auto"/>
                <w:left w:val="none" w:sz="0" w:space="0" w:color="auto"/>
                <w:bottom w:val="none" w:sz="0" w:space="0" w:color="auto"/>
                <w:right w:val="none" w:sz="0" w:space="0" w:color="auto"/>
              </w:divBdr>
              <w:divsChild>
                <w:div w:id="14417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30002">
          <w:marLeft w:val="0"/>
          <w:marRight w:val="240"/>
          <w:marTop w:val="0"/>
          <w:marBottom w:val="0"/>
          <w:divBdr>
            <w:top w:val="none" w:sz="0" w:space="0" w:color="auto"/>
            <w:left w:val="none" w:sz="0" w:space="0" w:color="auto"/>
            <w:bottom w:val="none" w:sz="0" w:space="0" w:color="auto"/>
            <w:right w:val="none" w:sz="0" w:space="0" w:color="auto"/>
          </w:divBdr>
          <w:divsChild>
            <w:div w:id="1407417391">
              <w:marLeft w:val="0"/>
              <w:marRight w:val="0"/>
              <w:marTop w:val="0"/>
              <w:marBottom w:val="0"/>
              <w:divBdr>
                <w:top w:val="none" w:sz="0" w:space="0" w:color="auto"/>
                <w:left w:val="none" w:sz="0" w:space="0" w:color="auto"/>
                <w:bottom w:val="none" w:sz="0" w:space="0" w:color="auto"/>
                <w:right w:val="none" w:sz="0" w:space="0" w:color="auto"/>
              </w:divBdr>
              <w:divsChild>
                <w:div w:id="8587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8851">
          <w:marLeft w:val="0"/>
          <w:marRight w:val="0"/>
          <w:marTop w:val="750"/>
          <w:marBottom w:val="0"/>
          <w:divBdr>
            <w:top w:val="none" w:sz="0" w:space="0" w:color="auto"/>
            <w:left w:val="none" w:sz="0" w:space="0" w:color="auto"/>
            <w:bottom w:val="none" w:sz="0" w:space="0" w:color="auto"/>
            <w:right w:val="none" w:sz="0" w:space="0" w:color="auto"/>
          </w:divBdr>
          <w:divsChild>
            <w:div w:id="751896622">
              <w:marLeft w:val="0"/>
              <w:marRight w:val="0"/>
              <w:marTop w:val="0"/>
              <w:marBottom w:val="0"/>
              <w:divBdr>
                <w:top w:val="none" w:sz="0" w:space="0" w:color="auto"/>
                <w:left w:val="none" w:sz="0" w:space="0" w:color="auto"/>
                <w:bottom w:val="none" w:sz="0" w:space="0" w:color="auto"/>
                <w:right w:val="none" w:sz="0" w:space="0" w:color="auto"/>
              </w:divBdr>
              <w:divsChild>
                <w:div w:id="661743244">
                  <w:marLeft w:val="0"/>
                  <w:marRight w:val="0"/>
                  <w:marTop w:val="0"/>
                  <w:marBottom w:val="0"/>
                  <w:divBdr>
                    <w:top w:val="none" w:sz="0" w:space="0" w:color="auto"/>
                    <w:left w:val="none" w:sz="0" w:space="0" w:color="auto"/>
                    <w:bottom w:val="none" w:sz="0" w:space="0" w:color="auto"/>
                    <w:right w:val="none" w:sz="0" w:space="0" w:color="auto"/>
                  </w:divBdr>
                  <w:divsChild>
                    <w:div w:id="477962326">
                      <w:marLeft w:val="0"/>
                      <w:marRight w:val="0"/>
                      <w:marTop w:val="0"/>
                      <w:marBottom w:val="0"/>
                      <w:divBdr>
                        <w:top w:val="none" w:sz="0" w:space="0" w:color="auto"/>
                        <w:left w:val="none" w:sz="0" w:space="0" w:color="auto"/>
                        <w:bottom w:val="none" w:sz="0" w:space="0" w:color="auto"/>
                        <w:right w:val="none" w:sz="0" w:space="0" w:color="auto"/>
                      </w:divBdr>
                      <w:divsChild>
                        <w:div w:id="9708646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50129895">
      <w:bodyDiv w:val="1"/>
      <w:marLeft w:val="0"/>
      <w:marRight w:val="0"/>
      <w:marTop w:val="0"/>
      <w:marBottom w:val="0"/>
      <w:divBdr>
        <w:top w:val="none" w:sz="0" w:space="0" w:color="auto"/>
        <w:left w:val="none" w:sz="0" w:space="0" w:color="auto"/>
        <w:bottom w:val="none" w:sz="0" w:space="0" w:color="auto"/>
        <w:right w:val="none" w:sz="0" w:space="0" w:color="auto"/>
      </w:divBdr>
    </w:div>
    <w:div w:id="1450976782">
      <w:bodyDiv w:val="1"/>
      <w:marLeft w:val="0"/>
      <w:marRight w:val="0"/>
      <w:marTop w:val="0"/>
      <w:marBottom w:val="0"/>
      <w:divBdr>
        <w:top w:val="none" w:sz="0" w:space="0" w:color="auto"/>
        <w:left w:val="none" w:sz="0" w:space="0" w:color="auto"/>
        <w:bottom w:val="none" w:sz="0" w:space="0" w:color="auto"/>
        <w:right w:val="none" w:sz="0" w:space="0" w:color="auto"/>
      </w:divBdr>
    </w:div>
    <w:div w:id="1454590094">
      <w:bodyDiv w:val="1"/>
      <w:marLeft w:val="0"/>
      <w:marRight w:val="0"/>
      <w:marTop w:val="0"/>
      <w:marBottom w:val="0"/>
      <w:divBdr>
        <w:top w:val="none" w:sz="0" w:space="0" w:color="auto"/>
        <w:left w:val="none" w:sz="0" w:space="0" w:color="auto"/>
        <w:bottom w:val="none" w:sz="0" w:space="0" w:color="auto"/>
        <w:right w:val="none" w:sz="0" w:space="0" w:color="auto"/>
      </w:divBdr>
      <w:divsChild>
        <w:div w:id="178081004">
          <w:marLeft w:val="0"/>
          <w:marRight w:val="240"/>
          <w:marTop w:val="0"/>
          <w:marBottom w:val="0"/>
          <w:divBdr>
            <w:top w:val="none" w:sz="0" w:space="0" w:color="auto"/>
            <w:left w:val="none" w:sz="0" w:space="0" w:color="auto"/>
            <w:bottom w:val="none" w:sz="0" w:space="0" w:color="auto"/>
            <w:right w:val="none" w:sz="0" w:space="0" w:color="auto"/>
          </w:divBdr>
          <w:divsChild>
            <w:div w:id="271515858">
              <w:marLeft w:val="0"/>
              <w:marRight w:val="0"/>
              <w:marTop w:val="0"/>
              <w:marBottom w:val="0"/>
              <w:divBdr>
                <w:top w:val="none" w:sz="0" w:space="0" w:color="auto"/>
                <w:left w:val="none" w:sz="0" w:space="0" w:color="auto"/>
                <w:bottom w:val="none" w:sz="0" w:space="0" w:color="auto"/>
                <w:right w:val="none" w:sz="0" w:space="0" w:color="auto"/>
              </w:divBdr>
              <w:divsChild>
                <w:div w:id="40056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7270">
          <w:marLeft w:val="0"/>
          <w:marRight w:val="240"/>
          <w:marTop w:val="0"/>
          <w:marBottom w:val="0"/>
          <w:divBdr>
            <w:top w:val="none" w:sz="0" w:space="0" w:color="auto"/>
            <w:left w:val="none" w:sz="0" w:space="0" w:color="auto"/>
            <w:bottom w:val="none" w:sz="0" w:space="0" w:color="auto"/>
            <w:right w:val="none" w:sz="0" w:space="0" w:color="auto"/>
          </w:divBdr>
          <w:divsChild>
            <w:div w:id="1384720504">
              <w:marLeft w:val="0"/>
              <w:marRight w:val="0"/>
              <w:marTop w:val="0"/>
              <w:marBottom w:val="0"/>
              <w:divBdr>
                <w:top w:val="none" w:sz="0" w:space="0" w:color="auto"/>
                <w:left w:val="none" w:sz="0" w:space="0" w:color="auto"/>
                <w:bottom w:val="none" w:sz="0" w:space="0" w:color="auto"/>
                <w:right w:val="none" w:sz="0" w:space="0" w:color="auto"/>
              </w:divBdr>
              <w:divsChild>
                <w:div w:id="1645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6606">
          <w:marLeft w:val="0"/>
          <w:marRight w:val="0"/>
          <w:marTop w:val="750"/>
          <w:marBottom w:val="0"/>
          <w:divBdr>
            <w:top w:val="none" w:sz="0" w:space="0" w:color="auto"/>
            <w:left w:val="none" w:sz="0" w:space="0" w:color="auto"/>
            <w:bottom w:val="none" w:sz="0" w:space="0" w:color="auto"/>
            <w:right w:val="none" w:sz="0" w:space="0" w:color="auto"/>
          </w:divBdr>
          <w:divsChild>
            <w:div w:id="667293509">
              <w:marLeft w:val="0"/>
              <w:marRight w:val="0"/>
              <w:marTop w:val="0"/>
              <w:marBottom w:val="0"/>
              <w:divBdr>
                <w:top w:val="none" w:sz="0" w:space="0" w:color="auto"/>
                <w:left w:val="none" w:sz="0" w:space="0" w:color="auto"/>
                <w:bottom w:val="none" w:sz="0" w:space="0" w:color="auto"/>
                <w:right w:val="none" w:sz="0" w:space="0" w:color="auto"/>
              </w:divBdr>
              <w:divsChild>
                <w:div w:id="1347709253">
                  <w:marLeft w:val="0"/>
                  <w:marRight w:val="0"/>
                  <w:marTop w:val="0"/>
                  <w:marBottom w:val="0"/>
                  <w:divBdr>
                    <w:top w:val="none" w:sz="0" w:space="0" w:color="auto"/>
                    <w:left w:val="none" w:sz="0" w:space="0" w:color="auto"/>
                    <w:bottom w:val="none" w:sz="0" w:space="0" w:color="auto"/>
                    <w:right w:val="none" w:sz="0" w:space="0" w:color="auto"/>
                  </w:divBdr>
                  <w:divsChild>
                    <w:div w:id="107971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782988">
      <w:bodyDiv w:val="1"/>
      <w:marLeft w:val="0"/>
      <w:marRight w:val="0"/>
      <w:marTop w:val="0"/>
      <w:marBottom w:val="0"/>
      <w:divBdr>
        <w:top w:val="none" w:sz="0" w:space="0" w:color="auto"/>
        <w:left w:val="none" w:sz="0" w:space="0" w:color="auto"/>
        <w:bottom w:val="none" w:sz="0" w:space="0" w:color="auto"/>
        <w:right w:val="none" w:sz="0" w:space="0" w:color="auto"/>
      </w:divBdr>
    </w:div>
    <w:div w:id="1459296770">
      <w:bodyDiv w:val="1"/>
      <w:marLeft w:val="0"/>
      <w:marRight w:val="0"/>
      <w:marTop w:val="0"/>
      <w:marBottom w:val="0"/>
      <w:divBdr>
        <w:top w:val="none" w:sz="0" w:space="0" w:color="auto"/>
        <w:left w:val="none" w:sz="0" w:space="0" w:color="auto"/>
        <w:bottom w:val="none" w:sz="0" w:space="0" w:color="auto"/>
        <w:right w:val="none" w:sz="0" w:space="0" w:color="auto"/>
      </w:divBdr>
    </w:div>
    <w:div w:id="1464956231">
      <w:bodyDiv w:val="1"/>
      <w:marLeft w:val="0"/>
      <w:marRight w:val="0"/>
      <w:marTop w:val="0"/>
      <w:marBottom w:val="0"/>
      <w:divBdr>
        <w:top w:val="none" w:sz="0" w:space="0" w:color="auto"/>
        <w:left w:val="none" w:sz="0" w:space="0" w:color="auto"/>
        <w:bottom w:val="none" w:sz="0" w:space="0" w:color="auto"/>
        <w:right w:val="none" w:sz="0" w:space="0" w:color="auto"/>
      </w:divBdr>
    </w:div>
    <w:div w:id="1468546251">
      <w:bodyDiv w:val="1"/>
      <w:marLeft w:val="0"/>
      <w:marRight w:val="0"/>
      <w:marTop w:val="0"/>
      <w:marBottom w:val="0"/>
      <w:divBdr>
        <w:top w:val="none" w:sz="0" w:space="0" w:color="auto"/>
        <w:left w:val="none" w:sz="0" w:space="0" w:color="auto"/>
        <w:bottom w:val="none" w:sz="0" w:space="0" w:color="auto"/>
        <w:right w:val="none" w:sz="0" w:space="0" w:color="auto"/>
      </w:divBdr>
      <w:divsChild>
        <w:div w:id="1647277384">
          <w:marLeft w:val="0"/>
          <w:marRight w:val="240"/>
          <w:marTop w:val="0"/>
          <w:marBottom w:val="0"/>
          <w:divBdr>
            <w:top w:val="none" w:sz="0" w:space="0" w:color="auto"/>
            <w:left w:val="none" w:sz="0" w:space="0" w:color="auto"/>
            <w:bottom w:val="none" w:sz="0" w:space="0" w:color="auto"/>
            <w:right w:val="none" w:sz="0" w:space="0" w:color="auto"/>
          </w:divBdr>
          <w:divsChild>
            <w:div w:id="2049258515">
              <w:marLeft w:val="0"/>
              <w:marRight w:val="0"/>
              <w:marTop w:val="0"/>
              <w:marBottom w:val="0"/>
              <w:divBdr>
                <w:top w:val="none" w:sz="0" w:space="0" w:color="auto"/>
                <w:left w:val="none" w:sz="0" w:space="0" w:color="auto"/>
                <w:bottom w:val="none" w:sz="0" w:space="0" w:color="auto"/>
                <w:right w:val="none" w:sz="0" w:space="0" w:color="auto"/>
              </w:divBdr>
              <w:divsChild>
                <w:div w:id="9698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50712">
          <w:marLeft w:val="0"/>
          <w:marRight w:val="240"/>
          <w:marTop w:val="0"/>
          <w:marBottom w:val="0"/>
          <w:divBdr>
            <w:top w:val="none" w:sz="0" w:space="0" w:color="auto"/>
            <w:left w:val="none" w:sz="0" w:space="0" w:color="auto"/>
            <w:bottom w:val="none" w:sz="0" w:space="0" w:color="auto"/>
            <w:right w:val="none" w:sz="0" w:space="0" w:color="auto"/>
          </w:divBdr>
          <w:divsChild>
            <w:div w:id="1769427578">
              <w:marLeft w:val="0"/>
              <w:marRight w:val="0"/>
              <w:marTop w:val="0"/>
              <w:marBottom w:val="0"/>
              <w:divBdr>
                <w:top w:val="none" w:sz="0" w:space="0" w:color="auto"/>
                <w:left w:val="none" w:sz="0" w:space="0" w:color="auto"/>
                <w:bottom w:val="none" w:sz="0" w:space="0" w:color="auto"/>
                <w:right w:val="none" w:sz="0" w:space="0" w:color="auto"/>
              </w:divBdr>
              <w:divsChild>
                <w:div w:id="1075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7332">
          <w:marLeft w:val="0"/>
          <w:marRight w:val="0"/>
          <w:marTop w:val="750"/>
          <w:marBottom w:val="0"/>
          <w:divBdr>
            <w:top w:val="none" w:sz="0" w:space="0" w:color="auto"/>
            <w:left w:val="none" w:sz="0" w:space="0" w:color="auto"/>
            <w:bottom w:val="none" w:sz="0" w:space="0" w:color="auto"/>
            <w:right w:val="none" w:sz="0" w:space="0" w:color="auto"/>
          </w:divBdr>
          <w:divsChild>
            <w:div w:id="1740588822">
              <w:marLeft w:val="0"/>
              <w:marRight w:val="0"/>
              <w:marTop w:val="0"/>
              <w:marBottom w:val="0"/>
              <w:divBdr>
                <w:top w:val="none" w:sz="0" w:space="0" w:color="auto"/>
                <w:left w:val="none" w:sz="0" w:space="0" w:color="auto"/>
                <w:bottom w:val="none" w:sz="0" w:space="0" w:color="auto"/>
                <w:right w:val="none" w:sz="0" w:space="0" w:color="auto"/>
              </w:divBdr>
              <w:divsChild>
                <w:div w:id="135924019">
                  <w:marLeft w:val="0"/>
                  <w:marRight w:val="0"/>
                  <w:marTop w:val="0"/>
                  <w:marBottom w:val="0"/>
                  <w:divBdr>
                    <w:top w:val="none" w:sz="0" w:space="0" w:color="auto"/>
                    <w:left w:val="none" w:sz="0" w:space="0" w:color="auto"/>
                    <w:bottom w:val="none" w:sz="0" w:space="0" w:color="auto"/>
                    <w:right w:val="none" w:sz="0" w:space="0" w:color="auto"/>
                  </w:divBdr>
                  <w:divsChild>
                    <w:div w:id="7544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55393">
      <w:bodyDiv w:val="1"/>
      <w:marLeft w:val="0"/>
      <w:marRight w:val="0"/>
      <w:marTop w:val="0"/>
      <w:marBottom w:val="0"/>
      <w:divBdr>
        <w:top w:val="none" w:sz="0" w:space="0" w:color="auto"/>
        <w:left w:val="none" w:sz="0" w:space="0" w:color="auto"/>
        <w:bottom w:val="none" w:sz="0" w:space="0" w:color="auto"/>
        <w:right w:val="none" w:sz="0" w:space="0" w:color="auto"/>
      </w:divBdr>
    </w:div>
    <w:div w:id="1474909871">
      <w:bodyDiv w:val="1"/>
      <w:marLeft w:val="0"/>
      <w:marRight w:val="0"/>
      <w:marTop w:val="0"/>
      <w:marBottom w:val="0"/>
      <w:divBdr>
        <w:top w:val="none" w:sz="0" w:space="0" w:color="auto"/>
        <w:left w:val="none" w:sz="0" w:space="0" w:color="auto"/>
        <w:bottom w:val="none" w:sz="0" w:space="0" w:color="auto"/>
        <w:right w:val="none" w:sz="0" w:space="0" w:color="auto"/>
      </w:divBdr>
    </w:div>
    <w:div w:id="1477533637">
      <w:bodyDiv w:val="1"/>
      <w:marLeft w:val="0"/>
      <w:marRight w:val="0"/>
      <w:marTop w:val="0"/>
      <w:marBottom w:val="0"/>
      <w:divBdr>
        <w:top w:val="none" w:sz="0" w:space="0" w:color="auto"/>
        <w:left w:val="none" w:sz="0" w:space="0" w:color="auto"/>
        <w:bottom w:val="none" w:sz="0" w:space="0" w:color="auto"/>
        <w:right w:val="none" w:sz="0" w:space="0" w:color="auto"/>
      </w:divBdr>
      <w:divsChild>
        <w:div w:id="18437847">
          <w:marLeft w:val="0"/>
          <w:marRight w:val="240"/>
          <w:marTop w:val="0"/>
          <w:marBottom w:val="0"/>
          <w:divBdr>
            <w:top w:val="none" w:sz="0" w:space="0" w:color="auto"/>
            <w:left w:val="none" w:sz="0" w:space="0" w:color="auto"/>
            <w:bottom w:val="none" w:sz="0" w:space="0" w:color="auto"/>
            <w:right w:val="none" w:sz="0" w:space="0" w:color="auto"/>
          </w:divBdr>
          <w:divsChild>
            <w:div w:id="1432968742">
              <w:marLeft w:val="0"/>
              <w:marRight w:val="0"/>
              <w:marTop w:val="0"/>
              <w:marBottom w:val="0"/>
              <w:divBdr>
                <w:top w:val="none" w:sz="0" w:space="0" w:color="auto"/>
                <w:left w:val="none" w:sz="0" w:space="0" w:color="auto"/>
                <w:bottom w:val="none" w:sz="0" w:space="0" w:color="auto"/>
                <w:right w:val="none" w:sz="0" w:space="0" w:color="auto"/>
              </w:divBdr>
              <w:divsChild>
                <w:div w:id="8340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006">
          <w:marLeft w:val="0"/>
          <w:marRight w:val="240"/>
          <w:marTop w:val="0"/>
          <w:marBottom w:val="0"/>
          <w:divBdr>
            <w:top w:val="none" w:sz="0" w:space="0" w:color="auto"/>
            <w:left w:val="none" w:sz="0" w:space="0" w:color="auto"/>
            <w:bottom w:val="none" w:sz="0" w:space="0" w:color="auto"/>
            <w:right w:val="none" w:sz="0" w:space="0" w:color="auto"/>
          </w:divBdr>
          <w:divsChild>
            <w:div w:id="264459270">
              <w:marLeft w:val="0"/>
              <w:marRight w:val="0"/>
              <w:marTop w:val="0"/>
              <w:marBottom w:val="0"/>
              <w:divBdr>
                <w:top w:val="none" w:sz="0" w:space="0" w:color="auto"/>
                <w:left w:val="none" w:sz="0" w:space="0" w:color="auto"/>
                <w:bottom w:val="none" w:sz="0" w:space="0" w:color="auto"/>
                <w:right w:val="none" w:sz="0" w:space="0" w:color="auto"/>
              </w:divBdr>
              <w:divsChild>
                <w:div w:id="26045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2858">
          <w:marLeft w:val="0"/>
          <w:marRight w:val="0"/>
          <w:marTop w:val="750"/>
          <w:marBottom w:val="0"/>
          <w:divBdr>
            <w:top w:val="none" w:sz="0" w:space="0" w:color="auto"/>
            <w:left w:val="none" w:sz="0" w:space="0" w:color="auto"/>
            <w:bottom w:val="none" w:sz="0" w:space="0" w:color="auto"/>
            <w:right w:val="none" w:sz="0" w:space="0" w:color="auto"/>
          </w:divBdr>
          <w:divsChild>
            <w:div w:id="52430547">
              <w:marLeft w:val="0"/>
              <w:marRight w:val="0"/>
              <w:marTop w:val="0"/>
              <w:marBottom w:val="0"/>
              <w:divBdr>
                <w:top w:val="none" w:sz="0" w:space="0" w:color="auto"/>
                <w:left w:val="none" w:sz="0" w:space="0" w:color="auto"/>
                <w:bottom w:val="none" w:sz="0" w:space="0" w:color="auto"/>
                <w:right w:val="none" w:sz="0" w:space="0" w:color="auto"/>
              </w:divBdr>
              <w:divsChild>
                <w:div w:id="802382521">
                  <w:marLeft w:val="0"/>
                  <w:marRight w:val="0"/>
                  <w:marTop w:val="0"/>
                  <w:marBottom w:val="0"/>
                  <w:divBdr>
                    <w:top w:val="none" w:sz="0" w:space="0" w:color="auto"/>
                    <w:left w:val="none" w:sz="0" w:space="0" w:color="auto"/>
                    <w:bottom w:val="none" w:sz="0" w:space="0" w:color="auto"/>
                    <w:right w:val="none" w:sz="0" w:space="0" w:color="auto"/>
                  </w:divBdr>
                  <w:divsChild>
                    <w:div w:id="12859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127693">
      <w:bodyDiv w:val="1"/>
      <w:marLeft w:val="0"/>
      <w:marRight w:val="0"/>
      <w:marTop w:val="0"/>
      <w:marBottom w:val="0"/>
      <w:divBdr>
        <w:top w:val="none" w:sz="0" w:space="0" w:color="auto"/>
        <w:left w:val="none" w:sz="0" w:space="0" w:color="auto"/>
        <w:bottom w:val="none" w:sz="0" w:space="0" w:color="auto"/>
        <w:right w:val="none" w:sz="0" w:space="0" w:color="auto"/>
      </w:divBdr>
    </w:div>
    <w:div w:id="1489781897">
      <w:bodyDiv w:val="1"/>
      <w:marLeft w:val="0"/>
      <w:marRight w:val="0"/>
      <w:marTop w:val="0"/>
      <w:marBottom w:val="0"/>
      <w:divBdr>
        <w:top w:val="none" w:sz="0" w:space="0" w:color="auto"/>
        <w:left w:val="none" w:sz="0" w:space="0" w:color="auto"/>
        <w:bottom w:val="none" w:sz="0" w:space="0" w:color="auto"/>
        <w:right w:val="none" w:sz="0" w:space="0" w:color="auto"/>
      </w:divBdr>
      <w:divsChild>
        <w:div w:id="2088384802">
          <w:marLeft w:val="0"/>
          <w:marRight w:val="240"/>
          <w:marTop w:val="0"/>
          <w:marBottom w:val="0"/>
          <w:divBdr>
            <w:top w:val="none" w:sz="0" w:space="0" w:color="auto"/>
            <w:left w:val="none" w:sz="0" w:space="0" w:color="auto"/>
            <w:bottom w:val="none" w:sz="0" w:space="0" w:color="auto"/>
            <w:right w:val="none" w:sz="0" w:space="0" w:color="auto"/>
          </w:divBdr>
          <w:divsChild>
            <w:div w:id="71049668">
              <w:marLeft w:val="0"/>
              <w:marRight w:val="0"/>
              <w:marTop w:val="0"/>
              <w:marBottom w:val="0"/>
              <w:divBdr>
                <w:top w:val="none" w:sz="0" w:space="0" w:color="auto"/>
                <w:left w:val="none" w:sz="0" w:space="0" w:color="auto"/>
                <w:bottom w:val="none" w:sz="0" w:space="0" w:color="auto"/>
                <w:right w:val="none" w:sz="0" w:space="0" w:color="auto"/>
              </w:divBdr>
              <w:divsChild>
                <w:div w:id="3978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13783">
          <w:marLeft w:val="0"/>
          <w:marRight w:val="240"/>
          <w:marTop w:val="0"/>
          <w:marBottom w:val="0"/>
          <w:divBdr>
            <w:top w:val="none" w:sz="0" w:space="0" w:color="auto"/>
            <w:left w:val="none" w:sz="0" w:space="0" w:color="auto"/>
            <w:bottom w:val="none" w:sz="0" w:space="0" w:color="auto"/>
            <w:right w:val="none" w:sz="0" w:space="0" w:color="auto"/>
          </w:divBdr>
          <w:divsChild>
            <w:div w:id="1847473714">
              <w:marLeft w:val="0"/>
              <w:marRight w:val="0"/>
              <w:marTop w:val="0"/>
              <w:marBottom w:val="0"/>
              <w:divBdr>
                <w:top w:val="none" w:sz="0" w:space="0" w:color="auto"/>
                <w:left w:val="none" w:sz="0" w:space="0" w:color="auto"/>
                <w:bottom w:val="none" w:sz="0" w:space="0" w:color="auto"/>
                <w:right w:val="none" w:sz="0" w:space="0" w:color="auto"/>
              </w:divBdr>
              <w:divsChild>
                <w:div w:id="14384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7850">
          <w:marLeft w:val="0"/>
          <w:marRight w:val="0"/>
          <w:marTop w:val="750"/>
          <w:marBottom w:val="0"/>
          <w:divBdr>
            <w:top w:val="none" w:sz="0" w:space="0" w:color="auto"/>
            <w:left w:val="none" w:sz="0" w:space="0" w:color="auto"/>
            <w:bottom w:val="none" w:sz="0" w:space="0" w:color="auto"/>
            <w:right w:val="none" w:sz="0" w:space="0" w:color="auto"/>
          </w:divBdr>
          <w:divsChild>
            <w:div w:id="548494574">
              <w:marLeft w:val="0"/>
              <w:marRight w:val="0"/>
              <w:marTop w:val="0"/>
              <w:marBottom w:val="0"/>
              <w:divBdr>
                <w:top w:val="none" w:sz="0" w:space="0" w:color="auto"/>
                <w:left w:val="none" w:sz="0" w:space="0" w:color="auto"/>
                <w:bottom w:val="none" w:sz="0" w:space="0" w:color="auto"/>
                <w:right w:val="none" w:sz="0" w:space="0" w:color="auto"/>
              </w:divBdr>
              <w:divsChild>
                <w:div w:id="1390496397">
                  <w:marLeft w:val="0"/>
                  <w:marRight w:val="0"/>
                  <w:marTop w:val="0"/>
                  <w:marBottom w:val="0"/>
                  <w:divBdr>
                    <w:top w:val="none" w:sz="0" w:space="0" w:color="auto"/>
                    <w:left w:val="none" w:sz="0" w:space="0" w:color="auto"/>
                    <w:bottom w:val="none" w:sz="0" w:space="0" w:color="auto"/>
                    <w:right w:val="none" w:sz="0" w:space="0" w:color="auto"/>
                  </w:divBdr>
                  <w:divsChild>
                    <w:div w:id="7804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321143">
      <w:bodyDiv w:val="1"/>
      <w:marLeft w:val="0"/>
      <w:marRight w:val="0"/>
      <w:marTop w:val="0"/>
      <w:marBottom w:val="0"/>
      <w:divBdr>
        <w:top w:val="none" w:sz="0" w:space="0" w:color="auto"/>
        <w:left w:val="none" w:sz="0" w:space="0" w:color="auto"/>
        <w:bottom w:val="none" w:sz="0" w:space="0" w:color="auto"/>
        <w:right w:val="none" w:sz="0" w:space="0" w:color="auto"/>
      </w:divBdr>
    </w:div>
    <w:div w:id="1493255179">
      <w:bodyDiv w:val="1"/>
      <w:marLeft w:val="0"/>
      <w:marRight w:val="0"/>
      <w:marTop w:val="0"/>
      <w:marBottom w:val="0"/>
      <w:divBdr>
        <w:top w:val="none" w:sz="0" w:space="0" w:color="auto"/>
        <w:left w:val="none" w:sz="0" w:space="0" w:color="auto"/>
        <w:bottom w:val="none" w:sz="0" w:space="0" w:color="auto"/>
        <w:right w:val="none" w:sz="0" w:space="0" w:color="auto"/>
      </w:divBdr>
      <w:divsChild>
        <w:div w:id="1187452638">
          <w:marLeft w:val="0"/>
          <w:marRight w:val="240"/>
          <w:marTop w:val="0"/>
          <w:marBottom w:val="0"/>
          <w:divBdr>
            <w:top w:val="none" w:sz="0" w:space="0" w:color="auto"/>
            <w:left w:val="none" w:sz="0" w:space="0" w:color="auto"/>
            <w:bottom w:val="none" w:sz="0" w:space="0" w:color="auto"/>
            <w:right w:val="none" w:sz="0" w:space="0" w:color="auto"/>
          </w:divBdr>
          <w:divsChild>
            <w:div w:id="2000881589">
              <w:marLeft w:val="0"/>
              <w:marRight w:val="0"/>
              <w:marTop w:val="0"/>
              <w:marBottom w:val="0"/>
              <w:divBdr>
                <w:top w:val="none" w:sz="0" w:space="0" w:color="auto"/>
                <w:left w:val="none" w:sz="0" w:space="0" w:color="auto"/>
                <w:bottom w:val="none" w:sz="0" w:space="0" w:color="auto"/>
                <w:right w:val="none" w:sz="0" w:space="0" w:color="auto"/>
              </w:divBdr>
              <w:divsChild>
                <w:div w:id="129251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6495">
          <w:marLeft w:val="0"/>
          <w:marRight w:val="240"/>
          <w:marTop w:val="0"/>
          <w:marBottom w:val="0"/>
          <w:divBdr>
            <w:top w:val="none" w:sz="0" w:space="0" w:color="auto"/>
            <w:left w:val="none" w:sz="0" w:space="0" w:color="auto"/>
            <w:bottom w:val="none" w:sz="0" w:space="0" w:color="auto"/>
            <w:right w:val="none" w:sz="0" w:space="0" w:color="auto"/>
          </w:divBdr>
          <w:divsChild>
            <w:div w:id="691952063">
              <w:marLeft w:val="0"/>
              <w:marRight w:val="0"/>
              <w:marTop w:val="0"/>
              <w:marBottom w:val="0"/>
              <w:divBdr>
                <w:top w:val="none" w:sz="0" w:space="0" w:color="auto"/>
                <w:left w:val="none" w:sz="0" w:space="0" w:color="auto"/>
                <w:bottom w:val="none" w:sz="0" w:space="0" w:color="auto"/>
                <w:right w:val="none" w:sz="0" w:space="0" w:color="auto"/>
              </w:divBdr>
              <w:divsChild>
                <w:div w:id="167622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51854">
          <w:marLeft w:val="0"/>
          <w:marRight w:val="0"/>
          <w:marTop w:val="750"/>
          <w:marBottom w:val="0"/>
          <w:divBdr>
            <w:top w:val="none" w:sz="0" w:space="0" w:color="auto"/>
            <w:left w:val="none" w:sz="0" w:space="0" w:color="auto"/>
            <w:bottom w:val="none" w:sz="0" w:space="0" w:color="auto"/>
            <w:right w:val="none" w:sz="0" w:space="0" w:color="auto"/>
          </w:divBdr>
          <w:divsChild>
            <w:div w:id="1170556649">
              <w:marLeft w:val="0"/>
              <w:marRight w:val="0"/>
              <w:marTop w:val="0"/>
              <w:marBottom w:val="0"/>
              <w:divBdr>
                <w:top w:val="none" w:sz="0" w:space="0" w:color="auto"/>
                <w:left w:val="none" w:sz="0" w:space="0" w:color="auto"/>
                <w:bottom w:val="none" w:sz="0" w:space="0" w:color="auto"/>
                <w:right w:val="none" w:sz="0" w:space="0" w:color="auto"/>
              </w:divBdr>
              <w:divsChild>
                <w:div w:id="661547317">
                  <w:marLeft w:val="0"/>
                  <w:marRight w:val="0"/>
                  <w:marTop w:val="0"/>
                  <w:marBottom w:val="0"/>
                  <w:divBdr>
                    <w:top w:val="none" w:sz="0" w:space="0" w:color="auto"/>
                    <w:left w:val="none" w:sz="0" w:space="0" w:color="auto"/>
                    <w:bottom w:val="none" w:sz="0" w:space="0" w:color="auto"/>
                    <w:right w:val="none" w:sz="0" w:space="0" w:color="auto"/>
                  </w:divBdr>
                  <w:divsChild>
                    <w:div w:id="18952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175488">
      <w:bodyDiv w:val="1"/>
      <w:marLeft w:val="0"/>
      <w:marRight w:val="0"/>
      <w:marTop w:val="0"/>
      <w:marBottom w:val="0"/>
      <w:divBdr>
        <w:top w:val="none" w:sz="0" w:space="0" w:color="auto"/>
        <w:left w:val="none" w:sz="0" w:space="0" w:color="auto"/>
        <w:bottom w:val="none" w:sz="0" w:space="0" w:color="auto"/>
        <w:right w:val="none" w:sz="0" w:space="0" w:color="auto"/>
      </w:divBdr>
      <w:divsChild>
        <w:div w:id="1766339776">
          <w:marLeft w:val="0"/>
          <w:marRight w:val="240"/>
          <w:marTop w:val="0"/>
          <w:marBottom w:val="0"/>
          <w:divBdr>
            <w:top w:val="none" w:sz="0" w:space="0" w:color="auto"/>
            <w:left w:val="none" w:sz="0" w:space="0" w:color="auto"/>
            <w:bottom w:val="none" w:sz="0" w:space="0" w:color="auto"/>
            <w:right w:val="none" w:sz="0" w:space="0" w:color="auto"/>
          </w:divBdr>
          <w:divsChild>
            <w:div w:id="937834436">
              <w:marLeft w:val="0"/>
              <w:marRight w:val="0"/>
              <w:marTop w:val="0"/>
              <w:marBottom w:val="0"/>
              <w:divBdr>
                <w:top w:val="none" w:sz="0" w:space="0" w:color="auto"/>
                <w:left w:val="none" w:sz="0" w:space="0" w:color="auto"/>
                <w:bottom w:val="none" w:sz="0" w:space="0" w:color="auto"/>
                <w:right w:val="none" w:sz="0" w:space="0" w:color="auto"/>
              </w:divBdr>
              <w:divsChild>
                <w:div w:id="17982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6085">
          <w:marLeft w:val="0"/>
          <w:marRight w:val="240"/>
          <w:marTop w:val="0"/>
          <w:marBottom w:val="0"/>
          <w:divBdr>
            <w:top w:val="none" w:sz="0" w:space="0" w:color="auto"/>
            <w:left w:val="none" w:sz="0" w:space="0" w:color="auto"/>
            <w:bottom w:val="none" w:sz="0" w:space="0" w:color="auto"/>
            <w:right w:val="none" w:sz="0" w:space="0" w:color="auto"/>
          </w:divBdr>
          <w:divsChild>
            <w:div w:id="1312640468">
              <w:marLeft w:val="0"/>
              <w:marRight w:val="0"/>
              <w:marTop w:val="0"/>
              <w:marBottom w:val="0"/>
              <w:divBdr>
                <w:top w:val="none" w:sz="0" w:space="0" w:color="auto"/>
                <w:left w:val="none" w:sz="0" w:space="0" w:color="auto"/>
                <w:bottom w:val="none" w:sz="0" w:space="0" w:color="auto"/>
                <w:right w:val="none" w:sz="0" w:space="0" w:color="auto"/>
              </w:divBdr>
              <w:divsChild>
                <w:div w:id="9126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0084">
          <w:marLeft w:val="0"/>
          <w:marRight w:val="0"/>
          <w:marTop w:val="750"/>
          <w:marBottom w:val="0"/>
          <w:divBdr>
            <w:top w:val="none" w:sz="0" w:space="0" w:color="auto"/>
            <w:left w:val="none" w:sz="0" w:space="0" w:color="auto"/>
            <w:bottom w:val="none" w:sz="0" w:space="0" w:color="auto"/>
            <w:right w:val="none" w:sz="0" w:space="0" w:color="auto"/>
          </w:divBdr>
          <w:divsChild>
            <w:div w:id="1677883517">
              <w:marLeft w:val="0"/>
              <w:marRight w:val="0"/>
              <w:marTop w:val="0"/>
              <w:marBottom w:val="0"/>
              <w:divBdr>
                <w:top w:val="none" w:sz="0" w:space="0" w:color="auto"/>
                <w:left w:val="none" w:sz="0" w:space="0" w:color="auto"/>
                <w:bottom w:val="none" w:sz="0" w:space="0" w:color="auto"/>
                <w:right w:val="none" w:sz="0" w:space="0" w:color="auto"/>
              </w:divBdr>
              <w:divsChild>
                <w:div w:id="1458521776">
                  <w:marLeft w:val="0"/>
                  <w:marRight w:val="0"/>
                  <w:marTop w:val="0"/>
                  <w:marBottom w:val="0"/>
                  <w:divBdr>
                    <w:top w:val="none" w:sz="0" w:space="0" w:color="auto"/>
                    <w:left w:val="none" w:sz="0" w:space="0" w:color="auto"/>
                    <w:bottom w:val="none" w:sz="0" w:space="0" w:color="auto"/>
                    <w:right w:val="none" w:sz="0" w:space="0" w:color="auto"/>
                  </w:divBdr>
                  <w:divsChild>
                    <w:div w:id="762457740">
                      <w:marLeft w:val="0"/>
                      <w:marRight w:val="0"/>
                      <w:marTop w:val="0"/>
                      <w:marBottom w:val="0"/>
                      <w:divBdr>
                        <w:top w:val="none" w:sz="0" w:space="0" w:color="auto"/>
                        <w:left w:val="none" w:sz="0" w:space="0" w:color="auto"/>
                        <w:bottom w:val="none" w:sz="0" w:space="0" w:color="auto"/>
                        <w:right w:val="none" w:sz="0" w:space="0" w:color="auto"/>
                      </w:divBdr>
                      <w:divsChild>
                        <w:div w:id="7996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335967">
      <w:bodyDiv w:val="1"/>
      <w:marLeft w:val="0"/>
      <w:marRight w:val="0"/>
      <w:marTop w:val="0"/>
      <w:marBottom w:val="0"/>
      <w:divBdr>
        <w:top w:val="none" w:sz="0" w:space="0" w:color="auto"/>
        <w:left w:val="none" w:sz="0" w:space="0" w:color="auto"/>
        <w:bottom w:val="none" w:sz="0" w:space="0" w:color="auto"/>
        <w:right w:val="none" w:sz="0" w:space="0" w:color="auto"/>
      </w:divBdr>
      <w:divsChild>
        <w:div w:id="1513882160">
          <w:marLeft w:val="0"/>
          <w:marRight w:val="240"/>
          <w:marTop w:val="0"/>
          <w:marBottom w:val="0"/>
          <w:divBdr>
            <w:top w:val="none" w:sz="0" w:space="0" w:color="auto"/>
            <w:left w:val="none" w:sz="0" w:space="0" w:color="auto"/>
            <w:bottom w:val="none" w:sz="0" w:space="0" w:color="auto"/>
            <w:right w:val="none" w:sz="0" w:space="0" w:color="auto"/>
          </w:divBdr>
          <w:divsChild>
            <w:div w:id="710232722">
              <w:marLeft w:val="0"/>
              <w:marRight w:val="0"/>
              <w:marTop w:val="0"/>
              <w:marBottom w:val="0"/>
              <w:divBdr>
                <w:top w:val="none" w:sz="0" w:space="0" w:color="auto"/>
                <w:left w:val="none" w:sz="0" w:space="0" w:color="auto"/>
                <w:bottom w:val="none" w:sz="0" w:space="0" w:color="auto"/>
                <w:right w:val="none" w:sz="0" w:space="0" w:color="auto"/>
              </w:divBdr>
              <w:divsChild>
                <w:div w:id="7529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5505">
          <w:marLeft w:val="0"/>
          <w:marRight w:val="240"/>
          <w:marTop w:val="0"/>
          <w:marBottom w:val="0"/>
          <w:divBdr>
            <w:top w:val="none" w:sz="0" w:space="0" w:color="auto"/>
            <w:left w:val="none" w:sz="0" w:space="0" w:color="auto"/>
            <w:bottom w:val="none" w:sz="0" w:space="0" w:color="auto"/>
            <w:right w:val="none" w:sz="0" w:space="0" w:color="auto"/>
          </w:divBdr>
          <w:divsChild>
            <w:div w:id="2115397545">
              <w:marLeft w:val="0"/>
              <w:marRight w:val="0"/>
              <w:marTop w:val="0"/>
              <w:marBottom w:val="0"/>
              <w:divBdr>
                <w:top w:val="none" w:sz="0" w:space="0" w:color="auto"/>
                <w:left w:val="none" w:sz="0" w:space="0" w:color="auto"/>
                <w:bottom w:val="none" w:sz="0" w:space="0" w:color="auto"/>
                <w:right w:val="none" w:sz="0" w:space="0" w:color="auto"/>
              </w:divBdr>
              <w:divsChild>
                <w:div w:id="16484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2440">
          <w:marLeft w:val="0"/>
          <w:marRight w:val="0"/>
          <w:marTop w:val="750"/>
          <w:marBottom w:val="0"/>
          <w:divBdr>
            <w:top w:val="none" w:sz="0" w:space="0" w:color="auto"/>
            <w:left w:val="none" w:sz="0" w:space="0" w:color="auto"/>
            <w:bottom w:val="none" w:sz="0" w:space="0" w:color="auto"/>
            <w:right w:val="none" w:sz="0" w:space="0" w:color="auto"/>
          </w:divBdr>
          <w:divsChild>
            <w:div w:id="628173356">
              <w:marLeft w:val="0"/>
              <w:marRight w:val="0"/>
              <w:marTop w:val="0"/>
              <w:marBottom w:val="0"/>
              <w:divBdr>
                <w:top w:val="none" w:sz="0" w:space="0" w:color="auto"/>
                <w:left w:val="none" w:sz="0" w:space="0" w:color="auto"/>
                <w:bottom w:val="none" w:sz="0" w:space="0" w:color="auto"/>
                <w:right w:val="none" w:sz="0" w:space="0" w:color="auto"/>
              </w:divBdr>
              <w:divsChild>
                <w:div w:id="1627470249">
                  <w:marLeft w:val="0"/>
                  <w:marRight w:val="0"/>
                  <w:marTop w:val="0"/>
                  <w:marBottom w:val="0"/>
                  <w:divBdr>
                    <w:top w:val="none" w:sz="0" w:space="0" w:color="auto"/>
                    <w:left w:val="none" w:sz="0" w:space="0" w:color="auto"/>
                    <w:bottom w:val="none" w:sz="0" w:space="0" w:color="auto"/>
                    <w:right w:val="none" w:sz="0" w:space="0" w:color="auto"/>
                  </w:divBdr>
                  <w:divsChild>
                    <w:div w:id="2022463854">
                      <w:marLeft w:val="0"/>
                      <w:marRight w:val="0"/>
                      <w:marTop w:val="0"/>
                      <w:marBottom w:val="0"/>
                      <w:divBdr>
                        <w:top w:val="none" w:sz="0" w:space="0" w:color="auto"/>
                        <w:left w:val="none" w:sz="0" w:space="0" w:color="auto"/>
                        <w:bottom w:val="none" w:sz="0" w:space="0" w:color="auto"/>
                        <w:right w:val="none" w:sz="0" w:space="0" w:color="auto"/>
                      </w:divBdr>
                      <w:divsChild>
                        <w:div w:id="2081490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7915608">
      <w:bodyDiv w:val="1"/>
      <w:marLeft w:val="0"/>
      <w:marRight w:val="0"/>
      <w:marTop w:val="0"/>
      <w:marBottom w:val="0"/>
      <w:divBdr>
        <w:top w:val="none" w:sz="0" w:space="0" w:color="auto"/>
        <w:left w:val="none" w:sz="0" w:space="0" w:color="auto"/>
        <w:bottom w:val="none" w:sz="0" w:space="0" w:color="auto"/>
        <w:right w:val="none" w:sz="0" w:space="0" w:color="auto"/>
      </w:divBdr>
    </w:div>
    <w:div w:id="1498613376">
      <w:bodyDiv w:val="1"/>
      <w:marLeft w:val="0"/>
      <w:marRight w:val="0"/>
      <w:marTop w:val="0"/>
      <w:marBottom w:val="0"/>
      <w:divBdr>
        <w:top w:val="none" w:sz="0" w:space="0" w:color="auto"/>
        <w:left w:val="none" w:sz="0" w:space="0" w:color="auto"/>
        <w:bottom w:val="none" w:sz="0" w:space="0" w:color="auto"/>
        <w:right w:val="none" w:sz="0" w:space="0" w:color="auto"/>
      </w:divBdr>
      <w:divsChild>
        <w:div w:id="152575328">
          <w:marLeft w:val="0"/>
          <w:marRight w:val="240"/>
          <w:marTop w:val="0"/>
          <w:marBottom w:val="0"/>
          <w:divBdr>
            <w:top w:val="none" w:sz="0" w:space="0" w:color="auto"/>
            <w:left w:val="none" w:sz="0" w:space="0" w:color="auto"/>
            <w:bottom w:val="none" w:sz="0" w:space="0" w:color="auto"/>
            <w:right w:val="none" w:sz="0" w:space="0" w:color="auto"/>
          </w:divBdr>
          <w:divsChild>
            <w:div w:id="1029064469">
              <w:marLeft w:val="0"/>
              <w:marRight w:val="0"/>
              <w:marTop w:val="0"/>
              <w:marBottom w:val="0"/>
              <w:divBdr>
                <w:top w:val="none" w:sz="0" w:space="0" w:color="auto"/>
                <w:left w:val="none" w:sz="0" w:space="0" w:color="auto"/>
                <w:bottom w:val="none" w:sz="0" w:space="0" w:color="auto"/>
                <w:right w:val="none" w:sz="0" w:space="0" w:color="auto"/>
              </w:divBdr>
              <w:divsChild>
                <w:div w:id="17237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6517">
          <w:marLeft w:val="0"/>
          <w:marRight w:val="240"/>
          <w:marTop w:val="0"/>
          <w:marBottom w:val="0"/>
          <w:divBdr>
            <w:top w:val="none" w:sz="0" w:space="0" w:color="auto"/>
            <w:left w:val="none" w:sz="0" w:space="0" w:color="auto"/>
            <w:bottom w:val="none" w:sz="0" w:space="0" w:color="auto"/>
            <w:right w:val="none" w:sz="0" w:space="0" w:color="auto"/>
          </w:divBdr>
          <w:divsChild>
            <w:div w:id="1464958805">
              <w:marLeft w:val="0"/>
              <w:marRight w:val="0"/>
              <w:marTop w:val="0"/>
              <w:marBottom w:val="0"/>
              <w:divBdr>
                <w:top w:val="none" w:sz="0" w:space="0" w:color="auto"/>
                <w:left w:val="none" w:sz="0" w:space="0" w:color="auto"/>
                <w:bottom w:val="none" w:sz="0" w:space="0" w:color="auto"/>
                <w:right w:val="none" w:sz="0" w:space="0" w:color="auto"/>
              </w:divBdr>
              <w:divsChild>
                <w:div w:id="1643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2797">
          <w:marLeft w:val="0"/>
          <w:marRight w:val="0"/>
          <w:marTop w:val="750"/>
          <w:marBottom w:val="0"/>
          <w:divBdr>
            <w:top w:val="none" w:sz="0" w:space="0" w:color="auto"/>
            <w:left w:val="none" w:sz="0" w:space="0" w:color="auto"/>
            <w:bottom w:val="none" w:sz="0" w:space="0" w:color="auto"/>
            <w:right w:val="none" w:sz="0" w:space="0" w:color="auto"/>
          </w:divBdr>
          <w:divsChild>
            <w:div w:id="641278682">
              <w:marLeft w:val="0"/>
              <w:marRight w:val="0"/>
              <w:marTop w:val="0"/>
              <w:marBottom w:val="0"/>
              <w:divBdr>
                <w:top w:val="none" w:sz="0" w:space="0" w:color="auto"/>
                <w:left w:val="none" w:sz="0" w:space="0" w:color="auto"/>
                <w:bottom w:val="none" w:sz="0" w:space="0" w:color="auto"/>
                <w:right w:val="none" w:sz="0" w:space="0" w:color="auto"/>
              </w:divBdr>
              <w:divsChild>
                <w:div w:id="499542478">
                  <w:marLeft w:val="0"/>
                  <w:marRight w:val="0"/>
                  <w:marTop w:val="0"/>
                  <w:marBottom w:val="0"/>
                  <w:divBdr>
                    <w:top w:val="none" w:sz="0" w:space="0" w:color="auto"/>
                    <w:left w:val="none" w:sz="0" w:space="0" w:color="auto"/>
                    <w:bottom w:val="none" w:sz="0" w:space="0" w:color="auto"/>
                    <w:right w:val="none" w:sz="0" w:space="0" w:color="auto"/>
                  </w:divBdr>
                  <w:divsChild>
                    <w:div w:id="4815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88920">
      <w:bodyDiv w:val="1"/>
      <w:marLeft w:val="0"/>
      <w:marRight w:val="0"/>
      <w:marTop w:val="0"/>
      <w:marBottom w:val="0"/>
      <w:divBdr>
        <w:top w:val="none" w:sz="0" w:space="0" w:color="auto"/>
        <w:left w:val="none" w:sz="0" w:space="0" w:color="auto"/>
        <w:bottom w:val="none" w:sz="0" w:space="0" w:color="auto"/>
        <w:right w:val="none" w:sz="0" w:space="0" w:color="auto"/>
      </w:divBdr>
      <w:divsChild>
        <w:div w:id="613056467">
          <w:marLeft w:val="0"/>
          <w:marRight w:val="240"/>
          <w:marTop w:val="0"/>
          <w:marBottom w:val="0"/>
          <w:divBdr>
            <w:top w:val="none" w:sz="0" w:space="0" w:color="auto"/>
            <w:left w:val="none" w:sz="0" w:space="0" w:color="auto"/>
            <w:bottom w:val="none" w:sz="0" w:space="0" w:color="auto"/>
            <w:right w:val="none" w:sz="0" w:space="0" w:color="auto"/>
          </w:divBdr>
          <w:divsChild>
            <w:div w:id="1136068860">
              <w:marLeft w:val="0"/>
              <w:marRight w:val="0"/>
              <w:marTop w:val="0"/>
              <w:marBottom w:val="0"/>
              <w:divBdr>
                <w:top w:val="none" w:sz="0" w:space="0" w:color="auto"/>
                <w:left w:val="none" w:sz="0" w:space="0" w:color="auto"/>
                <w:bottom w:val="none" w:sz="0" w:space="0" w:color="auto"/>
                <w:right w:val="none" w:sz="0" w:space="0" w:color="auto"/>
              </w:divBdr>
              <w:divsChild>
                <w:div w:id="21459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35312">
          <w:marLeft w:val="0"/>
          <w:marRight w:val="240"/>
          <w:marTop w:val="0"/>
          <w:marBottom w:val="0"/>
          <w:divBdr>
            <w:top w:val="none" w:sz="0" w:space="0" w:color="auto"/>
            <w:left w:val="none" w:sz="0" w:space="0" w:color="auto"/>
            <w:bottom w:val="none" w:sz="0" w:space="0" w:color="auto"/>
            <w:right w:val="none" w:sz="0" w:space="0" w:color="auto"/>
          </w:divBdr>
          <w:divsChild>
            <w:div w:id="992368710">
              <w:marLeft w:val="0"/>
              <w:marRight w:val="0"/>
              <w:marTop w:val="0"/>
              <w:marBottom w:val="0"/>
              <w:divBdr>
                <w:top w:val="none" w:sz="0" w:space="0" w:color="auto"/>
                <w:left w:val="none" w:sz="0" w:space="0" w:color="auto"/>
                <w:bottom w:val="none" w:sz="0" w:space="0" w:color="auto"/>
                <w:right w:val="none" w:sz="0" w:space="0" w:color="auto"/>
              </w:divBdr>
              <w:divsChild>
                <w:div w:id="15600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5242">
          <w:marLeft w:val="0"/>
          <w:marRight w:val="0"/>
          <w:marTop w:val="750"/>
          <w:marBottom w:val="0"/>
          <w:divBdr>
            <w:top w:val="none" w:sz="0" w:space="0" w:color="auto"/>
            <w:left w:val="none" w:sz="0" w:space="0" w:color="auto"/>
            <w:bottom w:val="none" w:sz="0" w:space="0" w:color="auto"/>
            <w:right w:val="none" w:sz="0" w:space="0" w:color="auto"/>
          </w:divBdr>
          <w:divsChild>
            <w:div w:id="768934968">
              <w:marLeft w:val="0"/>
              <w:marRight w:val="0"/>
              <w:marTop w:val="0"/>
              <w:marBottom w:val="0"/>
              <w:divBdr>
                <w:top w:val="none" w:sz="0" w:space="0" w:color="auto"/>
                <w:left w:val="none" w:sz="0" w:space="0" w:color="auto"/>
                <w:bottom w:val="none" w:sz="0" w:space="0" w:color="auto"/>
                <w:right w:val="none" w:sz="0" w:space="0" w:color="auto"/>
              </w:divBdr>
              <w:divsChild>
                <w:div w:id="274216905">
                  <w:marLeft w:val="0"/>
                  <w:marRight w:val="0"/>
                  <w:marTop w:val="0"/>
                  <w:marBottom w:val="0"/>
                  <w:divBdr>
                    <w:top w:val="none" w:sz="0" w:space="0" w:color="auto"/>
                    <w:left w:val="none" w:sz="0" w:space="0" w:color="auto"/>
                    <w:bottom w:val="none" w:sz="0" w:space="0" w:color="auto"/>
                    <w:right w:val="none" w:sz="0" w:space="0" w:color="auto"/>
                  </w:divBdr>
                  <w:divsChild>
                    <w:div w:id="16700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022353">
      <w:bodyDiv w:val="1"/>
      <w:marLeft w:val="0"/>
      <w:marRight w:val="0"/>
      <w:marTop w:val="0"/>
      <w:marBottom w:val="0"/>
      <w:divBdr>
        <w:top w:val="none" w:sz="0" w:space="0" w:color="auto"/>
        <w:left w:val="none" w:sz="0" w:space="0" w:color="auto"/>
        <w:bottom w:val="none" w:sz="0" w:space="0" w:color="auto"/>
        <w:right w:val="none" w:sz="0" w:space="0" w:color="auto"/>
      </w:divBdr>
      <w:divsChild>
        <w:div w:id="1307853801">
          <w:marLeft w:val="0"/>
          <w:marRight w:val="0"/>
          <w:marTop w:val="0"/>
          <w:marBottom w:val="0"/>
          <w:divBdr>
            <w:top w:val="none" w:sz="0" w:space="0" w:color="auto"/>
            <w:left w:val="none" w:sz="0" w:space="0" w:color="auto"/>
            <w:bottom w:val="none" w:sz="0" w:space="0" w:color="auto"/>
            <w:right w:val="none" w:sz="0" w:space="0" w:color="auto"/>
          </w:divBdr>
        </w:div>
      </w:divsChild>
    </w:div>
    <w:div w:id="1512254223">
      <w:bodyDiv w:val="1"/>
      <w:marLeft w:val="0"/>
      <w:marRight w:val="0"/>
      <w:marTop w:val="0"/>
      <w:marBottom w:val="0"/>
      <w:divBdr>
        <w:top w:val="none" w:sz="0" w:space="0" w:color="auto"/>
        <w:left w:val="none" w:sz="0" w:space="0" w:color="auto"/>
        <w:bottom w:val="none" w:sz="0" w:space="0" w:color="auto"/>
        <w:right w:val="none" w:sz="0" w:space="0" w:color="auto"/>
      </w:divBdr>
      <w:divsChild>
        <w:div w:id="465317145">
          <w:marLeft w:val="0"/>
          <w:marRight w:val="0"/>
          <w:marTop w:val="0"/>
          <w:marBottom w:val="0"/>
          <w:divBdr>
            <w:top w:val="none" w:sz="0" w:space="0" w:color="auto"/>
            <w:left w:val="none" w:sz="0" w:space="0" w:color="auto"/>
            <w:bottom w:val="none" w:sz="0" w:space="0" w:color="auto"/>
            <w:right w:val="none" w:sz="0" w:space="0" w:color="auto"/>
          </w:divBdr>
          <w:divsChild>
            <w:div w:id="1347364544">
              <w:marLeft w:val="0"/>
              <w:marRight w:val="0"/>
              <w:marTop w:val="0"/>
              <w:marBottom w:val="0"/>
              <w:divBdr>
                <w:top w:val="none" w:sz="0" w:space="0" w:color="auto"/>
                <w:left w:val="none" w:sz="0" w:space="0" w:color="auto"/>
                <w:bottom w:val="none" w:sz="0" w:space="0" w:color="auto"/>
                <w:right w:val="none" w:sz="0" w:space="0" w:color="auto"/>
              </w:divBdr>
              <w:divsChild>
                <w:div w:id="45425291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60713530">
          <w:marLeft w:val="0"/>
          <w:marRight w:val="0"/>
          <w:marTop w:val="0"/>
          <w:marBottom w:val="0"/>
          <w:divBdr>
            <w:top w:val="none" w:sz="0" w:space="0" w:color="auto"/>
            <w:left w:val="none" w:sz="0" w:space="0" w:color="auto"/>
            <w:bottom w:val="none" w:sz="0" w:space="0" w:color="auto"/>
            <w:right w:val="none" w:sz="0" w:space="0" w:color="auto"/>
          </w:divBdr>
          <w:divsChild>
            <w:div w:id="1679581597">
              <w:marLeft w:val="0"/>
              <w:marRight w:val="0"/>
              <w:marTop w:val="0"/>
              <w:marBottom w:val="0"/>
              <w:divBdr>
                <w:top w:val="none" w:sz="0" w:space="0" w:color="auto"/>
                <w:left w:val="none" w:sz="0" w:space="0" w:color="auto"/>
                <w:bottom w:val="none" w:sz="0" w:space="0" w:color="auto"/>
                <w:right w:val="none" w:sz="0" w:space="0" w:color="auto"/>
              </w:divBdr>
              <w:divsChild>
                <w:div w:id="1215118453">
                  <w:marLeft w:val="0"/>
                  <w:marRight w:val="0"/>
                  <w:marTop w:val="0"/>
                  <w:marBottom w:val="0"/>
                  <w:divBdr>
                    <w:top w:val="none" w:sz="0" w:space="0" w:color="auto"/>
                    <w:left w:val="none" w:sz="0" w:space="0" w:color="auto"/>
                    <w:bottom w:val="none" w:sz="0" w:space="0" w:color="auto"/>
                    <w:right w:val="none" w:sz="0" w:space="0" w:color="auto"/>
                  </w:divBdr>
                  <w:divsChild>
                    <w:div w:id="1557859434">
                      <w:marLeft w:val="0"/>
                      <w:marRight w:val="0"/>
                      <w:marTop w:val="0"/>
                      <w:marBottom w:val="0"/>
                      <w:divBdr>
                        <w:top w:val="none" w:sz="0" w:space="0" w:color="auto"/>
                        <w:left w:val="none" w:sz="0" w:space="0" w:color="auto"/>
                        <w:bottom w:val="none" w:sz="0" w:space="0" w:color="auto"/>
                        <w:right w:val="none" w:sz="0" w:space="0" w:color="auto"/>
                      </w:divBdr>
                      <w:divsChild>
                        <w:div w:id="1871608923">
                          <w:marLeft w:val="0"/>
                          <w:marRight w:val="0"/>
                          <w:marTop w:val="0"/>
                          <w:marBottom w:val="0"/>
                          <w:divBdr>
                            <w:top w:val="none" w:sz="0" w:space="0" w:color="auto"/>
                            <w:left w:val="none" w:sz="0" w:space="0" w:color="auto"/>
                            <w:bottom w:val="none" w:sz="0" w:space="0" w:color="auto"/>
                            <w:right w:val="none" w:sz="0" w:space="0" w:color="auto"/>
                          </w:divBdr>
                          <w:divsChild>
                            <w:div w:id="246575338">
                              <w:marLeft w:val="300"/>
                              <w:marRight w:val="0"/>
                              <w:marTop w:val="0"/>
                              <w:marBottom w:val="0"/>
                              <w:divBdr>
                                <w:top w:val="none" w:sz="0" w:space="0" w:color="auto"/>
                                <w:left w:val="none" w:sz="0" w:space="0" w:color="auto"/>
                                <w:bottom w:val="none" w:sz="0" w:space="0" w:color="auto"/>
                                <w:right w:val="none" w:sz="0" w:space="0" w:color="auto"/>
                              </w:divBdr>
                              <w:divsChild>
                                <w:div w:id="1808622019">
                                  <w:marLeft w:val="0"/>
                                  <w:marRight w:val="0"/>
                                  <w:marTop w:val="0"/>
                                  <w:marBottom w:val="0"/>
                                  <w:divBdr>
                                    <w:top w:val="none" w:sz="0" w:space="0" w:color="auto"/>
                                    <w:left w:val="none" w:sz="0" w:space="0" w:color="auto"/>
                                    <w:bottom w:val="none" w:sz="0" w:space="0" w:color="auto"/>
                                    <w:right w:val="none" w:sz="0" w:space="0" w:color="auto"/>
                                  </w:divBdr>
                                  <w:divsChild>
                                    <w:div w:id="584268630">
                                      <w:marLeft w:val="0"/>
                                      <w:marRight w:val="0"/>
                                      <w:marTop w:val="0"/>
                                      <w:marBottom w:val="0"/>
                                      <w:divBdr>
                                        <w:top w:val="none" w:sz="0" w:space="0" w:color="auto"/>
                                        <w:left w:val="none" w:sz="0" w:space="0" w:color="auto"/>
                                        <w:bottom w:val="none" w:sz="0" w:space="0" w:color="auto"/>
                                        <w:right w:val="none" w:sz="0" w:space="0" w:color="auto"/>
                                      </w:divBdr>
                                      <w:divsChild>
                                        <w:div w:id="1785029656">
                                          <w:marLeft w:val="0"/>
                                          <w:marRight w:val="0"/>
                                          <w:marTop w:val="0"/>
                                          <w:marBottom w:val="0"/>
                                          <w:divBdr>
                                            <w:top w:val="none" w:sz="0" w:space="0" w:color="auto"/>
                                            <w:left w:val="none" w:sz="0" w:space="0" w:color="auto"/>
                                            <w:bottom w:val="none" w:sz="0" w:space="0" w:color="auto"/>
                                            <w:right w:val="none" w:sz="0" w:space="0" w:color="auto"/>
                                          </w:divBdr>
                                          <w:divsChild>
                                            <w:div w:id="719667427">
                                              <w:marLeft w:val="0"/>
                                              <w:marRight w:val="0"/>
                                              <w:marTop w:val="0"/>
                                              <w:marBottom w:val="0"/>
                                              <w:divBdr>
                                                <w:top w:val="none" w:sz="0" w:space="0" w:color="auto"/>
                                                <w:left w:val="none" w:sz="0" w:space="0" w:color="auto"/>
                                                <w:bottom w:val="none" w:sz="0" w:space="0" w:color="auto"/>
                                                <w:right w:val="none" w:sz="0" w:space="0" w:color="auto"/>
                                              </w:divBdr>
                                              <w:divsChild>
                                                <w:div w:id="513039414">
                                                  <w:marLeft w:val="0"/>
                                                  <w:marRight w:val="0"/>
                                                  <w:marTop w:val="0"/>
                                                  <w:marBottom w:val="0"/>
                                                  <w:divBdr>
                                                    <w:top w:val="none" w:sz="0" w:space="0" w:color="auto"/>
                                                    <w:left w:val="none" w:sz="0" w:space="0" w:color="auto"/>
                                                    <w:bottom w:val="none" w:sz="0" w:space="0" w:color="auto"/>
                                                    <w:right w:val="none" w:sz="0" w:space="0" w:color="auto"/>
                                                  </w:divBdr>
                                                  <w:divsChild>
                                                    <w:div w:id="1858077173">
                                                      <w:marLeft w:val="0"/>
                                                      <w:marRight w:val="0"/>
                                                      <w:marTop w:val="0"/>
                                                      <w:marBottom w:val="0"/>
                                                      <w:divBdr>
                                                        <w:top w:val="none" w:sz="0" w:space="0" w:color="auto"/>
                                                        <w:left w:val="none" w:sz="0" w:space="0" w:color="auto"/>
                                                        <w:bottom w:val="none" w:sz="0" w:space="0" w:color="auto"/>
                                                        <w:right w:val="none" w:sz="0" w:space="0" w:color="auto"/>
                                                      </w:divBdr>
                                                      <w:divsChild>
                                                        <w:div w:id="1244418113">
                                                          <w:marLeft w:val="0"/>
                                                          <w:marRight w:val="0"/>
                                                          <w:marTop w:val="0"/>
                                                          <w:marBottom w:val="0"/>
                                                          <w:divBdr>
                                                            <w:top w:val="none" w:sz="0" w:space="0" w:color="auto"/>
                                                            <w:left w:val="none" w:sz="0" w:space="0" w:color="auto"/>
                                                            <w:bottom w:val="none" w:sz="0" w:space="0" w:color="auto"/>
                                                            <w:right w:val="none" w:sz="0" w:space="0" w:color="auto"/>
                                                          </w:divBdr>
                                                          <w:divsChild>
                                                            <w:div w:id="775097343">
                                                              <w:marLeft w:val="0"/>
                                                              <w:marRight w:val="0"/>
                                                              <w:marTop w:val="0"/>
                                                              <w:marBottom w:val="0"/>
                                                              <w:divBdr>
                                                                <w:top w:val="none" w:sz="0" w:space="0" w:color="auto"/>
                                                                <w:left w:val="none" w:sz="0" w:space="0" w:color="auto"/>
                                                                <w:bottom w:val="none" w:sz="0" w:space="0" w:color="auto"/>
                                                                <w:right w:val="none" w:sz="0" w:space="0" w:color="auto"/>
                                                              </w:divBdr>
                                                              <w:divsChild>
                                                                <w:div w:id="1959674395">
                                                                  <w:marLeft w:val="0"/>
                                                                  <w:marRight w:val="0"/>
                                                                  <w:marTop w:val="0"/>
                                                                  <w:marBottom w:val="0"/>
                                                                  <w:divBdr>
                                                                    <w:top w:val="none" w:sz="0" w:space="0" w:color="auto"/>
                                                                    <w:left w:val="none" w:sz="0" w:space="0" w:color="auto"/>
                                                                    <w:bottom w:val="none" w:sz="0" w:space="0" w:color="auto"/>
                                                                    <w:right w:val="none" w:sz="0" w:space="0" w:color="auto"/>
                                                                  </w:divBdr>
                                                                  <w:divsChild>
                                                                    <w:div w:id="5666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266883">
                      <w:marLeft w:val="0"/>
                      <w:marRight w:val="0"/>
                      <w:marTop w:val="0"/>
                      <w:marBottom w:val="0"/>
                      <w:divBdr>
                        <w:top w:val="none" w:sz="0" w:space="0" w:color="auto"/>
                        <w:left w:val="none" w:sz="0" w:space="0" w:color="auto"/>
                        <w:bottom w:val="none" w:sz="0" w:space="0" w:color="auto"/>
                        <w:right w:val="none" w:sz="0" w:space="0" w:color="auto"/>
                      </w:divBdr>
                      <w:divsChild>
                        <w:div w:id="776368966">
                          <w:marLeft w:val="0"/>
                          <w:marRight w:val="0"/>
                          <w:marTop w:val="0"/>
                          <w:marBottom w:val="0"/>
                          <w:divBdr>
                            <w:top w:val="none" w:sz="0" w:space="0" w:color="auto"/>
                            <w:left w:val="none" w:sz="0" w:space="0" w:color="auto"/>
                            <w:bottom w:val="none" w:sz="0" w:space="0" w:color="auto"/>
                            <w:right w:val="none" w:sz="0" w:space="0" w:color="auto"/>
                          </w:divBdr>
                          <w:divsChild>
                            <w:div w:id="13293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792851">
      <w:bodyDiv w:val="1"/>
      <w:marLeft w:val="0"/>
      <w:marRight w:val="0"/>
      <w:marTop w:val="0"/>
      <w:marBottom w:val="0"/>
      <w:divBdr>
        <w:top w:val="none" w:sz="0" w:space="0" w:color="auto"/>
        <w:left w:val="none" w:sz="0" w:space="0" w:color="auto"/>
        <w:bottom w:val="none" w:sz="0" w:space="0" w:color="auto"/>
        <w:right w:val="none" w:sz="0" w:space="0" w:color="auto"/>
      </w:divBdr>
      <w:divsChild>
        <w:div w:id="638269089">
          <w:marLeft w:val="0"/>
          <w:marRight w:val="0"/>
          <w:marTop w:val="0"/>
          <w:marBottom w:val="0"/>
          <w:divBdr>
            <w:top w:val="none" w:sz="0" w:space="0" w:color="auto"/>
            <w:left w:val="none" w:sz="0" w:space="0" w:color="auto"/>
            <w:bottom w:val="none" w:sz="0" w:space="0" w:color="auto"/>
            <w:right w:val="none" w:sz="0" w:space="0" w:color="auto"/>
          </w:divBdr>
          <w:divsChild>
            <w:div w:id="1976719837">
              <w:marLeft w:val="0"/>
              <w:marRight w:val="0"/>
              <w:marTop w:val="0"/>
              <w:marBottom w:val="0"/>
              <w:divBdr>
                <w:top w:val="none" w:sz="0" w:space="0" w:color="auto"/>
                <w:left w:val="none" w:sz="0" w:space="0" w:color="auto"/>
                <w:bottom w:val="none" w:sz="0" w:space="0" w:color="auto"/>
                <w:right w:val="none" w:sz="0" w:space="0" w:color="auto"/>
              </w:divBdr>
              <w:divsChild>
                <w:div w:id="641348061">
                  <w:marLeft w:val="0"/>
                  <w:marRight w:val="0"/>
                  <w:marTop w:val="0"/>
                  <w:marBottom w:val="0"/>
                  <w:divBdr>
                    <w:top w:val="none" w:sz="0" w:space="0" w:color="auto"/>
                    <w:left w:val="none" w:sz="0" w:space="0" w:color="auto"/>
                    <w:bottom w:val="none" w:sz="0" w:space="0" w:color="auto"/>
                    <w:right w:val="none" w:sz="0" w:space="0" w:color="auto"/>
                  </w:divBdr>
                  <w:divsChild>
                    <w:div w:id="760873048">
                      <w:marLeft w:val="0"/>
                      <w:marRight w:val="0"/>
                      <w:marTop w:val="0"/>
                      <w:marBottom w:val="0"/>
                      <w:divBdr>
                        <w:top w:val="none" w:sz="0" w:space="0" w:color="auto"/>
                        <w:left w:val="none" w:sz="0" w:space="0" w:color="auto"/>
                        <w:bottom w:val="none" w:sz="0" w:space="0" w:color="auto"/>
                        <w:right w:val="none" w:sz="0" w:space="0" w:color="auto"/>
                      </w:divBdr>
                      <w:divsChild>
                        <w:div w:id="977413167">
                          <w:marLeft w:val="0"/>
                          <w:marRight w:val="0"/>
                          <w:marTop w:val="0"/>
                          <w:marBottom w:val="0"/>
                          <w:divBdr>
                            <w:top w:val="none" w:sz="0" w:space="0" w:color="auto"/>
                            <w:left w:val="none" w:sz="0" w:space="0" w:color="auto"/>
                            <w:bottom w:val="none" w:sz="0" w:space="0" w:color="auto"/>
                            <w:right w:val="none" w:sz="0" w:space="0" w:color="auto"/>
                          </w:divBdr>
                          <w:divsChild>
                            <w:div w:id="423183206">
                              <w:marLeft w:val="0"/>
                              <w:marRight w:val="0"/>
                              <w:marTop w:val="0"/>
                              <w:marBottom w:val="0"/>
                              <w:divBdr>
                                <w:top w:val="none" w:sz="0" w:space="0" w:color="auto"/>
                                <w:left w:val="none" w:sz="0" w:space="0" w:color="auto"/>
                                <w:bottom w:val="none" w:sz="0" w:space="0" w:color="auto"/>
                                <w:right w:val="none" w:sz="0" w:space="0" w:color="auto"/>
                              </w:divBdr>
                              <w:divsChild>
                                <w:div w:id="1724256351">
                                  <w:marLeft w:val="0"/>
                                  <w:marRight w:val="0"/>
                                  <w:marTop w:val="0"/>
                                  <w:marBottom w:val="0"/>
                                  <w:divBdr>
                                    <w:top w:val="none" w:sz="0" w:space="0" w:color="auto"/>
                                    <w:left w:val="none" w:sz="0" w:space="0" w:color="auto"/>
                                    <w:bottom w:val="none" w:sz="0" w:space="0" w:color="auto"/>
                                    <w:right w:val="none" w:sz="0" w:space="0" w:color="auto"/>
                                  </w:divBdr>
                                  <w:divsChild>
                                    <w:div w:id="730539347">
                                      <w:marLeft w:val="0"/>
                                      <w:marRight w:val="0"/>
                                      <w:marTop w:val="0"/>
                                      <w:marBottom w:val="0"/>
                                      <w:divBdr>
                                        <w:top w:val="none" w:sz="0" w:space="0" w:color="auto"/>
                                        <w:left w:val="none" w:sz="0" w:space="0" w:color="auto"/>
                                        <w:bottom w:val="none" w:sz="0" w:space="0" w:color="auto"/>
                                        <w:right w:val="none" w:sz="0" w:space="0" w:color="auto"/>
                                      </w:divBdr>
                                      <w:divsChild>
                                        <w:div w:id="348410820">
                                          <w:marLeft w:val="0"/>
                                          <w:marRight w:val="0"/>
                                          <w:marTop w:val="0"/>
                                          <w:marBottom w:val="0"/>
                                          <w:divBdr>
                                            <w:top w:val="none" w:sz="0" w:space="0" w:color="auto"/>
                                            <w:left w:val="none" w:sz="0" w:space="0" w:color="auto"/>
                                            <w:bottom w:val="none" w:sz="0" w:space="0" w:color="auto"/>
                                            <w:right w:val="none" w:sz="0" w:space="0" w:color="auto"/>
                                          </w:divBdr>
                                          <w:divsChild>
                                            <w:div w:id="676007397">
                                              <w:marLeft w:val="0"/>
                                              <w:marRight w:val="0"/>
                                              <w:marTop w:val="0"/>
                                              <w:marBottom w:val="0"/>
                                              <w:divBdr>
                                                <w:top w:val="none" w:sz="0" w:space="0" w:color="auto"/>
                                                <w:left w:val="none" w:sz="0" w:space="0" w:color="auto"/>
                                                <w:bottom w:val="none" w:sz="0" w:space="0" w:color="auto"/>
                                                <w:right w:val="none" w:sz="0" w:space="0" w:color="auto"/>
                                              </w:divBdr>
                                              <w:divsChild>
                                                <w:div w:id="721443954">
                                                  <w:marLeft w:val="0"/>
                                                  <w:marRight w:val="0"/>
                                                  <w:marTop w:val="0"/>
                                                  <w:marBottom w:val="0"/>
                                                  <w:divBdr>
                                                    <w:top w:val="none" w:sz="0" w:space="0" w:color="auto"/>
                                                    <w:left w:val="none" w:sz="0" w:space="0" w:color="auto"/>
                                                    <w:bottom w:val="none" w:sz="0" w:space="0" w:color="auto"/>
                                                    <w:right w:val="none" w:sz="0" w:space="0" w:color="auto"/>
                                                  </w:divBdr>
                                                  <w:divsChild>
                                                    <w:div w:id="1726488879">
                                                      <w:marLeft w:val="0"/>
                                                      <w:marRight w:val="0"/>
                                                      <w:marTop w:val="0"/>
                                                      <w:marBottom w:val="0"/>
                                                      <w:divBdr>
                                                        <w:top w:val="none" w:sz="0" w:space="0" w:color="auto"/>
                                                        <w:left w:val="none" w:sz="0" w:space="0" w:color="auto"/>
                                                        <w:bottom w:val="none" w:sz="0" w:space="0" w:color="auto"/>
                                                        <w:right w:val="none" w:sz="0" w:space="0" w:color="auto"/>
                                                      </w:divBdr>
                                                      <w:divsChild>
                                                        <w:div w:id="342780718">
                                                          <w:marLeft w:val="0"/>
                                                          <w:marRight w:val="0"/>
                                                          <w:marTop w:val="0"/>
                                                          <w:marBottom w:val="0"/>
                                                          <w:divBdr>
                                                            <w:top w:val="none" w:sz="0" w:space="0" w:color="auto"/>
                                                            <w:left w:val="none" w:sz="0" w:space="0" w:color="auto"/>
                                                            <w:bottom w:val="none" w:sz="0" w:space="0" w:color="auto"/>
                                                            <w:right w:val="none" w:sz="0" w:space="0" w:color="auto"/>
                                                          </w:divBdr>
                                                          <w:divsChild>
                                                            <w:div w:id="1664969085">
                                                              <w:marLeft w:val="0"/>
                                                              <w:marRight w:val="0"/>
                                                              <w:marTop w:val="0"/>
                                                              <w:marBottom w:val="0"/>
                                                              <w:divBdr>
                                                                <w:top w:val="none" w:sz="0" w:space="0" w:color="auto"/>
                                                                <w:left w:val="none" w:sz="0" w:space="0" w:color="auto"/>
                                                                <w:bottom w:val="none" w:sz="0" w:space="0" w:color="auto"/>
                                                                <w:right w:val="none" w:sz="0" w:space="0" w:color="auto"/>
                                                              </w:divBdr>
                                                              <w:divsChild>
                                                                <w:div w:id="1599949702">
                                                                  <w:marLeft w:val="0"/>
                                                                  <w:marRight w:val="0"/>
                                                                  <w:marTop w:val="0"/>
                                                                  <w:marBottom w:val="0"/>
                                                                  <w:divBdr>
                                                                    <w:top w:val="none" w:sz="0" w:space="0" w:color="auto"/>
                                                                    <w:left w:val="none" w:sz="0" w:space="0" w:color="auto"/>
                                                                    <w:bottom w:val="none" w:sz="0" w:space="0" w:color="auto"/>
                                                                    <w:right w:val="none" w:sz="0" w:space="0" w:color="auto"/>
                                                                  </w:divBdr>
                                                                  <w:divsChild>
                                                                    <w:div w:id="16272007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90902379">
                                                              <w:marLeft w:val="0"/>
                                                              <w:marRight w:val="0"/>
                                                              <w:marTop w:val="0"/>
                                                              <w:marBottom w:val="0"/>
                                                              <w:divBdr>
                                                                <w:top w:val="none" w:sz="0" w:space="0" w:color="auto"/>
                                                                <w:left w:val="none" w:sz="0" w:space="0" w:color="auto"/>
                                                                <w:bottom w:val="none" w:sz="0" w:space="0" w:color="auto"/>
                                                                <w:right w:val="none" w:sz="0" w:space="0" w:color="auto"/>
                                                              </w:divBdr>
                                                              <w:divsChild>
                                                                <w:div w:id="32387010">
                                                                  <w:marLeft w:val="0"/>
                                                                  <w:marRight w:val="0"/>
                                                                  <w:marTop w:val="0"/>
                                                                  <w:marBottom w:val="0"/>
                                                                  <w:divBdr>
                                                                    <w:top w:val="none" w:sz="0" w:space="0" w:color="auto"/>
                                                                    <w:left w:val="none" w:sz="0" w:space="0" w:color="auto"/>
                                                                    <w:bottom w:val="none" w:sz="0" w:space="0" w:color="auto"/>
                                                                    <w:right w:val="none" w:sz="0" w:space="0" w:color="auto"/>
                                                                  </w:divBdr>
                                                                  <w:divsChild>
                                                                    <w:div w:id="20317802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05233738">
                                                              <w:marLeft w:val="0"/>
                                                              <w:marRight w:val="0"/>
                                                              <w:marTop w:val="0"/>
                                                              <w:marBottom w:val="0"/>
                                                              <w:divBdr>
                                                                <w:top w:val="none" w:sz="0" w:space="0" w:color="auto"/>
                                                                <w:left w:val="none" w:sz="0" w:space="0" w:color="auto"/>
                                                                <w:bottom w:val="none" w:sz="0" w:space="0" w:color="auto"/>
                                                                <w:right w:val="none" w:sz="0" w:space="0" w:color="auto"/>
                                                              </w:divBdr>
                                                              <w:divsChild>
                                                                <w:div w:id="791943146">
                                                                  <w:marLeft w:val="0"/>
                                                                  <w:marRight w:val="0"/>
                                                                  <w:marTop w:val="0"/>
                                                                  <w:marBottom w:val="0"/>
                                                                  <w:divBdr>
                                                                    <w:top w:val="none" w:sz="0" w:space="0" w:color="auto"/>
                                                                    <w:left w:val="none" w:sz="0" w:space="0" w:color="auto"/>
                                                                    <w:bottom w:val="none" w:sz="0" w:space="0" w:color="auto"/>
                                                                    <w:right w:val="none" w:sz="0" w:space="0" w:color="auto"/>
                                                                  </w:divBdr>
                                                                  <w:divsChild>
                                                                    <w:div w:id="11189852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9699831">
                                                              <w:marLeft w:val="0"/>
                                                              <w:marRight w:val="0"/>
                                                              <w:marTop w:val="0"/>
                                                              <w:marBottom w:val="0"/>
                                                              <w:divBdr>
                                                                <w:top w:val="none" w:sz="0" w:space="0" w:color="auto"/>
                                                                <w:left w:val="none" w:sz="0" w:space="0" w:color="auto"/>
                                                                <w:bottom w:val="none" w:sz="0" w:space="0" w:color="auto"/>
                                                                <w:right w:val="none" w:sz="0" w:space="0" w:color="auto"/>
                                                              </w:divBdr>
                                                              <w:divsChild>
                                                                <w:div w:id="2035769850">
                                                                  <w:marLeft w:val="0"/>
                                                                  <w:marRight w:val="0"/>
                                                                  <w:marTop w:val="0"/>
                                                                  <w:marBottom w:val="0"/>
                                                                  <w:divBdr>
                                                                    <w:top w:val="none" w:sz="0" w:space="0" w:color="auto"/>
                                                                    <w:left w:val="none" w:sz="0" w:space="0" w:color="auto"/>
                                                                    <w:bottom w:val="none" w:sz="0" w:space="0" w:color="auto"/>
                                                                    <w:right w:val="none" w:sz="0" w:space="0" w:color="auto"/>
                                                                  </w:divBdr>
                                                                  <w:divsChild>
                                                                    <w:div w:id="1053698262">
                                                                      <w:marLeft w:val="-420"/>
                                                                      <w:marRight w:val="0"/>
                                                                      <w:marTop w:val="0"/>
                                                                      <w:marBottom w:val="0"/>
                                                                      <w:divBdr>
                                                                        <w:top w:val="none" w:sz="0" w:space="0" w:color="auto"/>
                                                                        <w:left w:val="none" w:sz="0" w:space="0" w:color="auto"/>
                                                                        <w:bottom w:val="none" w:sz="0" w:space="0" w:color="auto"/>
                                                                        <w:right w:val="none" w:sz="0" w:space="0" w:color="auto"/>
                                                                      </w:divBdr>
                                                                      <w:divsChild>
                                                                        <w:div w:id="617184813">
                                                                          <w:marLeft w:val="0"/>
                                                                          <w:marRight w:val="0"/>
                                                                          <w:marTop w:val="0"/>
                                                                          <w:marBottom w:val="0"/>
                                                                          <w:divBdr>
                                                                            <w:top w:val="none" w:sz="0" w:space="0" w:color="auto"/>
                                                                            <w:left w:val="none" w:sz="0" w:space="0" w:color="auto"/>
                                                                            <w:bottom w:val="none" w:sz="0" w:space="0" w:color="auto"/>
                                                                            <w:right w:val="none" w:sz="0" w:space="0" w:color="auto"/>
                                                                          </w:divBdr>
                                                                          <w:divsChild>
                                                                            <w:div w:id="728724846">
                                                                              <w:marLeft w:val="0"/>
                                                                              <w:marRight w:val="0"/>
                                                                              <w:marTop w:val="0"/>
                                                                              <w:marBottom w:val="0"/>
                                                                              <w:divBdr>
                                                                                <w:top w:val="none" w:sz="0" w:space="0" w:color="auto"/>
                                                                                <w:left w:val="none" w:sz="0" w:space="0" w:color="auto"/>
                                                                                <w:bottom w:val="none" w:sz="0" w:space="0" w:color="auto"/>
                                                                                <w:right w:val="none" w:sz="0" w:space="0" w:color="auto"/>
                                                                              </w:divBdr>
                                                                              <w:divsChild>
                                                                                <w:div w:id="398601314">
                                                                                  <w:marLeft w:val="0"/>
                                                                                  <w:marRight w:val="0"/>
                                                                                  <w:marTop w:val="0"/>
                                                                                  <w:marBottom w:val="0"/>
                                                                                  <w:divBdr>
                                                                                    <w:top w:val="none" w:sz="0" w:space="0" w:color="auto"/>
                                                                                    <w:left w:val="none" w:sz="0" w:space="0" w:color="auto"/>
                                                                                    <w:bottom w:val="none" w:sz="0" w:space="0" w:color="auto"/>
                                                                                    <w:right w:val="none" w:sz="0" w:space="0" w:color="auto"/>
                                                                                  </w:divBdr>
                                                                                </w:div>
                                                                                <w:div w:id="10093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38251">
                                                                      <w:marLeft w:val="-420"/>
                                                                      <w:marRight w:val="0"/>
                                                                      <w:marTop w:val="0"/>
                                                                      <w:marBottom w:val="0"/>
                                                                      <w:divBdr>
                                                                        <w:top w:val="none" w:sz="0" w:space="0" w:color="auto"/>
                                                                        <w:left w:val="none" w:sz="0" w:space="0" w:color="auto"/>
                                                                        <w:bottom w:val="none" w:sz="0" w:space="0" w:color="auto"/>
                                                                        <w:right w:val="none" w:sz="0" w:space="0" w:color="auto"/>
                                                                      </w:divBdr>
                                                                      <w:divsChild>
                                                                        <w:div w:id="705183057">
                                                                          <w:marLeft w:val="0"/>
                                                                          <w:marRight w:val="0"/>
                                                                          <w:marTop w:val="0"/>
                                                                          <w:marBottom w:val="0"/>
                                                                          <w:divBdr>
                                                                            <w:top w:val="none" w:sz="0" w:space="0" w:color="auto"/>
                                                                            <w:left w:val="none" w:sz="0" w:space="0" w:color="auto"/>
                                                                            <w:bottom w:val="none" w:sz="0" w:space="0" w:color="auto"/>
                                                                            <w:right w:val="none" w:sz="0" w:space="0" w:color="auto"/>
                                                                          </w:divBdr>
                                                                          <w:divsChild>
                                                                            <w:div w:id="596406101">
                                                                              <w:marLeft w:val="0"/>
                                                                              <w:marRight w:val="0"/>
                                                                              <w:marTop w:val="0"/>
                                                                              <w:marBottom w:val="0"/>
                                                                              <w:divBdr>
                                                                                <w:top w:val="none" w:sz="0" w:space="0" w:color="auto"/>
                                                                                <w:left w:val="none" w:sz="0" w:space="0" w:color="auto"/>
                                                                                <w:bottom w:val="none" w:sz="0" w:space="0" w:color="auto"/>
                                                                                <w:right w:val="none" w:sz="0" w:space="0" w:color="auto"/>
                                                                              </w:divBdr>
                                                                              <w:divsChild>
                                                                                <w:div w:id="272060624">
                                                                                  <w:marLeft w:val="0"/>
                                                                                  <w:marRight w:val="0"/>
                                                                                  <w:marTop w:val="0"/>
                                                                                  <w:marBottom w:val="0"/>
                                                                                  <w:divBdr>
                                                                                    <w:top w:val="none" w:sz="0" w:space="0" w:color="auto"/>
                                                                                    <w:left w:val="none" w:sz="0" w:space="0" w:color="auto"/>
                                                                                    <w:bottom w:val="none" w:sz="0" w:space="0" w:color="auto"/>
                                                                                    <w:right w:val="none" w:sz="0" w:space="0" w:color="auto"/>
                                                                                  </w:divBdr>
                                                                                </w:div>
                                                                                <w:div w:id="13243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76149">
                                                                      <w:marLeft w:val="-420"/>
                                                                      <w:marRight w:val="0"/>
                                                                      <w:marTop w:val="0"/>
                                                                      <w:marBottom w:val="0"/>
                                                                      <w:divBdr>
                                                                        <w:top w:val="none" w:sz="0" w:space="0" w:color="auto"/>
                                                                        <w:left w:val="none" w:sz="0" w:space="0" w:color="auto"/>
                                                                        <w:bottom w:val="none" w:sz="0" w:space="0" w:color="auto"/>
                                                                        <w:right w:val="none" w:sz="0" w:space="0" w:color="auto"/>
                                                                      </w:divBdr>
                                                                      <w:divsChild>
                                                                        <w:div w:id="668169636">
                                                                          <w:marLeft w:val="0"/>
                                                                          <w:marRight w:val="0"/>
                                                                          <w:marTop w:val="0"/>
                                                                          <w:marBottom w:val="0"/>
                                                                          <w:divBdr>
                                                                            <w:top w:val="none" w:sz="0" w:space="0" w:color="auto"/>
                                                                            <w:left w:val="none" w:sz="0" w:space="0" w:color="auto"/>
                                                                            <w:bottom w:val="none" w:sz="0" w:space="0" w:color="auto"/>
                                                                            <w:right w:val="none" w:sz="0" w:space="0" w:color="auto"/>
                                                                          </w:divBdr>
                                                                          <w:divsChild>
                                                                            <w:div w:id="2033801153">
                                                                              <w:marLeft w:val="0"/>
                                                                              <w:marRight w:val="0"/>
                                                                              <w:marTop w:val="0"/>
                                                                              <w:marBottom w:val="0"/>
                                                                              <w:divBdr>
                                                                                <w:top w:val="none" w:sz="0" w:space="0" w:color="auto"/>
                                                                                <w:left w:val="none" w:sz="0" w:space="0" w:color="auto"/>
                                                                                <w:bottom w:val="none" w:sz="0" w:space="0" w:color="auto"/>
                                                                                <w:right w:val="none" w:sz="0" w:space="0" w:color="auto"/>
                                                                              </w:divBdr>
                                                                              <w:divsChild>
                                                                                <w:div w:id="1735742387">
                                                                                  <w:marLeft w:val="0"/>
                                                                                  <w:marRight w:val="0"/>
                                                                                  <w:marTop w:val="0"/>
                                                                                  <w:marBottom w:val="0"/>
                                                                                  <w:divBdr>
                                                                                    <w:top w:val="none" w:sz="0" w:space="0" w:color="auto"/>
                                                                                    <w:left w:val="none" w:sz="0" w:space="0" w:color="auto"/>
                                                                                    <w:bottom w:val="none" w:sz="0" w:space="0" w:color="auto"/>
                                                                                    <w:right w:val="none" w:sz="0" w:space="0" w:color="auto"/>
                                                                                  </w:divBdr>
                                                                                </w:div>
                                                                                <w:div w:id="31742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654717">
                                                              <w:marLeft w:val="0"/>
                                                              <w:marRight w:val="0"/>
                                                              <w:marTop w:val="0"/>
                                                              <w:marBottom w:val="0"/>
                                                              <w:divBdr>
                                                                <w:top w:val="none" w:sz="0" w:space="0" w:color="auto"/>
                                                                <w:left w:val="none" w:sz="0" w:space="0" w:color="auto"/>
                                                                <w:bottom w:val="none" w:sz="0" w:space="0" w:color="auto"/>
                                                                <w:right w:val="none" w:sz="0" w:space="0" w:color="auto"/>
                                                              </w:divBdr>
                                                              <w:divsChild>
                                                                <w:div w:id="57094680">
                                                                  <w:marLeft w:val="0"/>
                                                                  <w:marRight w:val="0"/>
                                                                  <w:marTop w:val="0"/>
                                                                  <w:marBottom w:val="0"/>
                                                                  <w:divBdr>
                                                                    <w:top w:val="none" w:sz="0" w:space="0" w:color="auto"/>
                                                                    <w:left w:val="none" w:sz="0" w:space="0" w:color="auto"/>
                                                                    <w:bottom w:val="none" w:sz="0" w:space="0" w:color="auto"/>
                                                                    <w:right w:val="none" w:sz="0" w:space="0" w:color="auto"/>
                                                                  </w:divBdr>
                                                                  <w:divsChild>
                                                                    <w:div w:id="6427784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7371249">
                                                              <w:marLeft w:val="0"/>
                                                              <w:marRight w:val="0"/>
                                                              <w:marTop w:val="0"/>
                                                              <w:marBottom w:val="0"/>
                                                              <w:divBdr>
                                                                <w:top w:val="none" w:sz="0" w:space="0" w:color="auto"/>
                                                                <w:left w:val="none" w:sz="0" w:space="0" w:color="auto"/>
                                                                <w:bottom w:val="none" w:sz="0" w:space="0" w:color="auto"/>
                                                                <w:right w:val="none" w:sz="0" w:space="0" w:color="auto"/>
                                                              </w:divBdr>
                                                              <w:divsChild>
                                                                <w:div w:id="686979869">
                                                                  <w:marLeft w:val="0"/>
                                                                  <w:marRight w:val="0"/>
                                                                  <w:marTop w:val="0"/>
                                                                  <w:marBottom w:val="0"/>
                                                                  <w:divBdr>
                                                                    <w:top w:val="none" w:sz="0" w:space="0" w:color="auto"/>
                                                                    <w:left w:val="none" w:sz="0" w:space="0" w:color="auto"/>
                                                                    <w:bottom w:val="none" w:sz="0" w:space="0" w:color="auto"/>
                                                                    <w:right w:val="none" w:sz="0" w:space="0" w:color="auto"/>
                                                                  </w:divBdr>
                                                                  <w:divsChild>
                                                                    <w:div w:id="1904873700">
                                                                      <w:marLeft w:val="-420"/>
                                                                      <w:marRight w:val="0"/>
                                                                      <w:marTop w:val="0"/>
                                                                      <w:marBottom w:val="0"/>
                                                                      <w:divBdr>
                                                                        <w:top w:val="none" w:sz="0" w:space="0" w:color="auto"/>
                                                                        <w:left w:val="none" w:sz="0" w:space="0" w:color="auto"/>
                                                                        <w:bottom w:val="none" w:sz="0" w:space="0" w:color="auto"/>
                                                                        <w:right w:val="none" w:sz="0" w:space="0" w:color="auto"/>
                                                                      </w:divBdr>
                                                                      <w:divsChild>
                                                                        <w:div w:id="982319871">
                                                                          <w:marLeft w:val="0"/>
                                                                          <w:marRight w:val="0"/>
                                                                          <w:marTop w:val="0"/>
                                                                          <w:marBottom w:val="0"/>
                                                                          <w:divBdr>
                                                                            <w:top w:val="none" w:sz="0" w:space="0" w:color="auto"/>
                                                                            <w:left w:val="none" w:sz="0" w:space="0" w:color="auto"/>
                                                                            <w:bottom w:val="none" w:sz="0" w:space="0" w:color="auto"/>
                                                                            <w:right w:val="none" w:sz="0" w:space="0" w:color="auto"/>
                                                                          </w:divBdr>
                                                                          <w:divsChild>
                                                                            <w:div w:id="1123770213">
                                                                              <w:marLeft w:val="0"/>
                                                                              <w:marRight w:val="0"/>
                                                                              <w:marTop w:val="0"/>
                                                                              <w:marBottom w:val="0"/>
                                                                              <w:divBdr>
                                                                                <w:top w:val="none" w:sz="0" w:space="0" w:color="auto"/>
                                                                                <w:left w:val="none" w:sz="0" w:space="0" w:color="auto"/>
                                                                                <w:bottom w:val="none" w:sz="0" w:space="0" w:color="auto"/>
                                                                                <w:right w:val="none" w:sz="0" w:space="0" w:color="auto"/>
                                                                              </w:divBdr>
                                                                              <w:divsChild>
                                                                                <w:div w:id="367998188">
                                                                                  <w:marLeft w:val="0"/>
                                                                                  <w:marRight w:val="0"/>
                                                                                  <w:marTop w:val="0"/>
                                                                                  <w:marBottom w:val="0"/>
                                                                                  <w:divBdr>
                                                                                    <w:top w:val="none" w:sz="0" w:space="0" w:color="auto"/>
                                                                                    <w:left w:val="none" w:sz="0" w:space="0" w:color="auto"/>
                                                                                    <w:bottom w:val="none" w:sz="0" w:space="0" w:color="auto"/>
                                                                                    <w:right w:val="none" w:sz="0" w:space="0" w:color="auto"/>
                                                                                  </w:divBdr>
                                                                                </w:div>
                                                                                <w:div w:id="15051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97867">
                                                                      <w:marLeft w:val="-420"/>
                                                                      <w:marRight w:val="0"/>
                                                                      <w:marTop w:val="0"/>
                                                                      <w:marBottom w:val="0"/>
                                                                      <w:divBdr>
                                                                        <w:top w:val="none" w:sz="0" w:space="0" w:color="auto"/>
                                                                        <w:left w:val="none" w:sz="0" w:space="0" w:color="auto"/>
                                                                        <w:bottom w:val="none" w:sz="0" w:space="0" w:color="auto"/>
                                                                        <w:right w:val="none" w:sz="0" w:space="0" w:color="auto"/>
                                                                      </w:divBdr>
                                                                      <w:divsChild>
                                                                        <w:div w:id="1102918594">
                                                                          <w:marLeft w:val="0"/>
                                                                          <w:marRight w:val="0"/>
                                                                          <w:marTop w:val="0"/>
                                                                          <w:marBottom w:val="0"/>
                                                                          <w:divBdr>
                                                                            <w:top w:val="none" w:sz="0" w:space="0" w:color="auto"/>
                                                                            <w:left w:val="none" w:sz="0" w:space="0" w:color="auto"/>
                                                                            <w:bottom w:val="none" w:sz="0" w:space="0" w:color="auto"/>
                                                                            <w:right w:val="none" w:sz="0" w:space="0" w:color="auto"/>
                                                                          </w:divBdr>
                                                                          <w:divsChild>
                                                                            <w:div w:id="1925334086">
                                                                              <w:marLeft w:val="0"/>
                                                                              <w:marRight w:val="0"/>
                                                                              <w:marTop w:val="0"/>
                                                                              <w:marBottom w:val="0"/>
                                                                              <w:divBdr>
                                                                                <w:top w:val="none" w:sz="0" w:space="0" w:color="auto"/>
                                                                                <w:left w:val="none" w:sz="0" w:space="0" w:color="auto"/>
                                                                                <w:bottom w:val="none" w:sz="0" w:space="0" w:color="auto"/>
                                                                                <w:right w:val="none" w:sz="0" w:space="0" w:color="auto"/>
                                                                              </w:divBdr>
                                                                              <w:divsChild>
                                                                                <w:div w:id="641154100">
                                                                                  <w:marLeft w:val="0"/>
                                                                                  <w:marRight w:val="0"/>
                                                                                  <w:marTop w:val="0"/>
                                                                                  <w:marBottom w:val="0"/>
                                                                                  <w:divBdr>
                                                                                    <w:top w:val="none" w:sz="0" w:space="0" w:color="auto"/>
                                                                                    <w:left w:val="none" w:sz="0" w:space="0" w:color="auto"/>
                                                                                    <w:bottom w:val="none" w:sz="0" w:space="0" w:color="auto"/>
                                                                                    <w:right w:val="none" w:sz="0" w:space="0" w:color="auto"/>
                                                                                  </w:divBdr>
                                                                                </w:div>
                                                                                <w:div w:id="6959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820990">
                                                                      <w:marLeft w:val="-420"/>
                                                                      <w:marRight w:val="0"/>
                                                                      <w:marTop w:val="0"/>
                                                                      <w:marBottom w:val="0"/>
                                                                      <w:divBdr>
                                                                        <w:top w:val="none" w:sz="0" w:space="0" w:color="auto"/>
                                                                        <w:left w:val="none" w:sz="0" w:space="0" w:color="auto"/>
                                                                        <w:bottom w:val="none" w:sz="0" w:space="0" w:color="auto"/>
                                                                        <w:right w:val="none" w:sz="0" w:space="0" w:color="auto"/>
                                                                      </w:divBdr>
                                                                      <w:divsChild>
                                                                        <w:div w:id="1845169318">
                                                                          <w:marLeft w:val="0"/>
                                                                          <w:marRight w:val="0"/>
                                                                          <w:marTop w:val="0"/>
                                                                          <w:marBottom w:val="0"/>
                                                                          <w:divBdr>
                                                                            <w:top w:val="none" w:sz="0" w:space="0" w:color="auto"/>
                                                                            <w:left w:val="none" w:sz="0" w:space="0" w:color="auto"/>
                                                                            <w:bottom w:val="none" w:sz="0" w:space="0" w:color="auto"/>
                                                                            <w:right w:val="none" w:sz="0" w:space="0" w:color="auto"/>
                                                                          </w:divBdr>
                                                                          <w:divsChild>
                                                                            <w:div w:id="1804081447">
                                                                              <w:marLeft w:val="0"/>
                                                                              <w:marRight w:val="0"/>
                                                                              <w:marTop w:val="0"/>
                                                                              <w:marBottom w:val="0"/>
                                                                              <w:divBdr>
                                                                                <w:top w:val="none" w:sz="0" w:space="0" w:color="auto"/>
                                                                                <w:left w:val="none" w:sz="0" w:space="0" w:color="auto"/>
                                                                                <w:bottom w:val="none" w:sz="0" w:space="0" w:color="auto"/>
                                                                                <w:right w:val="none" w:sz="0" w:space="0" w:color="auto"/>
                                                                              </w:divBdr>
                                                                              <w:divsChild>
                                                                                <w:div w:id="1298801410">
                                                                                  <w:marLeft w:val="0"/>
                                                                                  <w:marRight w:val="0"/>
                                                                                  <w:marTop w:val="0"/>
                                                                                  <w:marBottom w:val="0"/>
                                                                                  <w:divBdr>
                                                                                    <w:top w:val="none" w:sz="0" w:space="0" w:color="auto"/>
                                                                                    <w:left w:val="none" w:sz="0" w:space="0" w:color="auto"/>
                                                                                    <w:bottom w:val="none" w:sz="0" w:space="0" w:color="auto"/>
                                                                                    <w:right w:val="none" w:sz="0" w:space="0" w:color="auto"/>
                                                                                  </w:divBdr>
                                                                                </w:div>
                                                                                <w:div w:id="6697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600947">
                                                              <w:marLeft w:val="0"/>
                                                              <w:marRight w:val="0"/>
                                                              <w:marTop w:val="0"/>
                                                              <w:marBottom w:val="0"/>
                                                              <w:divBdr>
                                                                <w:top w:val="none" w:sz="0" w:space="0" w:color="auto"/>
                                                                <w:left w:val="none" w:sz="0" w:space="0" w:color="auto"/>
                                                                <w:bottom w:val="none" w:sz="0" w:space="0" w:color="auto"/>
                                                                <w:right w:val="none" w:sz="0" w:space="0" w:color="auto"/>
                                                              </w:divBdr>
                                                              <w:divsChild>
                                                                <w:div w:id="1000694782">
                                                                  <w:marLeft w:val="0"/>
                                                                  <w:marRight w:val="0"/>
                                                                  <w:marTop w:val="0"/>
                                                                  <w:marBottom w:val="0"/>
                                                                  <w:divBdr>
                                                                    <w:top w:val="none" w:sz="0" w:space="0" w:color="auto"/>
                                                                    <w:left w:val="none" w:sz="0" w:space="0" w:color="auto"/>
                                                                    <w:bottom w:val="none" w:sz="0" w:space="0" w:color="auto"/>
                                                                    <w:right w:val="none" w:sz="0" w:space="0" w:color="auto"/>
                                                                  </w:divBdr>
                                                                  <w:divsChild>
                                                                    <w:div w:id="17480704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66958406">
                                                              <w:marLeft w:val="0"/>
                                                              <w:marRight w:val="0"/>
                                                              <w:marTop w:val="0"/>
                                                              <w:marBottom w:val="0"/>
                                                              <w:divBdr>
                                                                <w:top w:val="none" w:sz="0" w:space="0" w:color="auto"/>
                                                                <w:left w:val="none" w:sz="0" w:space="0" w:color="auto"/>
                                                                <w:bottom w:val="none" w:sz="0" w:space="0" w:color="auto"/>
                                                                <w:right w:val="none" w:sz="0" w:space="0" w:color="auto"/>
                                                              </w:divBdr>
                                                              <w:divsChild>
                                                                <w:div w:id="945308305">
                                                                  <w:marLeft w:val="0"/>
                                                                  <w:marRight w:val="0"/>
                                                                  <w:marTop w:val="0"/>
                                                                  <w:marBottom w:val="0"/>
                                                                  <w:divBdr>
                                                                    <w:top w:val="none" w:sz="0" w:space="0" w:color="auto"/>
                                                                    <w:left w:val="none" w:sz="0" w:space="0" w:color="auto"/>
                                                                    <w:bottom w:val="none" w:sz="0" w:space="0" w:color="auto"/>
                                                                    <w:right w:val="none" w:sz="0" w:space="0" w:color="auto"/>
                                                                  </w:divBdr>
                                                                  <w:divsChild>
                                                                    <w:div w:id="1249388059">
                                                                      <w:marLeft w:val="-420"/>
                                                                      <w:marRight w:val="0"/>
                                                                      <w:marTop w:val="0"/>
                                                                      <w:marBottom w:val="0"/>
                                                                      <w:divBdr>
                                                                        <w:top w:val="none" w:sz="0" w:space="0" w:color="auto"/>
                                                                        <w:left w:val="none" w:sz="0" w:space="0" w:color="auto"/>
                                                                        <w:bottom w:val="none" w:sz="0" w:space="0" w:color="auto"/>
                                                                        <w:right w:val="none" w:sz="0" w:space="0" w:color="auto"/>
                                                                      </w:divBdr>
                                                                      <w:divsChild>
                                                                        <w:div w:id="827943395">
                                                                          <w:marLeft w:val="0"/>
                                                                          <w:marRight w:val="0"/>
                                                                          <w:marTop w:val="0"/>
                                                                          <w:marBottom w:val="0"/>
                                                                          <w:divBdr>
                                                                            <w:top w:val="none" w:sz="0" w:space="0" w:color="auto"/>
                                                                            <w:left w:val="none" w:sz="0" w:space="0" w:color="auto"/>
                                                                            <w:bottom w:val="none" w:sz="0" w:space="0" w:color="auto"/>
                                                                            <w:right w:val="none" w:sz="0" w:space="0" w:color="auto"/>
                                                                          </w:divBdr>
                                                                          <w:divsChild>
                                                                            <w:div w:id="1243296703">
                                                                              <w:marLeft w:val="0"/>
                                                                              <w:marRight w:val="0"/>
                                                                              <w:marTop w:val="0"/>
                                                                              <w:marBottom w:val="0"/>
                                                                              <w:divBdr>
                                                                                <w:top w:val="none" w:sz="0" w:space="0" w:color="auto"/>
                                                                                <w:left w:val="none" w:sz="0" w:space="0" w:color="auto"/>
                                                                                <w:bottom w:val="none" w:sz="0" w:space="0" w:color="auto"/>
                                                                                <w:right w:val="none" w:sz="0" w:space="0" w:color="auto"/>
                                                                              </w:divBdr>
                                                                              <w:divsChild>
                                                                                <w:div w:id="801580294">
                                                                                  <w:marLeft w:val="0"/>
                                                                                  <w:marRight w:val="0"/>
                                                                                  <w:marTop w:val="0"/>
                                                                                  <w:marBottom w:val="0"/>
                                                                                  <w:divBdr>
                                                                                    <w:top w:val="none" w:sz="0" w:space="0" w:color="auto"/>
                                                                                    <w:left w:val="none" w:sz="0" w:space="0" w:color="auto"/>
                                                                                    <w:bottom w:val="none" w:sz="0" w:space="0" w:color="auto"/>
                                                                                    <w:right w:val="none" w:sz="0" w:space="0" w:color="auto"/>
                                                                                  </w:divBdr>
                                                                                </w:div>
                                                                                <w:div w:id="17034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065241">
                                                                      <w:marLeft w:val="-420"/>
                                                                      <w:marRight w:val="0"/>
                                                                      <w:marTop w:val="0"/>
                                                                      <w:marBottom w:val="0"/>
                                                                      <w:divBdr>
                                                                        <w:top w:val="none" w:sz="0" w:space="0" w:color="auto"/>
                                                                        <w:left w:val="none" w:sz="0" w:space="0" w:color="auto"/>
                                                                        <w:bottom w:val="none" w:sz="0" w:space="0" w:color="auto"/>
                                                                        <w:right w:val="none" w:sz="0" w:space="0" w:color="auto"/>
                                                                      </w:divBdr>
                                                                      <w:divsChild>
                                                                        <w:div w:id="1831216282">
                                                                          <w:marLeft w:val="0"/>
                                                                          <w:marRight w:val="0"/>
                                                                          <w:marTop w:val="0"/>
                                                                          <w:marBottom w:val="0"/>
                                                                          <w:divBdr>
                                                                            <w:top w:val="none" w:sz="0" w:space="0" w:color="auto"/>
                                                                            <w:left w:val="none" w:sz="0" w:space="0" w:color="auto"/>
                                                                            <w:bottom w:val="none" w:sz="0" w:space="0" w:color="auto"/>
                                                                            <w:right w:val="none" w:sz="0" w:space="0" w:color="auto"/>
                                                                          </w:divBdr>
                                                                          <w:divsChild>
                                                                            <w:div w:id="1089935238">
                                                                              <w:marLeft w:val="0"/>
                                                                              <w:marRight w:val="0"/>
                                                                              <w:marTop w:val="0"/>
                                                                              <w:marBottom w:val="0"/>
                                                                              <w:divBdr>
                                                                                <w:top w:val="none" w:sz="0" w:space="0" w:color="auto"/>
                                                                                <w:left w:val="none" w:sz="0" w:space="0" w:color="auto"/>
                                                                                <w:bottom w:val="none" w:sz="0" w:space="0" w:color="auto"/>
                                                                                <w:right w:val="none" w:sz="0" w:space="0" w:color="auto"/>
                                                                              </w:divBdr>
                                                                              <w:divsChild>
                                                                                <w:div w:id="1977027382">
                                                                                  <w:marLeft w:val="0"/>
                                                                                  <w:marRight w:val="0"/>
                                                                                  <w:marTop w:val="0"/>
                                                                                  <w:marBottom w:val="0"/>
                                                                                  <w:divBdr>
                                                                                    <w:top w:val="none" w:sz="0" w:space="0" w:color="auto"/>
                                                                                    <w:left w:val="none" w:sz="0" w:space="0" w:color="auto"/>
                                                                                    <w:bottom w:val="none" w:sz="0" w:space="0" w:color="auto"/>
                                                                                    <w:right w:val="none" w:sz="0" w:space="0" w:color="auto"/>
                                                                                  </w:divBdr>
                                                                                </w:div>
                                                                                <w:div w:id="5347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50007">
                                                                      <w:marLeft w:val="-420"/>
                                                                      <w:marRight w:val="0"/>
                                                                      <w:marTop w:val="0"/>
                                                                      <w:marBottom w:val="0"/>
                                                                      <w:divBdr>
                                                                        <w:top w:val="none" w:sz="0" w:space="0" w:color="auto"/>
                                                                        <w:left w:val="none" w:sz="0" w:space="0" w:color="auto"/>
                                                                        <w:bottom w:val="none" w:sz="0" w:space="0" w:color="auto"/>
                                                                        <w:right w:val="none" w:sz="0" w:space="0" w:color="auto"/>
                                                                      </w:divBdr>
                                                                      <w:divsChild>
                                                                        <w:div w:id="1261255186">
                                                                          <w:marLeft w:val="0"/>
                                                                          <w:marRight w:val="0"/>
                                                                          <w:marTop w:val="0"/>
                                                                          <w:marBottom w:val="0"/>
                                                                          <w:divBdr>
                                                                            <w:top w:val="none" w:sz="0" w:space="0" w:color="auto"/>
                                                                            <w:left w:val="none" w:sz="0" w:space="0" w:color="auto"/>
                                                                            <w:bottom w:val="none" w:sz="0" w:space="0" w:color="auto"/>
                                                                            <w:right w:val="none" w:sz="0" w:space="0" w:color="auto"/>
                                                                          </w:divBdr>
                                                                          <w:divsChild>
                                                                            <w:div w:id="1747458378">
                                                                              <w:marLeft w:val="0"/>
                                                                              <w:marRight w:val="0"/>
                                                                              <w:marTop w:val="0"/>
                                                                              <w:marBottom w:val="0"/>
                                                                              <w:divBdr>
                                                                                <w:top w:val="none" w:sz="0" w:space="0" w:color="auto"/>
                                                                                <w:left w:val="none" w:sz="0" w:space="0" w:color="auto"/>
                                                                                <w:bottom w:val="none" w:sz="0" w:space="0" w:color="auto"/>
                                                                                <w:right w:val="none" w:sz="0" w:space="0" w:color="auto"/>
                                                                              </w:divBdr>
                                                                              <w:divsChild>
                                                                                <w:div w:id="1827236267">
                                                                                  <w:marLeft w:val="0"/>
                                                                                  <w:marRight w:val="0"/>
                                                                                  <w:marTop w:val="0"/>
                                                                                  <w:marBottom w:val="0"/>
                                                                                  <w:divBdr>
                                                                                    <w:top w:val="none" w:sz="0" w:space="0" w:color="auto"/>
                                                                                    <w:left w:val="none" w:sz="0" w:space="0" w:color="auto"/>
                                                                                    <w:bottom w:val="none" w:sz="0" w:space="0" w:color="auto"/>
                                                                                    <w:right w:val="none" w:sz="0" w:space="0" w:color="auto"/>
                                                                                  </w:divBdr>
                                                                                </w:div>
                                                                                <w:div w:id="155373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22402">
                                                              <w:marLeft w:val="0"/>
                                                              <w:marRight w:val="0"/>
                                                              <w:marTop w:val="0"/>
                                                              <w:marBottom w:val="0"/>
                                                              <w:divBdr>
                                                                <w:top w:val="none" w:sz="0" w:space="0" w:color="auto"/>
                                                                <w:left w:val="none" w:sz="0" w:space="0" w:color="auto"/>
                                                                <w:bottom w:val="none" w:sz="0" w:space="0" w:color="auto"/>
                                                                <w:right w:val="none" w:sz="0" w:space="0" w:color="auto"/>
                                                              </w:divBdr>
                                                              <w:divsChild>
                                                                <w:div w:id="129447043">
                                                                  <w:marLeft w:val="0"/>
                                                                  <w:marRight w:val="0"/>
                                                                  <w:marTop w:val="0"/>
                                                                  <w:marBottom w:val="0"/>
                                                                  <w:divBdr>
                                                                    <w:top w:val="none" w:sz="0" w:space="0" w:color="auto"/>
                                                                    <w:left w:val="none" w:sz="0" w:space="0" w:color="auto"/>
                                                                    <w:bottom w:val="none" w:sz="0" w:space="0" w:color="auto"/>
                                                                    <w:right w:val="none" w:sz="0" w:space="0" w:color="auto"/>
                                                                  </w:divBdr>
                                                                  <w:divsChild>
                                                                    <w:div w:id="15641780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9359774">
                                                              <w:marLeft w:val="0"/>
                                                              <w:marRight w:val="0"/>
                                                              <w:marTop w:val="0"/>
                                                              <w:marBottom w:val="0"/>
                                                              <w:divBdr>
                                                                <w:top w:val="none" w:sz="0" w:space="0" w:color="auto"/>
                                                                <w:left w:val="none" w:sz="0" w:space="0" w:color="auto"/>
                                                                <w:bottom w:val="none" w:sz="0" w:space="0" w:color="auto"/>
                                                                <w:right w:val="none" w:sz="0" w:space="0" w:color="auto"/>
                                                              </w:divBdr>
                                                              <w:divsChild>
                                                                <w:div w:id="1473981380">
                                                                  <w:marLeft w:val="0"/>
                                                                  <w:marRight w:val="0"/>
                                                                  <w:marTop w:val="0"/>
                                                                  <w:marBottom w:val="0"/>
                                                                  <w:divBdr>
                                                                    <w:top w:val="none" w:sz="0" w:space="0" w:color="auto"/>
                                                                    <w:left w:val="none" w:sz="0" w:space="0" w:color="auto"/>
                                                                    <w:bottom w:val="none" w:sz="0" w:space="0" w:color="auto"/>
                                                                    <w:right w:val="none" w:sz="0" w:space="0" w:color="auto"/>
                                                                  </w:divBdr>
                                                                  <w:divsChild>
                                                                    <w:div w:id="90598860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203126868">
                                                  <w:marLeft w:val="0"/>
                                                  <w:marRight w:val="0"/>
                                                  <w:marTop w:val="0"/>
                                                  <w:marBottom w:val="0"/>
                                                  <w:divBdr>
                                                    <w:top w:val="none" w:sz="0" w:space="0" w:color="auto"/>
                                                    <w:left w:val="none" w:sz="0" w:space="0" w:color="auto"/>
                                                    <w:bottom w:val="none" w:sz="0" w:space="0" w:color="auto"/>
                                                    <w:right w:val="none" w:sz="0" w:space="0" w:color="auto"/>
                                                  </w:divBdr>
                                                  <w:divsChild>
                                                    <w:div w:id="278756112">
                                                      <w:marLeft w:val="0"/>
                                                      <w:marRight w:val="0"/>
                                                      <w:marTop w:val="0"/>
                                                      <w:marBottom w:val="0"/>
                                                      <w:divBdr>
                                                        <w:top w:val="none" w:sz="0" w:space="0" w:color="auto"/>
                                                        <w:left w:val="none" w:sz="0" w:space="0" w:color="auto"/>
                                                        <w:bottom w:val="none" w:sz="0" w:space="0" w:color="auto"/>
                                                        <w:right w:val="none" w:sz="0" w:space="0" w:color="auto"/>
                                                      </w:divBdr>
                                                      <w:divsChild>
                                                        <w:div w:id="993528563">
                                                          <w:marLeft w:val="0"/>
                                                          <w:marRight w:val="0"/>
                                                          <w:marTop w:val="0"/>
                                                          <w:marBottom w:val="0"/>
                                                          <w:divBdr>
                                                            <w:top w:val="none" w:sz="0" w:space="0" w:color="auto"/>
                                                            <w:left w:val="none" w:sz="0" w:space="0" w:color="auto"/>
                                                            <w:bottom w:val="none" w:sz="0" w:space="0" w:color="auto"/>
                                                            <w:right w:val="none" w:sz="0" w:space="0" w:color="auto"/>
                                                          </w:divBdr>
                                                          <w:divsChild>
                                                            <w:div w:id="1502503050">
                                                              <w:marLeft w:val="0"/>
                                                              <w:marRight w:val="0"/>
                                                              <w:marTop w:val="0"/>
                                                              <w:marBottom w:val="0"/>
                                                              <w:divBdr>
                                                                <w:top w:val="none" w:sz="0" w:space="0" w:color="auto"/>
                                                                <w:left w:val="none" w:sz="0" w:space="0" w:color="auto"/>
                                                                <w:bottom w:val="none" w:sz="0" w:space="0" w:color="auto"/>
                                                                <w:right w:val="none" w:sz="0" w:space="0" w:color="auto"/>
                                                              </w:divBdr>
                                                              <w:divsChild>
                                                                <w:div w:id="544145887">
                                                                  <w:marLeft w:val="0"/>
                                                                  <w:marRight w:val="0"/>
                                                                  <w:marTop w:val="0"/>
                                                                  <w:marBottom w:val="300"/>
                                                                  <w:divBdr>
                                                                    <w:top w:val="none" w:sz="0" w:space="0" w:color="auto"/>
                                                                    <w:left w:val="none" w:sz="0" w:space="0" w:color="auto"/>
                                                                    <w:bottom w:val="none" w:sz="0" w:space="0" w:color="auto"/>
                                                                    <w:right w:val="none" w:sz="0" w:space="0" w:color="auto"/>
                                                                  </w:divBdr>
                                                                  <w:divsChild>
                                                                    <w:div w:id="318270913">
                                                                      <w:marLeft w:val="0"/>
                                                                      <w:marRight w:val="0"/>
                                                                      <w:marTop w:val="0"/>
                                                                      <w:marBottom w:val="0"/>
                                                                      <w:divBdr>
                                                                        <w:top w:val="none" w:sz="0" w:space="0" w:color="auto"/>
                                                                        <w:left w:val="none" w:sz="0" w:space="0" w:color="auto"/>
                                                                        <w:bottom w:val="none" w:sz="0" w:space="0" w:color="auto"/>
                                                                        <w:right w:val="none" w:sz="0" w:space="0" w:color="auto"/>
                                                                      </w:divBdr>
                                                                      <w:divsChild>
                                                                        <w:div w:id="309528697">
                                                                          <w:marLeft w:val="0"/>
                                                                          <w:marRight w:val="0"/>
                                                                          <w:marTop w:val="0"/>
                                                                          <w:marBottom w:val="0"/>
                                                                          <w:divBdr>
                                                                            <w:top w:val="none" w:sz="0" w:space="0" w:color="auto"/>
                                                                            <w:left w:val="none" w:sz="0" w:space="0" w:color="auto"/>
                                                                            <w:bottom w:val="none" w:sz="0" w:space="0" w:color="auto"/>
                                                                            <w:right w:val="none" w:sz="0" w:space="0" w:color="auto"/>
                                                                          </w:divBdr>
                                                                          <w:divsChild>
                                                                            <w:div w:id="1104039428">
                                                                              <w:marLeft w:val="0"/>
                                                                              <w:marRight w:val="0"/>
                                                                              <w:marTop w:val="0"/>
                                                                              <w:marBottom w:val="0"/>
                                                                              <w:divBdr>
                                                                                <w:top w:val="none" w:sz="0" w:space="0" w:color="auto"/>
                                                                                <w:left w:val="none" w:sz="0" w:space="0" w:color="auto"/>
                                                                                <w:bottom w:val="none" w:sz="0" w:space="0" w:color="auto"/>
                                                                                <w:right w:val="none" w:sz="0" w:space="0" w:color="auto"/>
                                                                              </w:divBdr>
                                                                              <w:divsChild>
                                                                                <w:div w:id="1038167899">
                                                                                  <w:marLeft w:val="0"/>
                                                                                  <w:marRight w:val="0"/>
                                                                                  <w:marTop w:val="0"/>
                                                                                  <w:marBottom w:val="0"/>
                                                                                  <w:divBdr>
                                                                                    <w:top w:val="none" w:sz="0" w:space="0" w:color="auto"/>
                                                                                    <w:left w:val="none" w:sz="0" w:space="0" w:color="auto"/>
                                                                                    <w:bottom w:val="none" w:sz="0" w:space="0" w:color="auto"/>
                                                                                    <w:right w:val="none" w:sz="0" w:space="0" w:color="auto"/>
                                                                                  </w:divBdr>
                                                                                  <w:divsChild>
                                                                                    <w:div w:id="194541271">
                                                                                      <w:marLeft w:val="0"/>
                                                                                      <w:marRight w:val="0"/>
                                                                                      <w:marTop w:val="0"/>
                                                                                      <w:marBottom w:val="0"/>
                                                                                      <w:divBdr>
                                                                                        <w:top w:val="none" w:sz="0" w:space="0" w:color="auto"/>
                                                                                        <w:left w:val="none" w:sz="0" w:space="0" w:color="auto"/>
                                                                                        <w:bottom w:val="none" w:sz="0" w:space="0" w:color="auto"/>
                                                                                        <w:right w:val="none" w:sz="0" w:space="0" w:color="auto"/>
                                                                                      </w:divBdr>
                                                                                      <w:divsChild>
                                                                                        <w:div w:id="1707563036">
                                                                                          <w:marLeft w:val="0"/>
                                                                                          <w:marRight w:val="0"/>
                                                                                          <w:marTop w:val="0"/>
                                                                                          <w:marBottom w:val="0"/>
                                                                                          <w:divBdr>
                                                                                            <w:top w:val="none" w:sz="0" w:space="0" w:color="auto"/>
                                                                                            <w:left w:val="none" w:sz="0" w:space="0" w:color="auto"/>
                                                                                            <w:bottom w:val="none" w:sz="0" w:space="0" w:color="auto"/>
                                                                                            <w:right w:val="none" w:sz="0" w:space="0" w:color="auto"/>
                                                                                          </w:divBdr>
                                                                                          <w:divsChild>
                                                                                            <w:div w:id="1005398478">
                                                                                              <w:marLeft w:val="0"/>
                                                                                              <w:marRight w:val="0"/>
                                                                                              <w:marTop w:val="0"/>
                                                                                              <w:marBottom w:val="0"/>
                                                                                              <w:divBdr>
                                                                                                <w:top w:val="none" w:sz="0" w:space="0" w:color="auto"/>
                                                                                                <w:left w:val="none" w:sz="0" w:space="0" w:color="auto"/>
                                                                                                <w:bottom w:val="none" w:sz="0" w:space="0" w:color="auto"/>
                                                                                                <w:right w:val="none" w:sz="0" w:space="0" w:color="auto"/>
                                                                                              </w:divBdr>
                                                                                              <w:divsChild>
                                                                                                <w:div w:id="1554846370">
                                                                                                  <w:marLeft w:val="0"/>
                                                                                                  <w:marRight w:val="0"/>
                                                                                                  <w:marTop w:val="0"/>
                                                                                                  <w:marBottom w:val="0"/>
                                                                                                  <w:divBdr>
                                                                                                    <w:top w:val="none" w:sz="0" w:space="0" w:color="auto"/>
                                                                                                    <w:left w:val="none" w:sz="0" w:space="0" w:color="auto"/>
                                                                                                    <w:bottom w:val="none" w:sz="0" w:space="0" w:color="auto"/>
                                                                                                    <w:right w:val="none" w:sz="0" w:space="0" w:color="auto"/>
                                                                                                  </w:divBdr>
                                                                                                  <w:divsChild>
                                                                                                    <w:div w:id="954677203">
                                                                                                      <w:marLeft w:val="0"/>
                                                                                                      <w:marRight w:val="0"/>
                                                                                                      <w:marTop w:val="0"/>
                                                                                                      <w:marBottom w:val="60"/>
                                                                                                      <w:divBdr>
                                                                                                        <w:top w:val="none" w:sz="0" w:space="0" w:color="auto"/>
                                                                                                        <w:left w:val="none" w:sz="0" w:space="0" w:color="auto"/>
                                                                                                        <w:bottom w:val="none" w:sz="0" w:space="0" w:color="auto"/>
                                                                                                        <w:right w:val="none" w:sz="0" w:space="0" w:color="auto"/>
                                                                                                      </w:divBdr>
                                                                                                    </w:div>
                                                                                                    <w:div w:id="695233290">
                                                                                                      <w:marLeft w:val="0"/>
                                                                                                      <w:marRight w:val="0"/>
                                                                                                      <w:marTop w:val="0"/>
                                                                                                      <w:marBottom w:val="120"/>
                                                                                                      <w:divBdr>
                                                                                                        <w:top w:val="none" w:sz="0" w:space="0" w:color="auto"/>
                                                                                                        <w:left w:val="none" w:sz="0" w:space="0" w:color="auto"/>
                                                                                                        <w:bottom w:val="none" w:sz="0" w:space="0" w:color="auto"/>
                                                                                                        <w:right w:val="none" w:sz="0" w:space="0" w:color="auto"/>
                                                                                                      </w:divBdr>
                                                                                                    </w:div>
                                                                                                    <w:div w:id="89281114">
                                                                                                      <w:marLeft w:val="0"/>
                                                                                                      <w:marRight w:val="0"/>
                                                                                                      <w:marTop w:val="0"/>
                                                                                                      <w:marBottom w:val="0"/>
                                                                                                      <w:divBdr>
                                                                                                        <w:top w:val="none" w:sz="0" w:space="0" w:color="auto"/>
                                                                                                        <w:left w:val="none" w:sz="0" w:space="0" w:color="auto"/>
                                                                                                        <w:bottom w:val="none" w:sz="0" w:space="0" w:color="auto"/>
                                                                                                        <w:right w:val="none" w:sz="0" w:space="0" w:color="auto"/>
                                                                                                      </w:divBdr>
                                                                                                      <w:divsChild>
                                                                                                        <w:div w:id="1195921574">
                                                                                                          <w:marLeft w:val="0"/>
                                                                                                          <w:marRight w:val="0"/>
                                                                                                          <w:marTop w:val="0"/>
                                                                                                          <w:marBottom w:val="0"/>
                                                                                                          <w:divBdr>
                                                                                                            <w:top w:val="none" w:sz="0" w:space="0" w:color="auto"/>
                                                                                                            <w:left w:val="none" w:sz="0" w:space="0" w:color="auto"/>
                                                                                                            <w:bottom w:val="none" w:sz="0" w:space="0" w:color="auto"/>
                                                                                                            <w:right w:val="none" w:sz="0" w:space="0" w:color="auto"/>
                                                                                                          </w:divBdr>
                                                                                                          <w:divsChild>
                                                                                                            <w:div w:id="1295722504">
                                                                                                              <w:marLeft w:val="0"/>
                                                                                                              <w:marRight w:val="0"/>
                                                                                                              <w:marTop w:val="0"/>
                                                                                                              <w:marBottom w:val="0"/>
                                                                                                              <w:divBdr>
                                                                                                                <w:top w:val="none" w:sz="0" w:space="0" w:color="auto"/>
                                                                                                                <w:left w:val="none" w:sz="0" w:space="0" w:color="auto"/>
                                                                                                                <w:bottom w:val="none" w:sz="0" w:space="0" w:color="auto"/>
                                                                                                                <w:right w:val="none" w:sz="0" w:space="0" w:color="auto"/>
                                                                                                              </w:divBdr>
                                                                                                              <w:divsChild>
                                                                                                                <w:div w:id="1207990915">
                                                                                                                  <w:marLeft w:val="0"/>
                                                                                                                  <w:marRight w:val="0"/>
                                                                                                                  <w:marTop w:val="0"/>
                                                                                                                  <w:marBottom w:val="0"/>
                                                                                                                  <w:divBdr>
                                                                                                                    <w:top w:val="none" w:sz="0" w:space="0" w:color="auto"/>
                                                                                                                    <w:left w:val="none" w:sz="0" w:space="0" w:color="auto"/>
                                                                                                                    <w:bottom w:val="none" w:sz="0" w:space="0" w:color="auto"/>
                                                                                                                    <w:right w:val="none" w:sz="0" w:space="0" w:color="auto"/>
                                                                                                                  </w:divBdr>
                                                                                                                  <w:divsChild>
                                                                                                                    <w:div w:id="1952129465">
                                                                                                                      <w:marLeft w:val="0"/>
                                                                                                                      <w:marRight w:val="0"/>
                                                                                                                      <w:marTop w:val="0"/>
                                                                                                                      <w:marBottom w:val="0"/>
                                                                                                                      <w:divBdr>
                                                                                                                        <w:top w:val="none" w:sz="0" w:space="0" w:color="auto"/>
                                                                                                                        <w:left w:val="none" w:sz="0" w:space="0" w:color="auto"/>
                                                                                                                        <w:bottom w:val="none" w:sz="0" w:space="0" w:color="auto"/>
                                                                                                                        <w:right w:val="none" w:sz="0" w:space="0" w:color="auto"/>
                                                                                                                      </w:divBdr>
                                                                                                                      <w:divsChild>
                                                                                                                        <w:div w:id="35423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3830">
                                                                                                                  <w:marLeft w:val="90"/>
                                                                                                                  <w:marRight w:val="0"/>
                                                                                                                  <w:marTop w:val="0"/>
                                                                                                                  <w:marBottom w:val="0"/>
                                                                                                                  <w:divBdr>
                                                                                                                    <w:top w:val="none" w:sz="0" w:space="0" w:color="auto"/>
                                                                                                                    <w:left w:val="none" w:sz="0" w:space="0" w:color="auto"/>
                                                                                                                    <w:bottom w:val="none" w:sz="0" w:space="0" w:color="auto"/>
                                                                                                                    <w:right w:val="none" w:sz="0" w:space="0" w:color="auto"/>
                                                                                                                  </w:divBdr>
                                                                                                                  <w:divsChild>
                                                                                                                    <w:div w:id="5522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5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1856">
                                                                                          <w:marLeft w:val="0"/>
                                                                                          <w:marRight w:val="0"/>
                                                                                          <w:marTop w:val="0"/>
                                                                                          <w:marBottom w:val="0"/>
                                                                                          <w:divBdr>
                                                                                            <w:top w:val="none" w:sz="0" w:space="0" w:color="auto"/>
                                                                                            <w:left w:val="none" w:sz="0" w:space="0" w:color="auto"/>
                                                                                            <w:bottom w:val="none" w:sz="0" w:space="0" w:color="auto"/>
                                                                                            <w:right w:val="none" w:sz="0" w:space="0" w:color="auto"/>
                                                                                          </w:divBdr>
                                                                                          <w:divsChild>
                                                                                            <w:div w:id="1861240022">
                                                                                              <w:marLeft w:val="0"/>
                                                                                              <w:marRight w:val="0"/>
                                                                                              <w:marTop w:val="0"/>
                                                                                              <w:marBottom w:val="0"/>
                                                                                              <w:divBdr>
                                                                                                <w:top w:val="none" w:sz="0" w:space="0" w:color="auto"/>
                                                                                                <w:left w:val="none" w:sz="0" w:space="0" w:color="auto"/>
                                                                                                <w:bottom w:val="none" w:sz="0" w:space="0" w:color="auto"/>
                                                                                                <w:right w:val="none" w:sz="0" w:space="0" w:color="auto"/>
                                                                                              </w:divBdr>
                                                                                              <w:divsChild>
                                                                                                <w:div w:id="1523476846">
                                                                                                  <w:marLeft w:val="0"/>
                                                                                                  <w:marRight w:val="0"/>
                                                                                                  <w:marTop w:val="0"/>
                                                                                                  <w:marBottom w:val="0"/>
                                                                                                  <w:divBdr>
                                                                                                    <w:top w:val="none" w:sz="0" w:space="0" w:color="auto"/>
                                                                                                    <w:left w:val="none" w:sz="0" w:space="0" w:color="auto"/>
                                                                                                    <w:bottom w:val="none" w:sz="0" w:space="0" w:color="auto"/>
                                                                                                    <w:right w:val="none" w:sz="0" w:space="0" w:color="auto"/>
                                                                                                  </w:divBdr>
                                                                                                  <w:divsChild>
                                                                                                    <w:div w:id="1311402502">
                                                                                                      <w:marLeft w:val="0"/>
                                                                                                      <w:marRight w:val="0"/>
                                                                                                      <w:marTop w:val="0"/>
                                                                                                      <w:marBottom w:val="60"/>
                                                                                                      <w:divBdr>
                                                                                                        <w:top w:val="none" w:sz="0" w:space="0" w:color="auto"/>
                                                                                                        <w:left w:val="none" w:sz="0" w:space="0" w:color="auto"/>
                                                                                                        <w:bottom w:val="none" w:sz="0" w:space="0" w:color="auto"/>
                                                                                                        <w:right w:val="none" w:sz="0" w:space="0" w:color="auto"/>
                                                                                                      </w:divBdr>
                                                                                                    </w:div>
                                                                                                    <w:div w:id="297340961">
                                                                                                      <w:marLeft w:val="0"/>
                                                                                                      <w:marRight w:val="0"/>
                                                                                                      <w:marTop w:val="0"/>
                                                                                                      <w:marBottom w:val="120"/>
                                                                                                      <w:divBdr>
                                                                                                        <w:top w:val="none" w:sz="0" w:space="0" w:color="auto"/>
                                                                                                        <w:left w:val="none" w:sz="0" w:space="0" w:color="auto"/>
                                                                                                        <w:bottom w:val="none" w:sz="0" w:space="0" w:color="auto"/>
                                                                                                        <w:right w:val="none" w:sz="0" w:space="0" w:color="auto"/>
                                                                                                      </w:divBdr>
                                                                                                    </w:div>
                                                                                                    <w:div w:id="463351400">
                                                                                                      <w:marLeft w:val="0"/>
                                                                                                      <w:marRight w:val="0"/>
                                                                                                      <w:marTop w:val="0"/>
                                                                                                      <w:marBottom w:val="0"/>
                                                                                                      <w:divBdr>
                                                                                                        <w:top w:val="none" w:sz="0" w:space="0" w:color="auto"/>
                                                                                                        <w:left w:val="none" w:sz="0" w:space="0" w:color="auto"/>
                                                                                                        <w:bottom w:val="none" w:sz="0" w:space="0" w:color="auto"/>
                                                                                                        <w:right w:val="none" w:sz="0" w:space="0" w:color="auto"/>
                                                                                                      </w:divBdr>
                                                                                                      <w:divsChild>
                                                                                                        <w:div w:id="750734762">
                                                                                                          <w:marLeft w:val="0"/>
                                                                                                          <w:marRight w:val="0"/>
                                                                                                          <w:marTop w:val="0"/>
                                                                                                          <w:marBottom w:val="0"/>
                                                                                                          <w:divBdr>
                                                                                                            <w:top w:val="none" w:sz="0" w:space="0" w:color="auto"/>
                                                                                                            <w:left w:val="none" w:sz="0" w:space="0" w:color="auto"/>
                                                                                                            <w:bottom w:val="none" w:sz="0" w:space="0" w:color="auto"/>
                                                                                                            <w:right w:val="none" w:sz="0" w:space="0" w:color="auto"/>
                                                                                                          </w:divBdr>
                                                                                                          <w:divsChild>
                                                                                                            <w:div w:id="2027708657">
                                                                                                              <w:marLeft w:val="0"/>
                                                                                                              <w:marRight w:val="0"/>
                                                                                                              <w:marTop w:val="0"/>
                                                                                                              <w:marBottom w:val="0"/>
                                                                                                              <w:divBdr>
                                                                                                                <w:top w:val="none" w:sz="0" w:space="0" w:color="auto"/>
                                                                                                                <w:left w:val="none" w:sz="0" w:space="0" w:color="auto"/>
                                                                                                                <w:bottom w:val="none" w:sz="0" w:space="0" w:color="auto"/>
                                                                                                                <w:right w:val="none" w:sz="0" w:space="0" w:color="auto"/>
                                                                                                              </w:divBdr>
                                                                                                              <w:divsChild>
                                                                                                                <w:div w:id="2005474492">
                                                                                                                  <w:marLeft w:val="0"/>
                                                                                                                  <w:marRight w:val="0"/>
                                                                                                                  <w:marTop w:val="0"/>
                                                                                                                  <w:marBottom w:val="0"/>
                                                                                                                  <w:divBdr>
                                                                                                                    <w:top w:val="none" w:sz="0" w:space="0" w:color="auto"/>
                                                                                                                    <w:left w:val="none" w:sz="0" w:space="0" w:color="auto"/>
                                                                                                                    <w:bottom w:val="none" w:sz="0" w:space="0" w:color="auto"/>
                                                                                                                    <w:right w:val="none" w:sz="0" w:space="0" w:color="auto"/>
                                                                                                                  </w:divBdr>
                                                                                                                  <w:divsChild>
                                                                                                                    <w:div w:id="1190266984">
                                                                                                                      <w:marLeft w:val="0"/>
                                                                                                                      <w:marRight w:val="0"/>
                                                                                                                      <w:marTop w:val="0"/>
                                                                                                                      <w:marBottom w:val="0"/>
                                                                                                                      <w:divBdr>
                                                                                                                        <w:top w:val="none" w:sz="0" w:space="0" w:color="auto"/>
                                                                                                                        <w:left w:val="none" w:sz="0" w:space="0" w:color="auto"/>
                                                                                                                        <w:bottom w:val="none" w:sz="0" w:space="0" w:color="auto"/>
                                                                                                                        <w:right w:val="none" w:sz="0" w:space="0" w:color="auto"/>
                                                                                                                      </w:divBdr>
                                                                                                                      <w:divsChild>
                                                                                                                        <w:div w:id="14811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01223">
                                                                                                                  <w:marLeft w:val="90"/>
                                                                                                                  <w:marRight w:val="0"/>
                                                                                                                  <w:marTop w:val="0"/>
                                                                                                                  <w:marBottom w:val="0"/>
                                                                                                                  <w:divBdr>
                                                                                                                    <w:top w:val="none" w:sz="0" w:space="0" w:color="auto"/>
                                                                                                                    <w:left w:val="none" w:sz="0" w:space="0" w:color="auto"/>
                                                                                                                    <w:bottom w:val="none" w:sz="0" w:space="0" w:color="auto"/>
                                                                                                                    <w:right w:val="none" w:sz="0" w:space="0" w:color="auto"/>
                                                                                                                  </w:divBdr>
                                                                                                                  <w:divsChild>
                                                                                                                    <w:div w:id="18009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8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3379">
                                                                                          <w:marLeft w:val="0"/>
                                                                                          <w:marRight w:val="0"/>
                                                                                          <w:marTop w:val="0"/>
                                                                                          <w:marBottom w:val="0"/>
                                                                                          <w:divBdr>
                                                                                            <w:top w:val="none" w:sz="0" w:space="0" w:color="auto"/>
                                                                                            <w:left w:val="none" w:sz="0" w:space="0" w:color="auto"/>
                                                                                            <w:bottom w:val="none" w:sz="0" w:space="0" w:color="auto"/>
                                                                                            <w:right w:val="none" w:sz="0" w:space="0" w:color="auto"/>
                                                                                          </w:divBdr>
                                                                                          <w:divsChild>
                                                                                            <w:div w:id="1514803812">
                                                                                              <w:marLeft w:val="0"/>
                                                                                              <w:marRight w:val="0"/>
                                                                                              <w:marTop w:val="0"/>
                                                                                              <w:marBottom w:val="0"/>
                                                                                              <w:divBdr>
                                                                                                <w:top w:val="none" w:sz="0" w:space="0" w:color="auto"/>
                                                                                                <w:left w:val="none" w:sz="0" w:space="0" w:color="auto"/>
                                                                                                <w:bottom w:val="none" w:sz="0" w:space="0" w:color="auto"/>
                                                                                                <w:right w:val="none" w:sz="0" w:space="0" w:color="auto"/>
                                                                                              </w:divBdr>
                                                                                              <w:divsChild>
                                                                                                <w:div w:id="1085607907">
                                                                                                  <w:marLeft w:val="0"/>
                                                                                                  <w:marRight w:val="0"/>
                                                                                                  <w:marTop w:val="0"/>
                                                                                                  <w:marBottom w:val="0"/>
                                                                                                  <w:divBdr>
                                                                                                    <w:top w:val="none" w:sz="0" w:space="0" w:color="auto"/>
                                                                                                    <w:left w:val="none" w:sz="0" w:space="0" w:color="auto"/>
                                                                                                    <w:bottom w:val="none" w:sz="0" w:space="0" w:color="auto"/>
                                                                                                    <w:right w:val="none" w:sz="0" w:space="0" w:color="auto"/>
                                                                                                  </w:divBdr>
                                                                                                  <w:divsChild>
                                                                                                    <w:div w:id="1139302388">
                                                                                                      <w:marLeft w:val="0"/>
                                                                                                      <w:marRight w:val="0"/>
                                                                                                      <w:marTop w:val="0"/>
                                                                                                      <w:marBottom w:val="60"/>
                                                                                                      <w:divBdr>
                                                                                                        <w:top w:val="none" w:sz="0" w:space="0" w:color="auto"/>
                                                                                                        <w:left w:val="none" w:sz="0" w:space="0" w:color="auto"/>
                                                                                                        <w:bottom w:val="none" w:sz="0" w:space="0" w:color="auto"/>
                                                                                                        <w:right w:val="none" w:sz="0" w:space="0" w:color="auto"/>
                                                                                                      </w:divBdr>
                                                                                                    </w:div>
                                                                                                    <w:div w:id="1037781108">
                                                                                                      <w:marLeft w:val="0"/>
                                                                                                      <w:marRight w:val="0"/>
                                                                                                      <w:marTop w:val="0"/>
                                                                                                      <w:marBottom w:val="120"/>
                                                                                                      <w:divBdr>
                                                                                                        <w:top w:val="none" w:sz="0" w:space="0" w:color="auto"/>
                                                                                                        <w:left w:val="none" w:sz="0" w:space="0" w:color="auto"/>
                                                                                                        <w:bottom w:val="none" w:sz="0" w:space="0" w:color="auto"/>
                                                                                                        <w:right w:val="none" w:sz="0" w:space="0" w:color="auto"/>
                                                                                                      </w:divBdr>
                                                                                                    </w:div>
                                                                                                    <w:div w:id="476915283">
                                                                                                      <w:marLeft w:val="0"/>
                                                                                                      <w:marRight w:val="0"/>
                                                                                                      <w:marTop w:val="0"/>
                                                                                                      <w:marBottom w:val="0"/>
                                                                                                      <w:divBdr>
                                                                                                        <w:top w:val="none" w:sz="0" w:space="0" w:color="auto"/>
                                                                                                        <w:left w:val="none" w:sz="0" w:space="0" w:color="auto"/>
                                                                                                        <w:bottom w:val="none" w:sz="0" w:space="0" w:color="auto"/>
                                                                                                        <w:right w:val="none" w:sz="0" w:space="0" w:color="auto"/>
                                                                                                      </w:divBdr>
                                                                                                      <w:divsChild>
                                                                                                        <w:div w:id="1915236603">
                                                                                                          <w:marLeft w:val="0"/>
                                                                                                          <w:marRight w:val="0"/>
                                                                                                          <w:marTop w:val="0"/>
                                                                                                          <w:marBottom w:val="0"/>
                                                                                                          <w:divBdr>
                                                                                                            <w:top w:val="none" w:sz="0" w:space="0" w:color="auto"/>
                                                                                                            <w:left w:val="none" w:sz="0" w:space="0" w:color="auto"/>
                                                                                                            <w:bottom w:val="none" w:sz="0" w:space="0" w:color="auto"/>
                                                                                                            <w:right w:val="none" w:sz="0" w:space="0" w:color="auto"/>
                                                                                                          </w:divBdr>
                                                                                                          <w:divsChild>
                                                                                                            <w:div w:id="1877542822">
                                                                                                              <w:marLeft w:val="0"/>
                                                                                                              <w:marRight w:val="0"/>
                                                                                                              <w:marTop w:val="0"/>
                                                                                                              <w:marBottom w:val="0"/>
                                                                                                              <w:divBdr>
                                                                                                                <w:top w:val="none" w:sz="0" w:space="0" w:color="auto"/>
                                                                                                                <w:left w:val="none" w:sz="0" w:space="0" w:color="auto"/>
                                                                                                                <w:bottom w:val="none" w:sz="0" w:space="0" w:color="auto"/>
                                                                                                                <w:right w:val="none" w:sz="0" w:space="0" w:color="auto"/>
                                                                                                              </w:divBdr>
                                                                                                              <w:divsChild>
                                                                                                                <w:div w:id="1952125536">
                                                                                                                  <w:marLeft w:val="0"/>
                                                                                                                  <w:marRight w:val="0"/>
                                                                                                                  <w:marTop w:val="0"/>
                                                                                                                  <w:marBottom w:val="0"/>
                                                                                                                  <w:divBdr>
                                                                                                                    <w:top w:val="none" w:sz="0" w:space="0" w:color="auto"/>
                                                                                                                    <w:left w:val="none" w:sz="0" w:space="0" w:color="auto"/>
                                                                                                                    <w:bottom w:val="none" w:sz="0" w:space="0" w:color="auto"/>
                                                                                                                    <w:right w:val="none" w:sz="0" w:space="0" w:color="auto"/>
                                                                                                                  </w:divBdr>
                                                                                                                  <w:divsChild>
                                                                                                                    <w:div w:id="451050558">
                                                                                                                      <w:marLeft w:val="0"/>
                                                                                                                      <w:marRight w:val="0"/>
                                                                                                                      <w:marTop w:val="0"/>
                                                                                                                      <w:marBottom w:val="0"/>
                                                                                                                      <w:divBdr>
                                                                                                                        <w:top w:val="none" w:sz="0" w:space="0" w:color="auto"/>
                                                                                                                        <w:left w:val="none" w:sz="0" w:space="0" w:color="auto"/>
                                                                                                                        <w:bottom w:val="none" w:sz="0" w:space="0" w:color="auto"/>
                                                                                                                        <w:right w:val="none" w:sz="0" w:space="0" w:color="auto"/>
                                                                                                                      </w:divBdr>
                                                                                                                      <w:divsChild>
                                                                                                                        <w:div w:id="6314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2513">
                                                                                                                  <w:marLeft w:val="90"/>
                                                                                                                  <w:marRight w:val="0"/>
                                                                                                                  <w:marTop w:val="0"/>
                                                                                                                  <w:marBottom w:val="0"/>
                                                                                                                  <w:divBdr>
                                                                                                                    <w:top w:val="none" w:sz="0" w:space="0" w:color="auto"/>
                                                                                                                    <w:left w:val="none" w:sz="0" w:space="0" w:color="auto"/>
                                                                                                                    <w:bottom w:val="none" w:sz="0" w:space="0" w:color="auto"/>
                                                                                                                    <w:right w:val="none" w:sz="0" w:space="0" w:color="auto"/>
                                                                                                                  </w:divBdr>
                                                                                                                  <w:divsChild>
                                                                                                                    <w:div w:id="17387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21208">
                                                                                          <w:marLeft w:val="0"/>
                                                                                          <w:marRight w:val="0"/>
                                                                                          <w:marTop w:val="0"/>
                                                                                          <w:marBottom w:val="0"/>
                                                                                          <w:divBdr>
                                                                                            <w:top w:val="none" w:sz="0" w:space="0" w:color="auto"/>
                                                                                            <w:left w:val="none" w:sz="0" w:space="0" w:color="auto"/>
                                                                                            <w:bottom w:val="none" w:sz="0" w:space="0" w:color="auto"/>
                                                                                            <w:right w:val="none" w:sz="0" w:space="0" w:color="auto"/>
                                                                                          </w:divBdr>
                                                                                          <w:divsChild>
                                                                                            <w:div w:id="102525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4538275">
      <w:bodyDiv w:val="1"/>
      <w:marLeft w:val="0"/>
      <w:marRight w:val="0"/>
      <w:marTop w:val="0"/>
      <w:marBottom w:val="0"/>
      <w:divBdr>
        <w:top w:val="none" w:sz="0" w:space="0" w:color="auto"/>
        <w:left w:val="none" w:sz="0" w:space="0" w:color="auto"/>
        <w:bottom w:val="none" w:sz="0" w:space="0" w:color="auto"/>
        <w:right w:val="none" w:sz="0" w:space="0" w:color="auto"/>
      </w:divBdr>
    </w:div>
    <w:div w:id="1517571591">
      <w:bodyDiv w:val="1"/>
      <w:marLeft w:val="0"/>
      <w:marRight w:val="0"/>
      <w:marTop w:val="0"/>
      <w:marBottom w:val="0"/>
      <w:divBdr>
        <w:top w:val="none" w:sz="0" w:space="0" w:color="auto"/>
        <w:left w:val="none" w:sz="0" w:space="0" w:color="auto"/>
        <w:bottom w:val="none" w:sz="0" w:space="0" w:color="auto"/>
        <w:right w:val="none" w:sz="0" w:space="0" w:color="auto"/>
      </w:divBdr>
      <w:divsChild>
        <w:div w:id="242422348">
          <w:marLeft w:val="0"/>
          <w:marRight w:val="240"/>
          <w:marTop w:val="0"/>
          <w:marBottom w:val="0"/>
          <w:divBdr>
            <w:top w:val="none" w:sz="0" w:space="0" w:color="auto"/>
            <w:left w:val="none" w:sz="0" w:space="0" w:color="auto"/>
            <w:bottom w:val="none" w:sz="0" w:space="0" w:color="auto"/>
            <w:right w:val="none" w:sz="0" w:space="0" w:color="auto"/>
          </w:divBdr>
          <w:divsChild>
            <w:div w:id="99572119">
              <w:marLeft w:val="0"/>
              <w:marRight w:val="0"/>
              <w:marTop w:val="0"/>
              <w:marBottom w:val="0"/>
              <w:divBdr>
                <w:top w:val="none" w:sz="0" w:space="0" w:color="auto"/>
                <w:left w:val="none" w:sz="0" w:space="0" w:color="auto"/>
                <w:bottom w:val="none" w:sz="0" w:space="0" w:color="auto"/>
                <w:right w:val="none" w:sz="0" w:space="0" w:color="auto"/>
              </w:divBdr>
              <w:divsChild>
                <w:div w:id="12281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4412">
          <w:marLeft w:val="0"/>
          <w:marRight w:val="240"/>
          <w:marTop w:val="0"/>
          <w:marBottom w:val="0"/>
          <w:divBdr>
            <w:top w:val="none" w:sz="0" w:space="0" w:color="auto"/>
            <w:left w:val="none" w:sz="0" w:space="0" w:color="auto"/>
            <w:bottom w:val="none" w:sz="0" w:space="0" w:color="auto"/>
            <w:right w:val="none" w:sz="0" w:space="0" w:color="auto"/>
          </w:divBdr>
          <w:divsChild>
            <w:div w:id="56589384">
              <w:marLeft w:val="0"/>
              <w:marRight w:val="0"/>
              <w:marTop w:val="0"/>
              <w:marBottom w:val="0"/>
              <w:divBdr>
                <w:top w:val="none" w:sz="0" w:space="0" w:color="auto"/>
                <w:left w:val="none" w:sz="0" w:space="0" w:color="auto"/>
                <w:bottom w:val="none" w:sz="0" w:space="0" w:color="auto"/>
                <w:right w:val="none" w:sz="0" w:space="0" w:color="auto"/>
              </w:divBdr>
              <w:divsChild>
                <w:div w:id="186551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3536">
          <w:marLeft w:val="0"/>
          <w:marRight w:val="0"/>
          <w:marTop w:val="750"/>
          <w:marBottom w:val="0"/>
          <w:divBdr>
            <w:top w:val="none" w:sz="0" w:space="0" w:color="auto"/>
            <w:left w:val="none" w:sz="0" w:space="0" w:color="auto"/>
            <w:bottom w:val="none" w:sz="0" w:space="0" w:color="auto"/>
            <w:right w:val="none" w:sz="0" w:space="0" w:color="auto"/>
          </w:divBdr>
          <w:divsChild>
            <w:div w:id="516583721">
              <w:marLeft w:val="0"/>
              <w:marRight w:val="0"/>
              <w:marTop w:val="0"/>
              <w:marBottom w:val="0"/>
              <w:divBdr>
                <w:top w:val="none" w:sz="0" w:space="0" w:color="auto"/>
                <w:left w:val="none" w:sz="0" w:space="0" w:color="auto"/>
                <w:bottom w:val="none" w:sz="0" w:space="0" w:color="auto"/>
                <w:right w:val="none" w:sz="0" w:space="0" w:color="auto"/>
              </w:divBdr>
              <w:divsChild>
                <w:div w:id="93333557">
                  <w:marLeft w:val="0"/>
                  <w:marRight w:val="0"/>
                  <w:marTop w:val="0"/>
                  <w:marBottom w:val="0"/>
                  <w:divBdr>
                    <w:top w:val="none" w:sz="0" w:space="0" w:color="auto"/>
                    <w:left w:val="none" w:sz="0" w:space="0" w:color="auto"/>
                    <w:bottom w:val="none" w:sz="0" w:space="0" w:color="auto"/>
                    <w:right w:val="none" w:sz="0" w:space="0" w:color="auto"/>
                  </w:divBdr>
                  <w:divsChild>
                    <w:div w:id="195678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619187">
      <w:bodyDiv w:val="1"/>
      <w:marLeft w:val="0"/>
      <w:marRight w:val="0"/>
      <w:marTop w:val="0"/>
      <w:marBottom w:val="0"/>
      <w:divBdr>
        <w:top w:val="none" w:sz="0" w:space="0" w:color="auto"/>
        <w:left w:val="none" w:sz="0" w:space="0" w:color="auto"/>
        <w:bottom w:val="none" w:sz="0" w:space="0" w:color="auto"/>
        <w:right w:val="none" w:sz="0" w:space="0" w:color="auto"/>
      </w:divBdr>
      <w:divsChild>
        <w:div w:id="1568882911">
          <w:marLeft w:val="0"/>
          <w:marRight w:val="240"/>
          <w:marTop w:val="0"/>
          <w:marBottom w:val="0"/>
          <w:divBdr>
            <w:top w:val="none" w:sz="0" w:space="0" w:color="auto"/>
            <w:left w:val="none" w:sz="0" w:space="0" w:color="auto"/>
            <w:bottom w:val="none" w:sz="0" w:space="0" w:color="auto"/>
            <w:right w:val="none" w:sz="0" w:space="0" w:color="auto"/>
          </w:divBdr>
          <w:divsChild>
            <w:div w:id="900284913">
              <w:marLeft w:val="0"/>
              <w:marRight w:val="0"/>
              <w:marTop w:val="0"/>
              <w:marBottom w:val="0"/>
              <w:divBdr>
                <w:top w:val="none" w:sz="0" w:space="0" w:color="auto"/>
                <w:left w:val="none" w:sz="0" w:space="0" w:color="auto"/>
                <w:bottom w:val="none" w:sz="0" w:space="0" w:color="auto"/>
                <w:right w:val="none" w:sz="0" w:space="0" w:color="auto"/>
              </w:divBdr>
              <w:divsChild>
                <w:div w:id="15985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2700">
          <w:marLeft w:val="0"/>
          <w:marRight w:val="240"/>
          <w:marTop w:val="0"/>
          <w:marBottom w:val="0"/>
          <w:divBdr>
            <w:top w:val="none" w:sz="0" w:space="0" w:color="auto"/>
            <w:left w:val="none" w:sz="0" w:space="0" w:color="auto"/>
            <w:bottom w:val="none" w:sz="0" w:space="0" w:color="auto"/>
            <w:right w:val="none" w:sz="0" w:space="0" w:color="auto"/>
          </w:divBdr>
          <w:divsChild>
            <w:div w:id="23558585">
              <w:marLeft w:val="0"/>
              <w:marRight w:val="0"/>
              <w:marTop w:val="0"/>
              <w:marBottom w:val="0"/>
              <w:divBdr>
                <w:top w:val="none" w:sz="0" w:space="0" w:color="auto"/>
                <w:left w:val="none" w:sz="0" w:space="0" w:color="auto"/>
                <w:bottom w:val="none" w:sz="0" w:space="0" w:color="auto"/>
                <w:right w:val="none" w:sz="0" w:space="0" w:color="auto"/>
              </w:divBdr>
              <w:divsChild>
                <w:div w:id="10515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86459">
          <w:marLeft w:val="0"/>
          <w:marRight w:val="0"/>
          <w:marTop w:val="750"/>
          <w:marBottom w:val="0"/>
          <w:divBdr>
            <w:top w:val="none" w:sz="0" w:space="0" w:color="auto"/>
            <w:left w:val="none" w:sz="0" w:space="0" w:color="auto"/>
            <w:bottom w:val="none" w:sz="0" w:space="0" w:color="auto"/>
            <w:right w:val="none" w:sz="0" w:space="0" w:color="auto"/>
          </w:divBdr>
          <w:divsChild>
            <w:div w:id="2135250987">
              <w:marLeft w:val="0"/>
              <w:marRight w:val="0"/>
              <w:marTop w:val="0"/>
              <w:marBottom w:val="0"/>
              <w:divBdr>
                <w:top w:val="none" w:sz="0" w:space="0" w:color="auto"/>
                <w:left w:val="none" w:sz="0" w:space="0" w:color="auto"/>
                <w:bottom w:val="none" w:sz="0" w:space="0" w:color="auto"/>
                <w:right w:val="none" w:sz="0" w:space="0" w:color="auto"/>
              </w:divBdr>
              <w:divsChild>
                <w:div w:id="1692758978">
                  <w:marLeft w:val="0"/>
                  <w:marRight w:val="0"/>
                  <w:marTop w:val="0"/>
                  <w:marBottom w:val="0"/>
                  <w:divBdr>
                    <w:top w:val="none" w:sz="0" w:space="0" w:color="auto"/>
                    <w:left w:val="none" w:sz="0" w:space="0" w:color="auto"/>
                    <w:bottom w:val="none" w:sz="0" w:space="0" w:color="auto"/>
                    <w:right w:val="none" w:sz="0" w:space="0" w:color="auto"/>
                  </w:divBdr>
                  <w:divsChild>
                    <w:div w:id="9781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750619">
      <w:bodyDiv w:val="1"/>
      <w:marLeft w:val="0"/>
      <w:marRight w:val="0"/>
      <w:marTop w:val="0"/>
      <w:marBottom w:val="0"/>
      <w:divBdr>
        <w:top w:val="none" w:sz="0" w:space="0" w:color="auto"/>
        <w:left w:val="none" w:sz="0" w:space="0" w:color="auto"/>
        <w:bottom w:val="none" w:sz="0" w:space="0" w:color="auto"/>
        <w:right w:val="none" w:sz="0" w:space="0" w:color="auto"/>
      </w:divBdr>
      <w:divsChild>
        <w:div w:id="1627422644">
          <w:marLeft w:val="0"/>
          <w:marRight w:val="240"/>
          <w:marTop w:val="0"/>
          <w:marBottom w:val="0"/>
          <w:divBdr>
            <w:top w:val="none" w:sz="0" w:space="0" w:color="auto"/>
            <w:left w:val="none" w:sz="0" w:space="0" w:color="auto"/>
            <w:bottom w:val="none" w:sz="0" w:space="0" w:color="auto"/>
            <w:right w:val="none" w:sz="0" w:space="0" w:color="auto"/>
          </w:divBdr>
          <w:divsChild>
            <w:div w:id="776294161">
              <w:marLeft w:val="0"/>
              <w:marRight w:val="0"/>
              <w:marTop w:val="0"/>
              <w:marBottom w:val="0"/>
              <w:divBdr>
                <w:top w:val="none" w:sz="0" w:space="0" w:color="auto"/>
                <w:left w:val="none" w:sz="0" w:space="0" w:color="auto"/>
                <w:bottom w:val="none" w:sz="0" w:space="0" w:color="auto"/>
                <w:right w:val="none" w:sz="0" w:space="0" w:color="auto"/>
              </w:divBdr>
              <w:divsChild>
                <w:div w:id="18033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9612">
          <w:marLeft w:val="0"/>
          <w:marRight w:val="240"/>
          <w:marTop w:val="0"/>
          <w:marBottom w:val="0"/>
          <w:divBdr>
            <w:top w:val="none" w:sz="0" w:space="0" w:color="auto"/>
            <w:left w:val="none" w:sz="0" w:space="0" w:color="auto"/>
            <w:bottom w:val="none" w:sz="0" w:space="0" w:color="auto"/>
            <w:right w:val="none" w:sz="0" w:space="0" w:color="auto"/>
          </w:divBdr>
          <w:divsChild>
            <w:div w:id="658466286">
              <w:marLeft w:val="0"/>
              <w:marRight w:val="0"/>
              <w:marTop w:val="0"/>
              <w:marBottom w:val="0"/>
              <w:divBdr>
                <w:top w:val="none" w:sz="0" w:space="0" w:color="auto"/>
                <w:left w:val="none" w:sz="0" w:space="0" w:color="auto"/>
                <w:bottom w:val="none" w:sz="0" w:space="0" w:color="auto"/>
                <w:right w:val="none" w:sz="0" w:space="0" w:color="auto"/>
              </w:divBdr>
              <w:divsChild>
                <w:div w:id="13824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6193">
          <w:marLeft w:val="0"/>
          <w:marRight w:val="0"/>
          <w:marTop w:val="750"/>
          <w:marBottom w:val="0"/>
          <w:divBdr>
            <w:top w:val="none" w:sz="0" w:space="0" w:color="auto"/>
            <w:left w:val="none" w:sz="0" w:space="0" w:color="auto"/>
            <w:bottom w:val="none" w:sz="0" w:space="0" w:color="auto"/>
            <w:right w:val="none" w:sz="0" w:space="0" w:color="auto"/>
          </w:divBdr>
          <w:divsChild>
            <w:div w:id="464391155">
              <w:marLeft w:val="0"/>
              <w:marRight w:val="0"/>
              <w:marTop w:val="0"/>
              <w:marBottom w:val="0"/>
              <w:divBdr>
                <w:top w:val="none" w:sz="0" w:space="0" w:color="auto"/>
                <w:left w:val="none" w:sz="0" w:space="0" w:color="auto"/>
                <w:bottom w:val="none" w:sz="0" w:space="0" w:color="auto"/>
                <w:right w:val="none" w:sz="0" w:space="0" w:color="auto"/>
              </w:divBdr>
              <w:divsChild>
                <w:div w:id="635961441">
                  <w:marLeft w:val="0"/>
                  <w:marRight w:val="0"/>
                  <w:marTop w:val="0"/>
                  <w:marBottom w:val="0"/>
                  <w:divBdr>
                    <w:top w:val="none" w:sz="0" w:space="0" w:color="auto"/>
                    <w:left w:val="none" w:sz="0" w:space="0" w:color="auto"/>
                    <w:bottom w:val="none" w:sz="0" w:space="0" w:color="auto"/>
                    <w:right w:val="none" w:sz="0" w:space="0" w:color="auto"/>
                  </w:divBdr>
                  <w:divsChild>
                    <w:div w:id="12676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518370">
      <w:bodyDiv w:val="1"/>
      <w:marLeft w:val="0"/>
      <w:marRight w:val="0"/>
      <w:marTop w:val="0"/>
      <w:marBottom w:val="0"/>
      <w:divBdr>
        <w:top w:val="none" w:sz="0" w:space="0" w:color="auto"/>
        <w:left w:val="none" w:sz="0" w:space="0" w:color="auto"/>
        <w:bottom w:val="none" w:sz="0" w:space="0" w:color="auto"/>
        <w:right w:val="none" w:sz="0" w:space="0" w:color="auto"/>
      </w:divBdr>
      <w:divsChild>
        <w:div w:id="1782341328">
          <w:marLeft w:val="0"/>
          <w:marRight w:val="240"/>
          <w:marTop w:val="0"/>
          <w:marBottom w:val="0"/>
          <w:divBdr>
            <w:top w:val="none" w:sz="0" w:space="0" w:color="auto"/>
            <w:left w:val="none" w:sz="0" w:space="0" w:color="auto"/>
            <w:bottom w:val="none" w:sz="0" w:space="0" w:color="auto"/>
            <w:right w:val="none" w:sz="0" w:space="0" w:color="auto"/>
          </w:divBdr>
          <w:divsChild>
            <w:div w:id="1033075817">
              <w:marLeft w:val="0"/>
              <w:marRight w:val="0"/>
              <w:marTop w:val="0"/>
              <w:marBottom w:val="0"/>
              <w:divBdr>
                <w:top w:val="none" w:sz="0" w:space="0" w:color="auto"/>
                <w:left w:val="none" w:sz="0" w:space="0" w:color="auto"/>
                <w:bottom w:val="none" w:sz="0" w:space="0" w:color="auto"/>
                <w:right w:val="none" w:sz="0" w:space="0" w:color="auto"/>
              </w:divBdr>
              <w:divsChild>
                <w:div w:id="30601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4387">
          <w:marLeft w:val="0"/>
          <w:marRight w:val="240"/>
          <w:marTop w:val="0"/>
          <w:marBottom w:val="0"/>
          <w:divBdr>
            <w:top w:val="none" w:sz="0" w:space="0" w:color="auto"/>
            <w:left w:val="none" w:sz="0" w:space="0" w:color="auto"/>
            <w:bottom w:val="none" w:sz="0" w:space="0" w:color="auto"/>
            <w:right w:val="none" w:sz="0" w:space="0" w:color="auto"/>
          </w:divBdr>
          <w:divsChild>
            <w:div w:id="1913155759">
              <w:marLeft w:val="0"/>
              <w:marRight w:val="0"/>
              <w:marTop w:val="0"/>
              <w:marBottom w:val="0"/>
              <w:divBdr>
                <w:top w:val="none" w:sz="0" w:space="0" w:color="auto"/>
                <w:left w:val="none" w:sz="0" w:space="0" w:color="auto"/>
                <w:bottom w:val="none" w:sz="0" w:space="0" w:color="auto"/>
                <w:right w:val="none" w:sz="0" w:space="0" w:color="auto"/>
              </w:divBdr>
              <w:divsChild>
                <w:div w:id="170108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1728">
          <w:marLeft w:val="0"/>
          <w:marRight w:val="0"/>
          <w:marTop w:val="750"/>
          <w:marBottom w:val="0"/>
          <w:divBdr>
            <w:top w:val="none" w:sz="0" w:space="0" w:color="auto"/>
            <w:left w:val="none" w:sz="0" w:space="0" w:color="auto"/>
            <w:bottom w:val="none" w:sz="0" w:space="0" w:color="auto"/>
            <w:right w:val="none" w:sz="0" w:space="0" w:color="auto"/>
          </w:divBdr>
          <w:divsChild>
            <w:div w:id="1543663819">
              <w:marLeft w:val="0"/>
              <w:marRight w:val="0"/>
              <w:marTop w:val="0"/>
              <w:marBottom w:val="0"/>
              <w:divBdr>
                <w:top w:val="none" w:sz="0" w:space="0" w:color="auto"/>
                <w:left w:val="none" w:sz="0" w:space="0" w:color="auto"/>
                <w:bottom w:val="none" w:sz="0" w:space="0" w:color="auto"/>
                <w:right w:val="none" w:sz="0" w:space="0" w:color="auto"/>
              </w:divBdr>
              <w:divsChild>
                <w:div w:id="452097488">
                  <w:marLeft w:val="0"/>
                  <w:marRight w:val="0"/>
                  <w:marTop w:val="0"/>
                  <w:marBottom w:val="0"/>
                  <w:divBdr>
                    <w:top w:val="none" w:sz="0" w:space="0" w:color="auto"/>
                    <w:left w:val="none" w:sz="0" w:space="0" w:color="auto"/>
                    <w:bottom w:val="none" w:sz="0" w:space="0" w:color="auto"/>
                    <w:right w:val="none" w:sz="0" w:space="0" w:color="auto"/>
                  </w:divBdr>
                  <w:divsChild>
                    <w:div w:id="20255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870473">
      <w:bodyDiv w:val="1"/>
      <w:marLeft w:val="0"/>
      <w:marRight w:val="0"/>
      <w:marTop w:val="0"/>
      <w:marBottom w:val="0"/>
      <w:divBdr>
        <w:top w:val="none" w:sz="0" w:space="0" w:color="auto"/>
        <w:left w:val="none" w:sz="0" w:space="0" w:color="auto"/>
        <w:bottom w:val="none" w:sz="0" w:space="0" w:color="auto"/>
        <w:right w:val="none" w:sz="0" w:space="0" w:color="auto"/>
      </w:divBdr>
    </w:div>
    <w:div w:id="1531214288">
      <w:bodyDiv w:val="1"/>
      <w:marLeft w:val="0"/>
      <w:marRight w:val="0"/>
      <w:marTop w:val="0"/>
      <w:marBottom w:val="0"/>
      <w:divBdr>
        <w:top w:val="none" w:sz="0" w:space="0" w:color="auto"/>
        <w:left w:val="none" w:sz="0" w:space="0" w:color="auto"/>
        <w:bottom w:val="none" w:sz="0" w:space="0" w:color="auto"/>
        <w:right w:val="none" w:sz="0" w:space="0" w:color="auto"/>
      </w:divBdr>
    </w:div>
    <w:div w:id="1531992570">
      <w:bodyDiv w:val="1"/>
      <w:marLeft w:val="0"/>
      <w:marRight w:val="0"/>
      <w:marTop w:val="0"/>
      <w:marBottom w:val="0"/>
      <w:divBdr>
        <w:top w:val="none" w:sz="0" w:space="0" w:color="auto"/>
        <w:left w:val="none" w:sz="0" w:space="0" w:color="auto"/>
        <w:bottom w:val="none" w:sz="0" w:space="0" w:color="auto"/>
        <w:right w:val="none" w:sz="0" w:space="0" w:color="auto"/>
      </w:divBdr>
      <w:divsChild>
        <w:div w:id="1312446436">
          <w:marLeft w:val="0"/>
          <w:marRight w:val="240"/>
          <w:marTop w:val="0"/>
          <w:marBottom w:val="0"/>
          <w:divBdr>
            <w:top w:val="none" w:sz="0" w:space="0" w:color="auto"/>
            <w:left w:val="none" w:sz="0" w:space="0" w:color="auto"/>
            <w:bottom w:val="none" w:sz="0" w:space="0" w:color="auto"/>
            <w:right w:val="none" w:sz="0" w:space="0" w:color="auto"/>
          </w:divBdr>
          <w:divsChild>
            <w:div w:id="499546790">
              <w:marLeft w:val="0"/>
              <w:marRight w:val="0"/>
              <w:marTop w:val="0"/>
              <w:marBottom w:val="0"/>
              <w:divBdr>
                <w:top w:val="none" w:sz="0" w:space="0" w:color="auto"/>
                <w:left w:val="none" w:sz="0" w:space="0" w:color="auto"/>
                <w:bottom w:val="none" w:sz="0" w:space="0" w:color="auto"/>
                <w:right w:val="none" w:sz="0" w:space="0" w:color="auto"/>
              </w:divBdr>
              <w:divsChild>
                <w:div w:id="89019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52659">
          <w:marLeft w:val="0"/>
          <w:marRight w:val="240"/>
          <w:marTop w:val="0"/>
          <w:marBottom w:val="0"/>
          <w:divBdr>
            <w:top w:val="none" w:sz="0" w:space="0" w:color="auto"/>
            <w:left w:val="none" w:sz="0" w:space="0" w:color="auto"/>
            <w:bottom w:val="none" w:sz="0" w:space="0" w:color="auto"/>
            <w:right w:val="none" w:sz="0" w:space="0" w:color="auto"/>
          </w:divBdr>
          <w:divsChild>
            <w:div w:id="1275789494">
              <w:marLeft w:val="0"/>
              <w:marRight w:val="0"/>
              <w:marTop w:val="0"/>
              <w:marBottom w:val="0"/>
              <w:divBdr>
                <w:top w:val="none" w:sz="0" w:space="0" w:color="auto"/>
                <w:left w:val="none" w:sz="0" w:space="0" w:color="auto"/>
                <w:bottom w:val="none" w:sz="0" w:space="0" w:color="auto"/>
                <w:right w:val="none" w:sz="0" w:space="0" w:color="auto"/>
              </w:divBdr>
              <w:divsChild>
                <w:div w:id="18164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0806">
          <w:marLeft w:val="0"/>
          <w:marRight w:val="0"/>
          <w:marTop w:val="750"/>
          <w:marBottom w:val="0"/>
          <w:divBdr>
            <w:top w:val="none" w:sz="0" w:space="0" w:color="auto"/>
            <w:left w:val="none" w:sz="0" w:space="0" w:color="auto"/>
            <w:bottom w:val="none" w:sz="0" w:space="0" w:color="auto"/>
            <w:right w:val="none" w:sz="0" w:space="0" w:color="auto"/>
          </w:divBdr>
          <w:divsChild>
            <w:div w:id="873999987">
              <w:marLeft w:val="0"/>
              <w:marRight w:val="0"/>
              <w:marTop w:val="0"/>
              <w:marBottom w:val="0"/>
              <w:divBdr>
                <w:top w:val="none" w:sz="0" w:space="0" w:color="auto"/>
                <w:left w:val="none" w:sz="0" w:space="0" w:color="auto"/>
                <w:bottom w:val="none" w:sz="0" w:space="0" w:color="auto"/>
                <w:right w:val="none" w:sz="0" w:space="0" w:color="auto"/>
              </w:divBdr>
              <w:divsChild>
                <w:div w:id="502207761">
                  <w:marLeft w:val="0"/>
                  <w:marRight w:val="0"/>
                  <w:marTop w:val="0"/>
                  <w:marBottom w:val="0"/>
                  <w:divBdr>
                    <w:top w:val="none" w:sz="0" w:space="0" w:color="auto"/>
                    <w:left w:val="none" w:sz="0" w:space="0" w:color="auto"/>
                    <w:bottom w:val="none" w:sz="0" w:space="0" w:color="auto"/>
                    <w:right w:val="none" w:sz="0" w:space="0" w:color="auto"/>
                  </w:divBdr>
                  <w:divsChild>
                    <w:div w:id="14269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612041">
      <w:bodyDiv w:val="1"/>
      <w:marLeft w:val="0"/>
      <w:marRight w:val="0"/>
      <w:marTop w:val="0"/>
      <w:marBottom w:val="0"/>
      <w:divBdr>
        <w:top w:val="none" w:sz="0" w:space="0" w:color="auto"/>
        <w:left w:val="none" w:sz="0" w:space="0" w:color="auto"/>
        <w:bottom w:val="none" w:sz="0" w:space="0" w:color="auto"/>
        <w:right w:val="none" w:sz="0" w:space="0" w:color="auto"/>
      </w:divBdr>
    </w:div>
    <w:div w:id="1534659017">
      <w:bodyDiv w:val="1"/>
      <w:marLeft w:val="0"/>
      <w:marRight w:val="0"/>
      <w:marTop w:val="0"/>
      <w:marBottom w:val="0"/>
      <w:divBdr>
        <w:top w:val="none" w:sz="0" w:space="0" w:color="auto"/>
        <w:left w:val="none" w:sz="0" w:space="0" w:color="auto"/>
        <w:bottom w:val="none" w:sz="0" w:space="0" w:color="auto"/>
        <w:right w:val="none" w:sz="0" w:space="0" w:color="auto"/>
      </w:divBdr>
      <w:divsChild>
        <w:div w:id="1225487404">
          <w:marLeft w:val="240"/>
          <w:marRight w:val="0"/>
          <w:marTop w:val="240"/>
          <w:marBottom w:val="240"/>
          <w:divBdr>
            <w:top w:val="none" w:sz="0" w:space="0" w:color="auto"/>
            <w:left w:val="none" w:sz="0" w:space="0" w:color="auto"/>
            <w:bottom w:val="none" w:sz="0" w:space="0" w:color="auto"/>
            <w:right w:val="none" w:sz="0" w:space="0" w:color="auto"/>
          </w:divBdr>
        </w:div>
      </w:divsChild>
    </w:div>
    <w:div w:id="1535001963">
      <w:bodyDiv w:val="1"/>
      <w:marLeft w:val="0"/>
      <w:marRight w:val="0"/>
      <w:marTop w:val="0"/>
      <w:marBottom w:val="0"/>
      <w:divBdr>
        <w:top w:val="none" w:sz="0" w:space="0" w:color="auto"/>
        <w:left w:val="none" w:sz="0" w:space="0" w:color="auto"/>
        <w:bottom w:val="none" w:sz="0" w:space="0" w:color="auto"/>
        <w:right w:val="none" w:sz="0" w:space="0" w:color="auto"/>
      </w:divBdr>
      <w:divsChild>
        <w:div w:id="804277987">
          <w:marLeft w:val="0"/>
          <w:marRight w:val="240"/>
          <w:marTop w:val="0"/>
          <w:marBottom w:val="0"/>
          <w:divBdr>
            <w:top w:val="none" w:sz="0" w:space="0" w:color="auto"/>
            <w:left w:val="none" w:sz="0" w:space="0" w:color="auto"/>
            <w:bottom w:val="none" w:sz="0" w:space="0" w:color="auto"/>
            <w:right w:val="none" w:sz="0" w:space="0" w:color="auto"/>
          </w:divBdr>
          <w:divsChild>
            <w:div w:id="854927077">
              <w:marLeft w:val="0"/>
              <w:marRight w:val="0"/>
              <w:marTop w:val="0"/>
              <w:marBottom w:val="0"/>
              <w:divBdr>
                <w:top w:val="none" w:sz="0" w:space="0" w:color="auto"/>
                <w:left w:val="none" w:sz="0" w:space="0" w:color="auto"/>
                <w:bottom w:val="none" w:sz="0" w:space="0" w:color="auto"/>
                <w:right w:val="none" w:sz="0" w:space="0" w:color="auto"/>
              </w:divBdr>
              <w:divsChild>
                <w:div w:id="2225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6091">
          <w:marLeft w:val="0"/>
          <w:marRight w:val="240"/>
          <w:marTop w:val="0"/>
          <w:marBottom w:val="0"/>
          <w:divBdr>
            <w:top w:val="none" w:sz="0" w:space="0" w:color="auto"/>
            <w:left w:val="none" w:sz="0" w:space="0" w:color="auto"/>
            <w:bottom w:val="none" w:sz="0" w:space="0" w:color="auto"/>
            <w:right w:val="none" w:sz="0" w:space="0" w:color="auto"/>
          </w:divBdr>
          <w:divsChild>
            <w:div w:id="125128084">
              <w:marLeft w:val="0"/>
              <w:marRight w:val="0"/>
              <w:marTop w:val="0"/>
              <w:marBottom w:val="0"/>
              <w:divBdr>
                <w:top w:val="none" w:sz="0" w:space="0" w:color="auto"/>
                <w:left w:val="none" w:sz="0" w:space="0" w:color="auto"/>
                <w:bottom w:val="none" w:sz="0" w:space="0" w:color="auto"/>
                <w:right w:val="none" w:sz="0" w:space="0" w:color="auto"/>
              </w:divBdr>
              <w:divsChild>
                <w:div w:id="1713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11564">
          <w:marLeft w:val="0"/>
          <w:marRight w:val="0"/>
          <w:marTop w:val="750"/>
          <w:marBottom w:val="0"/>
          <w:divBdr>
            <w:top w:val="none" w:sz="0" w:space="0" w:color="auto"/>
            <w:left w:val="none" w:sz="0" w:space="0" w:color="auto"/>
            <w:bottom w:val="none" w:sz="0" w:space="0" w:color="auto"/>
            <w:right w:val="none" w:sz="0" w:space="0" w:color="auto"/>
          </w:divBdr>
          <w:divsChild>
            <w:div w:id="1916697717">
              <w:marLeft w:val="0"/>
              <w:marRight w:val="0"/>
              <w:marTop w:val="0"/>
              <w:marBottom w:val="0"/>
              <w:divBdr>
                <w:top w:val="none" w:sz="0" w:space="0" w:color="auto"/>
                <w:left w:val="none" w:sz="0" w:space="0" w:color="auto"/>
                <w:bottom w:val="none" w:sz="0" w:space="0" w:color="auto"/>
                <w:right w:val="none" w:sz="0" w:space="0" w:color="auto"/>
              </w:divBdr>
              <w:divsChild>
                <w:div w:id="1407459560">
                  <w:marLeft w:val="0"/>
                  <w:marRight w:val="0"/>
                  <w:marTop w:val="0"/>
                  <w:marBottom w:val="0"/>
                  <w:divBdr>
                    <w:top w:val="none" w:sz="0" w:space="0" w:color="auto"/>
                    <w:left w:val="none" w:sz="0" w:space="0" w:color="auto"/>
                    <w:bottom w:val="none" w:sz="0" w:space="0" w:color="auto"/>
                    <w:right w:val="none" w:sz="0" w:space="0" w:color="auto"/>
                  </w:divBdr>
                  <w:divsChild>
                    <w:div w:id="25166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884776">
      <w:bodyDiv w:val="1"/>
      <w:marLeft w:val="0"/>
      <w:marRight w:val="0"/>
      <w:marTop w:val="0"/>
      <w:marBottom w:val="0"/>
      <w:divBdr>
        <w:top w:val="none" w:sz="0" w:space="0" w:color="auto"/>
        <w:left w:val="none" w:sz="0" w:space="0" w:color="auto"/>
        <w:bottom w:val="none" w:sz="0" w:space="0" w:color="auto"/>
        <w:right w:val="none" w:sz="0" w:space="0" w:color="auto"/>
      </w:divBdr>
      <w:divsChild>
        <w:div w:id="545337513">
          <w:marLeft w:val="0"/>
          <w:marRight w:val="240"/>
          <w:marTop w:val="0"/>
          <w:marBottom w:val="0"/>
          <w:divBdr>
            <w:top w:val="none" w:sz="0" w:space="0" w:color="auto"/>
            <w:left w:val="none" w:sz="0" w:space="0" w:color="auto"/>
            <w:bottom w:val="none" w:sz="0" w:space="0" w:color="auto"/>
            <w:right w:val="none" w:sz="0" w:space="0" w:color="auto"/>
          </w:divBdr>
          <w:divsChild>
            <w:div w:id="989361985">
              <w:marLeft w:val="0"/>
              <w:marRight w:val="0"/>
              <w:marTop w:val="0"/>
              <w:marBottom w:val="0"/>
              <w:divBdr>
                <w:top w:val="none" w:sz="0" w:space="0" w:color="auto"/>
                <w:left w:val="none" w:sz="0" w:space="0" w:color="auto"/>
                <w:bottom w:val="none" w:sz="0" w:space="0" w:color="auto"/>
                <w:right w:val="none" w:sz="0" w:space="0" w:color="auto"/>
              </w:divBdr>
              <w:divsChild>
                <w:div w:id="8536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6406">
          <w:marLeft w:val="0"/>
          <w:marRight w:val="240"/>
          <w:marTop w:val="0"/>
          <w:marBottom w:val="0"/>
          <w:divBdr>
            <w:top w:val="none" w:sz="0" w:space="0" w:color="auto"/>
            <w:left w:val="none" w:sz="0" w:space="0" w:color="auto"/>
            <w:bottom w:val="none" w:sz="0" w:space="0" w:color="auto"/>
            <w:right w:val="none" w:sz="0" w:space="0" w:color="auto"/>
          </w:divBdr>
          <w:divsChild>
            <w:div w:id="1212301894">
              <w:marLeft w:val="0"/>
              <w:marRight w:val="0"/>
              <w:marTop w:val="0"/>
              <w:marBottom w:val="0"/>
              <w:divBdr>
                <w:top w:val="none" w:sz="0" w:space="0" w:color="auto"/>
                <w:left w:val="none" w:sz="0" w:space="0" w:color="auto"/>
                <w:bottom w:val="none" w:sz="0" w:space="0" w:color="auto"/>
                <w:right w:val="none" w:sz="0" w:space="0" w:color="auto"/>
              </w:divBdr>
              <w:divsChild>
                <w:div w:id="15321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616">
          <w:marLeft w:val="0"/>
          <w:marRight w:val="0"/>
          <w:marTop w:val="750"/>
          <w:marBottom w:val="0"/>
          <w:divBdr>
            <w:top w:val="none" w:sz="0" w:space="0" w:color="auto"/>
            <w:left w:val="none" w:sz="0" w:space="0" w:color="auto"/>
            <w:bottom w:val="none" w:sz="0" w:space="0" w:color="auto"/>
            <w:right w:val="none" w:sz="0" w:space="0" w:color="auto"/>
          </w:divBdr>
          <w:divsChild>
            <w:div w:id="1435202525">
              <w:marLeft w:val="0"/>
              <w:marRight w:val="0"/>
              <w:marTop w:val="0"/>
              <w:marBottom w:val="0"/>
              <w:divBdr>
                <w:top w:val="none" w:sz="0" w:space="0" w:color="auto"/>
                <w:left w:val="none" w:sz="0" w:space="0" w:color="auto"/>
                <w:bottom w:val="none" w:sz="0" w:space="0" w:color="auto"/>
                <w:right w:val="none" w:sz="0" w:space="0" w:color="auto"/>
              </w:divBdr>
              <w:divsChild>
                <w:div w:id="120076040">
                  <w:marLeft w:val="0"/>
                  <w:marRight w:val="0"/>
                  <w:marTop w:val="0"/>
                  <w:marBottom w:val="0"/>
                  <w:divBdr>
                    <w:top w:val="none" w:sz="0" w:space="0" w:color="auto"/>
                    <w:left w:val="none" w:sz="0" w:space="0" w:color="auto"/>
                    <w:bottom w:val="none" w:sz="0" w:space="0" w:color="auto"/>
                    <w:right w:val="none" w:sz="0" w:space="0" w:color="auto"/>
                  </w:divBdr>
                  <w:divsChild>
                    <w:div w:id="14218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119969">
      <w:bodyDiv w:val="1"/>
      <w:marLeft w:val="0"/>
      <w:marRight w:val="0"/>
      <w:marTop w:val="0"/>
      <w:marBottom w:val="0"/>
      <w:divBdr>
        <w:top w:val="none" w:sz="0" w:space="0" w:color="auto"/>
        <w:left w:val="none" w:sz="0" w:space="0" w:color="auto"/>
        <w:bottom w:val="none" w:sz="0" w:space="0" w:color="auto"/>
        <w:right w:val="none" w:sz="0" w:space="0" w:color="auto"/>
      </w:divBdr>
      <w:divsChild>
        <w:div w:id="1137339957">
          <w:marLeft w:val="0"/>
          <w:marRight w:val="240"/>
          <w:marTop w:val="0"/>
          <w:marBottom w:val="0"/>
          <w:divBdr>
            <w:top w:val="none" w:sz="0" w:space="0" w:color="auto"/>
            <w:left w:val="none" w:sz="0" w:space="0" w:color="auto"/>
            <w:bottom w:val="none" w:sz="0" w:space="0" w:color="auto"/>
            <w:right w:val="none" w:sz="0" w:space="0" w:color="auto"/>
          </w:divBdr>
          <w:divsChild>
            <w:div w:id="2090152778">
              <w:marLeft w:val="0"/>
              <w:marRight w:val="0"/>
              <w:marTop w:val="0"/>
              <w:marBottom w:val="0"/>
              <w:divBdr>
                <w:top w:val="none" w:sz="0" w:space="0" w:color="auto"/>
                <w:left w:val="none" w:sz="0" w:space="0" w:color="auto"/>
                <w:bottom w:val="none" w:sz="0" w:space="0" w:color="auto"/>
                <w:right w:val="none" w:sz="0" w:space="0" w:color="auto"/>
              </w:divBdr>
              <w:divsChild>
                <w:div w:id="10567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71528">
          <w:marLeft w:val="0"/>
          <w:marRight w:val="240"/>
          <w:marTop w:val="0"/>
          <w:marBottom w:val="0"/>
          <w:divBdr>
            <w:top w:val="none" w:sz="0" w:space="0" w:color="auto"/>
            <w:left w:val="none" w:sz="0" w:space="0" w:color="auto"/>
            <w:bottom w:val="none" w:sz="0" w:space="0" w:color="auto"/>
            <w:right w:val="none" w:sz="0" w:space="0" w:color="auto"/>
          </w:divBdr>
          <w:divsChild>
            <w:div w:id="777070262">
              <w:marLeft w:val="0"/>
              <w:marRight w:val="0"/>
              <w:marTop w:val="0"/>
              <w:marBottom w:val="0"/>
              <w:divBdr>
                <w:top w:val="none" w:sz="0" w:space="0" w:color="auto"/>
                <w:left w:val="none" w:sz="0" w:space="0" w:color="auto"/>
                <w:bottom w:val="none" w:sz="0" w:space="0" w:color="auto"/>
                <w:right w:val="none" w:sz="0" w:space="0" w:color="auto"/>
              </w:divBdr>
              <w:divsChild>
                <w:div w:id="42966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7120">
          <w:marLeft w:val="0"/>
          <w:marRight w:val="0"/>
          <w:marTop w:val="750"/>
          <w:marBottom w:val="0"/>
          <w:divBdr>
            <w:top w:val="none" w:sz="0" w:space="0" w:color="auto"/>
            <w:left w:val="none" w:sz="0" w:space="0" w:color="auto"/>
            <w:bottom w:val="none" w:sz="0" w:space="0" w:color="auto"/>
            <w:right w:val="none" w:sz="0" w:space="0" w:color="auto"/>
          </w:divBdr>
          <w:divsChild>
            <w:div w:id="1161390546">
              <w:marLeft w:val="0"/>
              <w:marRight w:val="0"/>
              <w:marTop w:val="0"/>
              <w:marBottom w:val="0"/>
              <w:divBdr>
                <w:top w:val="none" w:sz="0" w:space="0" w:color="auto"/>
                <w:left w:val="none" w:sz="0" w:space="0" w:color="auto"/>
                <w:bottom w:val="none" w:sz="0" w:space="0" w:color="auto"/>
                <w:right w:val="none" w:sz="0" w:space="0" w:color="auto"/>
              </w:divBdr>
              <w:divsChild>
                <w:div w:id="192767262">
                  <w:marLeft w:val="0"/>
                  <w:marRight w:val="0"/>
                  <w:marTop w:val="0"/>
                  <w:marBottom w:val="0"/>
                  <w:divBdr>
                    <w:top w:val="none" w:sz="0" w:space="0" w:color="auto"/>
                    <w:left w:val="none" w:sz="0" w:space="0" w:color="auto"/>
                    <w:bottom w:val="none" w:sz="0" w:space="0" w:color="auto"/>
                    <w:right w:val="none" w:sz="0" w:space="0" w:color="auto"/>
                  </w:divBdr>
                  <w:divsChild>
                    <w:div w:id="1743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631170">
      <w:bodyDiv w:val="1"/>
      <w:marLeft w:val="0"/>
      <w:marRight w:val="0"/>
      <w:marTop w:val="0"/>
      <w:marBottom w:val="0"/>
      <w:divBdr>
        <w:top w:val="none" w:sz="0" w:space="0" w:color="auto"/>
        <w:left w:val="none" w:sz="0" w:space="0" w:color="auto"/>
        <w:bottom w:val="none" w:sz="0" w:space="0" w:color="auto"/>
        <w:right w:val="none" w:sz="0" w:space="0" w:color="auto"/>
      </w:divBdr>
      <w:divsChild>
        <w:div w:id="1205630912">
          <w:marLeft w:val="0"/>
          <w:marRight w:val="0"/>
          <w:marTop w:val="0"/>
          <w:marBottom w:val="0"/>
          <w:divBdr>
            <w:top w:val="none" w:sz="0" w:space="0" w:color="auto"/>
            <w:left w:val="none" w:sz="0" w:space="0" w:color="auto"/>
            <w:bottom w:val="none" w:sz="0" w:space="0" w:color="auto"/>
            <w:right w:val="none" w:sz="0" w:space="0" w:color="auto"/>
          </w:divBdr>
          <w:divsChild>
            <w:div w:id="510027585">
              <w:marLeft w:val="0"/>
              <w:marRight w:val="0"/>
              <w:marTop w:val="0"/>
              <w:marBottom w:val="0"/>
              <w:divBdr>
                <w:top w:val="none" w:sz="0" w:space="0" w:color="auto"/>
                <w:left w:val="none" w:sz="0" w:space="0" w:color="auto"/>
                <w:bottom w:val="none" w:sz="0" w:space="0" w:color="auto"/>
                <w:right w:val="none" w:sz="0" w:space="0" w:color="auto"/>
              </w:divBdr>
              <w:divsChild>
                <w:div w:id="187048251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2988529">
          <w:marLeft w:val="0"/>
          <w:marRight w:val="0"/>
          <w:marTop w:val="0"/>
          <w:marBottom w:val="0"/>
          <w:divBdr>
            <w:top w:val="none" w:sz="0" w:space="0" w:color="auto"/>
            <w:left w:val="none" w:sz="0" w:space="0" w:color="auto"/>
            <w:bottom w:val="none" w:sz="0" w:space="0" w:color="auto"/>
            <w:right w:val="none" w:sz="0" w:space="0" w:color="auto"/>
          </w:divBdr>
          <w:divsChild>
            <w:div w:id="1294869716">
              <w:marLeft w:val="0"/>
              <w:marRight w:val="0"/>
              <w:marTop w:val="0"/>
              <w:marBottom w:val="0"/>
              <w:divBdr>
                <w:top w:val="none" w:sz="0" w:space="0" w:color="auto"/>
                <w:left w:val="none" w:sz="0" w:space="0" w:color="auto"/>
                <w:bottom w:val="none" w:sz="0" w:space="0" w:color="auto"/>
                <w:right w:val="none" w:sz="0" w:space="0" w:color="auto"/>
              </w:divBdr>
              <w:divsChild>
                <w:div w:id="253244041">
                  <w:marLeft w:val="0"/>
                  <w:marRight w:val="0"/>
                  <w:marTop w:val="0"/>
                  <w:marBottom w:val="0"/>
                  <w:divBdr>
                    <w:top w:val="none" w:sz="0" w:space="0" w:color="auto"/>
                    <w:left w:val="none" w:sz="0" w:space="0" w:color="auto"/>
                    <w:bottom w:val="none" w:sz="0" w:space="0" w:color="auto"/>
                    <w:right w:val="none" w:sz="0" w:space="0" w:color="auto"/>
                  </w:divBdr>
                  <w:divsChild>
                    <w:div w:id="1632398514">
                      <w:marLeft w:val="0"/>
                      <w:marRight w:val="0"/>
                      <w:marTop w:val="0"/>
                      <w:marBottom w:val="0"/>
                      <w:divBdr>
                        <w:top w:val="none" w:sz="0" w:space="0" w:color="auto"/>
                        <w:left w:val="none" w:sz="0" w:space="0" w:color="auto"/>
                        <w:bottom w:val="none" w:sz="0" w:space="0" w:color="auto"/>
                        <w:right w:val="none" w:sz="0" w:space="0" w:color="auto"/>
                      </w:divBdr>
                      <w:divsChild>
                        <w:div w:id="1832405803">
                          <w:marLeft w:val="0"/>
                          <w:marRight w:val="0"/>
                          <w:marTop w:val="0"/>
                          <w:marBottom w:val="0"/>
                          <w:divBdr>
                            <w:top w:val="none" w:sz="0" w:space="0" w:color="auto"/>
                            <w:left w:val="none" w:sz="0" w:space="0" w:color="auto"/>
                            <w:bottom w:val="none" w:sz="0" w:space="0" w:color="auto"/>
                            <w:right w:val="none" w:sz="0" w:space="0" w:color="auto"/>
                          </w:divBdr>
                          <w:divsChild>
                            <w:div w:id="891044498">
                              <w:marLeft w:val="0"/>
                              <w:marRight w:val="0"/>
                              <w:marTop w:val="0"/>
                              <w:marBottom w:val="0"/>
                              <w:divBdr>
                                <w:top w:val="none" w:sz="0" w:space="0" w:color="auto"/>
                                <w:left w:val="none" w:sz="0" w:space="0" w:color="auto"/>
                                <w:bottom w:val="none" w:sz="0" w:space="0" w:color="auto"/>
                                <w:right w:val="none" w:sz="0" w:space="0" w:color="auto"/>
                              </w:divBdr>
                              <w:divsChild>
                                <w:div w:id="920017851">
                                  <w:marLeft w:val="0"/>
                                  <w:marRight w:val="0"/>
                                  <w:marTop w:val="0"/>
                                  <w:marBottom w:val="0"/>
                                  <w:divBdr>
                                    <w:top w:val="none" w:sz="0" w:space="0" w:color="auto"/>
                                    <w:left w:val="none" w:sz="0" w:space="0" w:color="auto"/>
                                    <w:bottom w:val="none" w:sz="0" w:space="0" w:color="auto"/>
                                    <w:right w:val="none" w:sz="0" w:space="0" w:color="auto"/>
                                  </w:divBdr>
                                  <w:divsChild>
                                    <w:div w:id="221985727">
                                      <w:marLeft w:val="0"/>
                                      <w:marRight w:val="0"/>
                                      <w:marTop w:val="240"/>
                                      <w:marBottom w:val="240"/>
                                      <w:divBdr>
                                        <w:top w:val="none" w:sz="0" w:space="0" w:color="auto"/>
                                        <w:left w:val="none" w:sz="0" w:space="0" w:color="auto"/>
                                        <w:bottom w:val="none" w:sz="0" w:space="0" w:color="auto"/>
                                        <w:right w:val="none" w:sz="0" w:space="0" w:color="auto"/>
                                      </w:divBdr>
                                      <w:divsChild>
                                        <w:div w:id="77791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57345">
                                  <w:marLeft w:val="0"/>
                                  <w:marRight w:val="0"/>
                                  <w:marTop w:val="0"/>
                                  <w:marBottom w:val="0"/>
                                  <w:divBdr>
                                    <w:top w:val="none" w:sz="0" w:space="0" w:color="auto"/>
                                    <w:left w:val="none" w:sz="0" w:space="0" w:color="auto"/>
                                    <w:bottom w:val="none" w:sz="0" w:space="0" w:color="auto"/>
                                    <w:right w:val="none" w:sz="0" w:space="0" w:color="auto"/>
                                  </w:divBdr>
                                  <w:divsChild>
                                    <w:div w:id="844829169">
                                      <w:marLeft w:val="0"/>
                                      <w:marRight w:val="0"/>
                                      <w:marTop w:val="240"/>
                                      <w:marBottom w:val="240"/>
                                      <w:divBdr>
                                        <w:top w:val="none" w:sz="0" w:space="0" w:color="auto"/>
                                        <w:left w:val="none" w:sz="0" w:space="0" w:color="auto"/>
                                        <w:bottom w:val="none" w:sz="0" w:space="0" w:color="auto"/>
                                        <w:right w:val="none" w:sz="0" w:space="0" w:color="auto"/>
                                      </w:divBdr>
                                    </w:div>
                                  </w:divsChild>
                                </w:div>
                                <w:div w:id="1604649200">
                                  <w:marLeft w:val="0"/>
                                  <w:marRight w:val="0"/>
                                  <w:marTop w:val="0"/>
                                  <w:marBottom w:val="0"/>
                                  <w:divBdr>
                                    <w:top w:val="none" w:sz="0" w:space="0" w:color="auto"/>
                                    <w:left w:val="none" w:sz="0" w:space="0" w:color="auto"/>
                                    <w:bottom w:val="none" w:sz="0" w:space="0" w:color="auto"/>
                                    <w:right w:val="none" w:sz="0" w:space="0" w:color="auto"/>
                                  </w:divBdr>
                                  <w:divsChild>
                                    <w:div w:id="1519469452">
                                      <w:marLeft w:val="0"/>
                                      <w:marRight w:val="0"/>
                                      <w:marTop w:val="240"/>
                                      <w:marBottom w:val="240"/>
                                      <w:divBdr>
                                        <w:top w:val="none" w:sz="0" w:space="0" w:color="auto"/>
                                        <w:left w:val="none" w:sz="0" w:space="0" w:color="auto"/>
                                        <w:bottom w:val="none" w:sz="0" w:space="0" w:color="auto"/>
                                        <w:right w:val="none" w:sz="0" w:space="0" w:color="auto"/>
                                      </w:divBdr>
                                    </w:div>
                                  </w:divsChild>
                                </w:div>
                                <w:div w:id="1428306416">
                                  <w:marLeft w:val="0"/>
                                  <w:marRight w:val="0"/>
                                  <w:marTop w:val="0"/>
                                  <w:marBottom w:val="0"/>
                                  <w:divBdr>
                                    <w:top w:val="none" w:sz="0" w:space="0" w:color="auto"/>
                                    <w:left w:val="none" w:sz="0" w:space="0" w:color="auto"/>
                                    <w:bottom w:val="none" w:sz="0" w:space="0" w:color="auto"/>
                                    <w:right w:val="none" w:sz="0" w:space="0" w:color="auto"/>
                                  </w:divBdr>
                                  <w:divsChild>
                                    <w:div w:id="367728383">
                                      <w:marLeft w:val="0"/>
                                      <w:marRight w:val="0"/>
                                      <w:marTop w:val="240"/>
                                      <w:marBottom w:val="240"/>
                                      <w:divBdr>
                                        <w:top w:val="none" w:sz="0" w:space="0" w:color="auto"/>
                                        <w:left w:val="none" w:sz="0" w:space="0" w:color="auto"/>
                                        <w:bottom w:val="none" w:sz="0" w:space="0" w:color="auto"/>
                                        <w:right w:val="none" w:sz="0" w:space="0" w:color="auto"/>
                                      </w:divBdr>
                                    </w:div>
                                  </w:divsChild>
                                </w:div>
                                <w:div w:id="1377781210">
                                  <w:marLeft w:val="0"/>
                                  <w:marRight w:val="0"/>
                                  <w:marTop w:val="0"/>
                                  <w:marBottom w:val="0"/>
                                  <w:divBdr>
                                    <w:top w:val="none" w:sz="0" w:space="0" w:color="auto"/>
                                    <w:left w:val="none" w:sz="0" w:space="0" w:color="auto"/>
                                    <w:bottom w:val="none" w:sz="0" w:space="0" w:color="auto"/>
                                    <w:right w:val="none" w:sz="0" w:space="0" w:color="auto"/>
                                  </w:divBdr>
                                  <w:divsChild>
                                    <w:div w:id="1951472567">
                                      <w:marLeft w:val="0"/>
                                      <w:marRight w:val="0"/>
                                      <w:marTop w:val="240"/>
                                      <w:marBottom w:val="240"/>
                                      <w:divBdr>
                                        <w:top w:val="none" w:sz="0" w:space="0" w:color="auto"/>
                                        <w:left w:val="none" w:sz="0" w:space="0" w:color="auto"/>
                                        <w:bottom w:val="none" w:sz="0" w:space="0" w:color="auto"/>
                                        <w:right w:val="none" w:sz="0" w:space="0" w:color="auto"/>
                                      </w:divBdr>
                                    </w:div>
                                  </w:divsChild>
                                </w:div>
                                <w:div w:id="552545351">
                                  <w:marLeft w:val="0"/>
                                  <w:marRight w:val="0"/>
                                  <w:marTop w:val="0"/>
                                  <w:marBottom w:val="0"/>
                                  <w:divBdr>
                                    <w:top w:val="none" w:sz="0" w:space="0" w:color="auto"/>
                                    <w:left w:val="none" w:sz="0" w:space="0" w:color="auto"/>
                                    <w:bottom w:val="none" w:sz="0" w:space="0" w:color="auto"/>
                                    <w:right w:val="none" w:sz="0" w:space="0" w:color="auto"/>
                                  </w:divBdr>
                                  <w:divsChild>
                                    <w:div w:id="10282162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825552">
      <w:bodyDiv w:val="1"/>
      <w:marLeft w:val="0"/>
      <w:marRight w:val="0"/>
      <w:marTop w:val="0"/>
      <w:marBottom w:val="0"/>
      <w:divBdr>
        <w:top w:val="none" w:sz="0" w:space="0" w:color="auto"/>
        <w:left w:val="none" w:sz="0" w:space="0" w:color="auto"/>
        <w:bottom w:val="none" w:sz="0" w:space="0" w:color="auto"/>
        <w:right w:val="none" w:sz="0" w:space="0" w:color="auto"/>
      </w:divBdr>
      <w:divsChild>
        <w:div w:id="2131121490">
          <w:marLeft w:val="0"/>
          <w:marRight w:val="240"/>
          <w:marTop w:val="0"/>
          <w:marBottom w:val="0"/>
          <w:divBdr>
            <w:top w:val="none" w:sz="0" w:space="0" w:color="auto"/>
            <w:left w:val="none" w:sz="0" w:space="0" w:color="auto"/>
            <w:bottom w:val="none" w:sz="0" w:space="0" w:color="auto"/>
            <w:right w:val="none" w:sz="0" w:space="0" w:color="auto"/>
          </w:divBdr>
          <w:divsChild>
            <w:div w:id="293752924">
              <w:marLeft w:val="0"/>
              <w:marRight w:val="0"/>
              <w:marTop w:val="0"/>
              <w:marBottom w:val="0"/>
              <w:divBdr>
                <w:top w:val="none" w:sz="0" w:space="0" w:color="auto"/>
                <w:left w:val="none" w:sz="0" w:space="0" w:color="auto"/>
                <w:bottom w:val="none" w:sz="0" w:space="0" w:color="auto"/>
                <w:right w:val="none" w:sz="0" w:space="0" w:color="auto"/>
              </w:divBdr>
              <w:divsChild>
                <w:div w:id="19708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4086">
          <w:marLeft w:val="0"/>
          <w:marRight w:val="240"/>
          <w:marTop w:val="0"/>
          <w:marBottom w:val="0"/>
          <w:divBdr>
            <w:top w:val="none" w:sz="0" w:space="0" w:color="auto"/>
            <w:left w:val="none" w:sz="0" w:space="0" w:color="auto"/>
            <w:bottom w:val="none" w:sz="0" w:space="0" w:color="auto"/>
            <w:right w:val="none" w:sz="0" w:space="0" w:color="auto"/>
          </w:divBdr>
          <w:divsChild>
            <w:div w:id="523176626">
              <w:marLeft w:val="0"/>
              <w:marRight w:val="0"/>
              <w:marTop w:val="0"/>
              <w:marBottom w:val="0"/>
              <w:divBdr>
                <w:top w:val="none" w:sz="0" w:space="0" w:color="auto"/>
                <w:left w:val="none" w:sz="0" w:space="0" w:color="auto"/>
                <w:bottom w:val="none" w:sz="0" w:space="0" w:color="auto"/>
                <w:right w:val="none" w:sz="0" w:space="0" w:color="auto"/>
              </w:divBdr>
              <w:divsChild>
                <w:div w:id="156803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99176">
          <w:marLeft w:val="0"/>
          <w:marRight w:val="0"/>
          <w:marTop w:val="750"/>
          <w:marBottom w:val="0"/>
          <w:divBdr>
            <w:top w:val="none" w:sz="0" w:space="0" w:color="auto"/>
            <w:left w:val="none" w:sz="0" w:space="0" w:color="auto"/>
            <w:bottom w:val="none" w:sz="0" w:space="0" w:color="auto"/>
            <w:right w:val="none" w:sz="0" w:space="0" w:color="auto"/>
          </w:divBdr>
          <w:divsChild>
            <w:div w:id="876547237">
              <w:marLeft w:val="0"/>
              <w:marRight w:val="0"/>
              <w:marTop w:val="0"/>
              <w:marBottom w:val="0"/>
              <w:divBdr>
                <w:top w:val="none" w:sz="0" w:space="0" w:color="auto"/>
                <w:left w:val="none" w:sz="0" w:space="0" w:color="auto"/>
                <w:bottom w:val="none" w:sz="0" w:space="0" w:color="auto"/>
                <w:right w:val="none" w:sz="0" w:space="0" w:color="auto"/>
              </w:divBdr>
              <w:divsChild>
                <w:div w:id="556432527">
                  <w:marLeft w:val="0"/>
                  <w:marRight w:val="0"/>
                  <w:marTop w:val="0"/>
                  <w:marBottom w:val="0"/>
                  <w:divBdr>
                    <w:top w:val="none" w:sz="0" w:space="0" w:color="auto"/>
                    <w:left w:val="none" w:sz="0" w:space="0" w:color="auto"/>
                    <w:bottom w:val="none" w:sz="0" w:space="0" w:color="auto"/>
                    <w:right w:val="none" w:sz="0" w:space="0" w:color="auto"/>
                  </w:divBdr>
                  <w:divsChild>
                    <w:div w:id="12944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334100">
      <w:bodyDiv w:val="1"/>
      <w:marLeft w:val="0"/>
      <w:marRight w:val="0"/>
      <w:marTop w:val="0"/>
      <w:marBottom w:val="0"/>
      <w:divBdr>
        <w:top w:val="none" w:sz="0" w:space="0" w:color="auto"/>
        <w:left w:val="none" w:sz="0" w:space="0" w:color="auto"/>
        <w:bottom w:val="none" w:sz="0" w:space="0" w:color="auto"/>
        <w:right w:val="none" w:sz="0" w:space="0" w:color="auto"/>
      </w:divBdr>
    </w:div>
    <w:div w:id="1549796989">
      <w:bodyDiv w:val="1"/>
      <w:marLeft w:val="0"/>
      <w:marRight w:val="0"/>
      <w:marTop w:val="0"/>
      <w:marBottom w:val="0"/>
      <w:divBdr>
        <w:top w:val="none" w:sz="0" w:space="0" w:color="auto"/>
        <w:left w:val="none" w:sz="0" w:space="0" w:color="auto"/>
        <w:bottom w:val="none" w:sz="0" w:space="0" w:color="auto"/>
        <w:right w:val="none" w:sz="0" w:space="0" w:color="auto"/>
      </w:divBdr>
    </w:div>
    <w:div w:id="1555042666">
      <w:bodyDiv w:val="1"/>
      <w:marLeft w:val="0"/>
      <w:marRight w:val="0"/>
      <w:marTop w:val="0"/>
      <w:marBottom w:val="0"/>
      <w:divBdr>
        <w:top w:val="none" w:sz="0" w:space="0" w:color="auto"/>
        <w:left w:val="none" w:sz="0" w:space="0" w:color="auto"/>
        <w:bottom w:val="none" w:sz="0" w:space="0" w:color="auto"/>
        <w:right w:val="none" w:sz="0" w:space="0" w:color="auto"/>
      </w:divBdr>
      <w:divsChild>
        <w:div w:id="738328986">
          <w:marLeft w:val="0"/>
          <w:marRight w:val="240"/>
          <w:marTop w:val="0"/>
          <w:marBottom w:val="0"/>
          <w:divBdr>
            <w:top w:val="none" w:sz="0" w:space="0" w:color="auto"/>
            <w:left w:val="none" w:sz="0" w:space="0" w:color="auto"/>
            <w:bottom w:val="none" w:sz="0" w:space="0" w:color="auto"/>
            <w:right w:val="none" w:sz="0" w:space="0" w:color="auto"/>
          </w:divBdr>
          <w:divsChild>
            <w:div w:id="1171405402">
              <w:marLeft w:val="0"/>
              <w:marRight w:val="0"/>
              <w:marTop w:val="0"/>
              <w:marBottom w:val="0"/>
              <w:divBdr>
                <w:top w:val="none" w:sz="0" w:space="0" w:color="auto"/>
                <w:left w:val="none" w:sz="0" w:space="0" w:color="auto"/>
                <w:bottom w:val="none" w:sz="0" w:space="0" w:color="auto"/>
                <w:right w:val="none" w:sz="0" w:space="0" w:color="auto"/>
              </w:divBdr>
              <w:divsChild>
                <w:div w:id="73192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418">
          <w:marLeft w:val="0"/>
          <w:marRight w:val="240"/>
          <w:marTop w:val="0"/>
          <w:marBottom w:val="0"/>
          <w:divBdr>
            <w:top w:val="none" w:sz="0" w:space="0" w:color="auto"/>
            <w:left w:val="none" w:sz="0" w:space="0" w:color="auto"/>
            <w:bottom w:val="none" w:sz="0" w:space="0" w:color="auto"/>
            <w:right w:val="none" w:sz="0" w:space="0" w:color="auto"/>
          </w:divBdr>
          <w:divsChild>
            <w:div w:id="455102870">
              <w:marLeft w:val="0"/>
              <w:marRight w:val="0"/>
              <w:marTop w:val="0"/>
              <w:marBottom w:val="0"/>
              <w:divBdr>
                <w:top w:val="none" w:sz="0" w:space="0" w:color="auto"/>
                <w:left w:val="none" w:sz="0" w:space="0" w:color="auto"/>
                <w:bottom w:val="none" w:sz="0" w:space="0" w:color="auto"/>
                <w:right w:val="none" w:sz="0" w:space="0" w:color="auto"/>
              </w:divBdr>
              <w:divsChild>
                <w:div w:id="691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4587">
          <w:marLeft w:val="0"/>
          <w:marRight w:val="0"/>
          <w:marTop w:val="750"/>
          <w:marBottom w:val="0"/>
          <w:divBdr>
            <w:top w:val="none" w:sz="0" w:space="0" w:color="auto"/>
            <w:left w:val="none" w:sz="0" w:space="0" w:color="auto"/>
            <w:bottom w:val="none" w:sz="0" w:space="0" w:color="auto"/>
            <w:right w:val="none" w:sz="0" w:space="0" w:color="auto"/>
          </w:divBdr>
          <w:divsChild>
            <w:div w:id="933708868">
              <w:marLeft w:val="0"/>
              <w:marRight w:val="0"/>
              <w:marTop w:val="0"/>
              <w:marBottom w:val="0"/>
              <w:divBdr>
                <w:top w:val="none" w:sz="0" w:space="0" w:color="auto"/>
                <w:left w:val="none" w:sz="0" w:space="0" w:color="auto"/>
                <w:bottom w:val="none" w:sz="0" w:space="0" w:color="auto"/>
                <w:right w:val="none" w:sz="0" w:space="0" w:color="auto"/>
              </w:divBdr>
              <w:divsChild>
                <w:div w:id="1259558713">
                  <w:marLeft w:val="0"/>
                  <w:marRight w:val="0"/>
                  <w:marTop w:val="0"/>
                  <w:marBottom w:val="0"/>
                  <w:divBdr>
                    <w:top w:val="none" w:sz="0" w:space="0" w:color="auto"/>
                    <w:left w:val="none" w:sz="0" w:space="0" w:color="auto"/>
                    <w:bottom w:val="none" w:sz="0" w:space="0" w:color="auto"/>
                    <w:right w:val="none" w:sz="0" w:space="0" w:color="auto"/>
                  </w:divBdr>
                  <w:divsChild>
                    <w:div w:id="191191051">
                      <w:marLeft w:val="0"/>
                      <w:marRight w:val="0"/>
                      <w:marTop w:val="0"/>
                      <w:marBottom w:val="0"/>
                      <w:divBdr>
                        <w:top w:val="none" w:sz="0" w:space="0" w:color="auto"/>
                        <w:left w:val="none" w:sz="0" w:space="0" w:color="auto"/>
                        <w:bottom w:val="none" w:sz="0" w:space="0" w:color="auto"/>
                        <w:right w:val="none" w:sz="0" w:space="0" w:color="auto"/>
                      </w:divBdr>
                      <w:divsChild>
                        <w:div w:id="43723801">
                          <w:marLeft w:val="240"/>
                          <w:marRight w:val="0"/>
                          <w:marTop w:val="240"/>
                          <w:marBottom w:val="240"/>
                          <w:divBdr>
                            <w:top w:val="none" w:sz="0" w:space="0" w:color="auto"/>
                            <w:left w:val="none" w:sz="0" w:space="0" w:color="auto"/>
                            <w:bottom w:val="none" w:sz="0" w:space="0" w:color="auto"/>
                            <w:right w:val="none" w:sz="0" w:space="0" w:color="auto"/>
                          </w:divBdr>
                        </w:div>
                        <w:div w:id="128110673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55384034">
      <w:bodyDiv w:val="1"/>
      <w:marLeft w:val="0"/>
      <w:marRight w:val="0"/>
      <w:marTop w:val="0"/>
      <w:marBottom w:val="0"/>
      <w:divBdr>
        <w:top w:val="none" w:sz="0" w:space="0" w:color="auto"/>
        <w:left w:val="none" w:sz="0" w:space="0" w:color="auto"/>
        <w:bottom w:val="none" w:sz="0" w:space="0" w:color="auto"/>
        <w:right w:val="none" w:sz="0" w:space="0" w:color="auto"/>
      </w:divBdr>
    </w:div>
    <w:div w:id="1560284919">
      <w:bodyDiv w:val="1"/>
      <w:marLeft w:val="0"/>
      <w:marRight w:val="0"/>
      <w:marTop w:val="0"/>
      <w:marBottom w:val="0"/>
      <w:divBdr>
        <w:top w:val="none" w:sz="0" w:space="0" w:color="auto"/>
        <w:left w:val="none" w:sz="0" w:space="0" w:color="auto"/>
        <w:bottom w:val="none" w:sz="0" w:space="0" w:color="auto"/>
        <w:right w:val="none" w:sz="0" w:space="0" w:color="auto"/>
      </w:divBdr>
      <w:divsChild>
        <w:div w:id="1325473983">
          <w:marLeft w:val="0"/>
          <w:marRight w:val="240"/>
          <w:marTop w:val="0"/>
          <w:marBottom w:val="0"/>
          <w:divBdr>
            <w:top w:val="none" w:sz="0" w:space="0" w:color="auto"/>
            <w:left w:val="none" w:sz="0" w:space="0" w:color="auto"/>
            <w:bottom w:val="none" w:sz="0" w:space="0" w:color="auto"/>
            <w:right w:val="none" w:sz="0" w:space="0" w:color="auto"/>
          </w:divBdr>
          <w:divsChild>
            <w:div w:id="1592352053">
              <w:marLeft w:val="0"/>
              <w:marRight w:val="0"/>
              <w:marTop w:val="0"/>
              <w:marBottom w:val="0"/>
              <w:divBdr>
                <w:top w:val="none" w:sz="0" w:space="0" w:color="auto"/>
                <w:left w:val="none" w:sz="0" w:space="0" w:color="auto"/>
                <w:bottom w:val="none" w:sz="0" w:space="0" w:color="auto"/>
                <w:right w:val="none" w:sz="0" w:space="0" w:color="auto"/>
              </w:divBdr>
              <w:divsChild>
                <w:div w:id="16179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4823">
          <w:marLeft w:val="0"/>
          <w:marRight w:val="240"/>
          <w:marTop w:val="0"/>
          <w:marBottom w:val="0"/>
          <w:divBdr>
            <w:top w:val="none" w:sz="0" w:space="0" w:color="auto"/>
            <w:left w:val="none" w:sz="0" w:space="0" w:color="auto"/>
            <w:bottom w:val="none" w:sz="0" w:space="0" w:color="auto"/>
            <w:right w:val="none" w:sz="0" w:space="0" w:color="auto"/>
          </w:divBdr>
          <w:divsChild>
            <w:div w:id="94398517">
              <w:marLeft w:val="0"/>
              <w:marRight w:val="0"/>
              <w:marTop w:val="0"/>
              <w:marBottom w:val="0"/>
              <w:divBdr>
                <w:top w:val="none" w:sz="0" w:space="0" w:color="auto"/>
                <w:left w:val="none" w:sz="0" w:space="0" w:color="auto"/>
                <w:bottom w:val="none" w:sz="0" w:space="0" w:color="auto"/>
                <w:right w:val="none" w:sz="0" w:space="0" w:color="auto"/>
              </w:divBdr>
              <w:divsChild>
                <w:div w:id="12108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77994">
          <w:marLeft w:val="0"/>
          <w:marRight w:val="0"/>
          <w:marTop w:val="750"/>
          <w:marBottom w:val="0"/>
          <w:divBdr>
            <w:top w:val="none" w:sz="0" w:space="0" w:color="auto"/>
            <w:left w:val="none" w:sz="0" w:space="0" w:color="auto"/>
            <w:bottom w:val="none" w:sz="0" w:space="0" w:color="auto"/>
            <w:right w:val="none" w:sz="0" w:space="0" w:color="auto"/>
          </w:divBdr>
          <w:divsChild>
            <w:div w:id="736636549">
              <w:marLeft w:val="0"/>
              <w:marRight w:val="0"/>
              <w:marTop w:val="0"/>
              <w:marBottom w:val="0"/>
              <w:divBdr>
                <w:top w:val="none" w:sz="0" w:space="0" w:color="auto"/>
                <w:left w:val="none" w:sz="0" w:space="0" w:color="auto"/>
                <w:bottom w:val="none" w:sz="0" w:space="0" w:color="auto"/>
                <w:right w:val="none" w:sz="0" w:space="0" w:color="auto"/>
              </w:divBdr>
              <w:divsChild>
                <w:div w:id="350642561">
                  <w:marLeft w:val="0"/>
                  <w:marRight w:val="0"/>
                  <w:marTop w:val="0"/>
                  <w:marBottom w:val="0"/>
                  <w:divBdr>
                    <w:top w:val="none" w:sz="0" w:space="0" w:color="auto"/>
                    <w:left w:val="none" w:sz="0" w:space="0" w:color="auto"/>
                    <w:bottom w:val="none" w:sz="0" w:space="0" w:color="auto"/>
                    <w:right w:val="none" w:sz="0" w:space="0" w:color="auto"/>
                  </w:divBdr>
                  <w:divsChild>
                    <w:div w:id="1527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448664">
      <w:bodyDiv w:val="1"/>
      <w:marLeft w:val="0"/>
      <w:marRight w:val="0"/>
      <w:marTop w:val="0"/>
      <w:marBottom w:val="0"/>
      <w:divBdr>
        <w:top w:val="none" w:sz="0" w:space="0" w:color="auto"/>
        <w:left w:val="none" w:sz="0" w:space="0" w:color="auto"/>
        <w:bottom w:val="none" w:sz="0" w:space="0" w:color="auto"/>
        <w:right w:val="none" w:sz="0" w:space="0" w:color="auto"/>
      </w:divBdr>
    </w:div>
    <w:div w:id="1570579972">
      <w:bodyDiv w:val="1"/>
      <w:marLeft w:val="0"/>
      <w:marRight w:val="0"/>
      <w:marTop w:val="0"/>
      <w:marBottom w:val="0"/>
      <w:divBdr>
        <w:top w:val="none" w:sz="0" w:space="0" w:color="auto"/>
        <w:left w:val="none" w:sz="0" w:space="0" w:color="auto"/>
        <w:bottom w:val="none" w:sz="0" w:space="0" w:color="auto"/>
        <w:right w:val="none" w:sz="0" w:space="0" w:color="auto"/>
      </w:divBdr>
    </w:div>
    <w:div w:id="1574504577">
      <w:bodyDiv w:val="1"/>
      <w:marLeft w:val="0"/>
      <w:marRight w:val="0"/>
      <w:marTop w:val="0"/>
      <w:marBottom w:val="0"/>
      <w:divBdr>
        <w:top w:val="none" w:sz="0" w:space="0" w:color="auto"/>
        <w:left w:val="none" w:sz="0" w:space="0" w:color="auto"/>
        <w:bottom w:val="none" w:sz="0" w:space="0" w:color="auto"/>
        <w:right w:val="none" w:sz="0" w:space="0" w:color="auto"/>
      </w:divBdr>
      <w:divsChild>
        <w:div w:id="1993606925">
          <w:marLeft w:val="0"/>
          <w:marRight w:val="240"/>
          <w:marTop w:val="0"/>
          <w:marBottom w:val="0"/>
          <w:divBdr>
            <w:top w:val="none" w:sz="0" w:space="0" w:color="auto"/>
            <w:left w:val="none" w:sz="0" w:space="0" w:color="auto"/>
            <w:bottom w:val="none" w:sz="0" w:space="0" w:color="auto"/>
            <w:right w:val="none" w:sz="0" w:space="0" w:color="auto"/>
          </w:divBdr>
          <w:divsChild>
            <w:div w:id="1650472967">
              <w:marLeft w:val="0"/>
              <w:marRight w:val="0"/>
              <w:marTop w:val="0"/>
              <w:marBottom w:val="0"/>
              <w:divBdr>
                <w:top w:val="none" w:sz="0" w:space="0" w:color="auto"/>
                <w:left w:val="none" w:sz="0" w:space="0" w:color="auto"/>
                <w:bottom w:val="none" w:sz="0" w:space="0" w:color="auto"/>
                <w:right w:val="none" w:sz="0" w:space="0" w:color="auto"/>
              </w:divBdr>
              <w:divsChild>
                <w:div w:id="18394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91940">
          <w:marLeft w:val="0"/>
          <w:marRight w:val="240"/>
          <w:marTop w:val="0"/>
          <w:marBottom w:val="0"/>
          <w:divBdr>
            <w:top w:val="none" w:sz="0" w:space="0" w:color="auto"/>
            <w:left w:val="none" w:sz="0" w:space="0" w:color="auto"/>
            <w:bottom w:val="none" w:sz="0" w:space="0" w:color="auto"/>
            <w:right w:val="none" w:sz="0" w:space="0" w:color="auto"/>
          </w:divBdr>
          <w:divsChild>
            <w:div w:id="147016636">
              <w:marLeft w:val="0"/>
              <w:marRight w:val="0"/>
              <w:marTop w:val="0"/>
              <w:marBottom w:val="0"/>
              <w:divBdr>
                <w:top w:val="none" w:sz="0" w:space="0" w:color="auto"/>
                <w:left w:val="none" w:sz="0" w:space="0" w:color="auto"/>
                <w:bottom w:val="none" w:sz="0" w:space="0" w:color="auto"/>
                <w:right w:val="none" w:sz="0" w:space="0" w:color="auto"/>
              </w:divBdr>
              <w:divsChild>
                <w:div w:id="2307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7557">
          <w:marLeft w:val="0"/>
          <w:marRight w:val="0"/>
          <w:marTop w:val="750"/>
          <w:marBottom w:val="0"/>
          <w:divBdr>
            <w:top w:val="none" w:sz="0" w:space="0" w:color="auto"/>
            <w:left w:val="none" w:sz="0" w:space="0" w:color="auto"/>
            <w:bottom w:val="none" w:sz="0" w:space="0" w:color="auto"/>
            <w:right w:val="none" w:sz="0" w:space="0" w:color="auto"/>
          </w:divBdr>
          <w:divsChild>
            <w:div w:id="585768252">
              <w:marLeft w:val="0"/>
              <w:marRight w:val="0"/>
              <w:marTop w:val="0"/>
              <w:marBottom w:val="0"/>
              <w:divBdr>
                <w:top w:val="none" w:sz="0" w:space="0" w:color="auto"/>
                <w:left w:val="none" w:sz="0" w:space="0" w:color="auto"/>
                <w:bottom w:val="none" w:sz="0" w:space="0" w:color="auto"/>
                <w:right w:val="none" w:sz="0" w:space="0" w:color="auto"/>
              </w:divBdr>
              <w:divsChild>
                <w:div w:id="700012908">
                  <w:marLeft w:val="0"/>
                  <w:marRight w:val="0"/>
                  <w:marTop w:val="0"/>
                  <w:marBottom w:val="0"/>
                  <w:divBdr>
                    <w:top w:val="none" w:sz="0" w:space="0" w:color="auto"/>
                    <w:left w:val="none" w:sz="0" w:space="0" w:color="auto"/>
                    <w:bottom w:val="none" w:sz="0" w:space="0" w:color="auto"/>
                    <w:right w:val="none" w:sz="0" w:space="0" w:color="auto"/>
                  </w:divBdr>
                  <w:divsChild>
                    <w:div w:id="439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549546">
      <w:bodyDiv w:val="1"/>
      <w:marLeft w:val="0"/>
      <w:marRight w:val="0"/>
      <w:marTop w:val="0"/>
      <w:marBottom w:val="0"/>
      <w:divBdr>
        <w:top w:val="none" w:sz="0" w:space="0" w:color="auto"/>
        <w:left w:val="none" w:sz="0" w:space="0" w:color="auto"/>
        <w:bottom w:val="none" w:sz="0" w:space="0" w:color="auto"/>
        <w:right w:val="none" w:sz="0" w:space="0" w:color="auto"/>
      </w:divBdr>
    </w:div>
    <w:div w:id="1578712953">
      <w:bodyDiv w:val="1"/>
      <w:marLeft w:val="0"/>
      <w:marRight w:val="0"/>
      <w:marTop w:val="0"/>
      <w:marBottom w:val="0"/>
      <w:divBdr>
        <w:top w:val="none" w:sz="0" w:space="0" w:color="auto"/>
        <w:left w:val="none" w:sz="0" w:space="0" w:color="auto"/>
        <w:bottom w:val="none" w:sz="0" w:space="0" w:color="auto"/>
        <w:right w:val="none" w:sz="0" w:space="0" w:color="auto"/>
      </w:divBdr>
      <w:divsChild>
        <w:div w:id="1830636695">
          <w:marLeft w:val="240"/>
          <w:marRight w:val="0"/>
          <w:marTop w:val="240"/>
          <w:marBottom w:val="240"/>
          <w:divBdr>
            <w:top w:val="none" w:sz="0" w:space="0" w:color="auto"/>
            <w:left w:val="none" w:sz="0" w:space="0" w:color="auto"/>
            <w:bottom w:val="none" w:sz="0" w:space="0" w:color="auto"/>
            <w:right w:val="none" w:sz="0" w:space="0" w:color="auto"/>
          </w:divBdr>
        </w:div>
      </w:divsChild>
    </w:div>
    <w:div w:id="1580825531">
      <w:bodyDiv w:val="1"/>
      <w:marLeft w:val="0"/>
      <w:marRight w:val="0"/>
      <w:marTop w:val="0"/>
      <w:marBottom w:val="0"/>
      <w:divBdr>
        <w:top w:val="none" w:sz="0" w:space="0" w:color="auto"/>
        <w:left w:val="none" w:sz="0" w:space="0" w:color="auto"/>
        <w:bottom w:val="none" w:sz="0" w:space="0" w:color="auto"/>
        <w:right w:val="none" w:sz="0" w:space="0" w:color="auto"/>
      </w:divBdr>
      <w:divsChild>
        <w:div w:id="779110692">
          <w:marLeft w:val="0"/>
          <w:marRight w:val="240"/>
          <w:marTop w:val="0"/>
          <w:marBottom w:val="0"/>
          <w:divBdr>
            <w:top w:val="none" w:sz="0" w:space="0" w:color="auto"/>
            <w:left w:val="none" w:sz="0" w:space="0" w:color="auto"/>
            <w:bottom w:val="none" w:sz="0" w:space="0" w:color="auto"/>
            <w:right w:val="none" w:sz="0" w:space="0" w:color="auto"/>
          </w:divBdr>
          <w:divsChild>
            <w:div w:id="261694311">
              <w:marLeft w:val="0"/>
              <w:marRight w:val="0"/>
              <w:marTop w:val="0"/>
              <w:marBottom w:val="0"/>
              <w:divBdr>
                <w:top w:val="none" w:sz="0" w:space="0" w:color="auto"/>
                <w:left w:val="none" w:sz="0" w:space="0" w:color="auto"/>
                <w:bottom w:val="none" w:sz="0" w:space="0" w:color="auto"/>
                <w:right w:val="none" w:sz="0" w:space="0" w:color="auto"/>
              </w:divBdr>
              <w:divsChild>
                <w:div w:id="17932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6793">
          <w:marLeft w:val="0"/>
          <w:marRight w:val="240"/>
          <w:marTop w:val="0"/>
          <w:marBottom w:val="0"/>
          <w:divBdr>
            <w:top w:val="none" w:sz="0" w:space="0" w:color="auto"/>
            <w:left w:val="none" w:sz="0" w:space="0" w:color="auto"/>
            <w:bottom w:val="none" w:sz="0" w:space="0" w:color="auto"/>
            <w:right w:val="none" w:sz="0" w:space="0" w:color="auto"/>
          </w:divBdr>
          <w:divsChild>
            <w:div w:id="5131928">
              <w:marLeft w:val="0"/>
              <w:marRight w:val="0"/>
              <w:marTop w:val="0"/>
              <w:marBottom w:val="0"/>
              <w:divBdr>
                <w:top w:val="none" w:sz="0" w:space="0" w:color="auto"/>
                <w:left w:val="none" w:sz="0" w:space="0" w:color="auto"/>
                <w:bottom w:val="none" w:sz="0" w:space="0" w:color="auto"/>
                <w:right w:val="none" w:sz="0" w:space="0" w:color="auto"/>
              </w:divBdr>
              <w:divsChild>
                <w:div w:id="20914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18480">
          <w:marLeft w:val="0"/>
          <w:marRight w:val="0"/>
          <w:marTop w:val="750"/>
          <w:marBottom w:val="0"/>
          <w:divBdr>
            <w:top w:val="none" w:sz="0" w:space="0" w:color="auto"/>
            <w:left w:val="none" w:sz="0" w:space="0" w:color="auto"/>
            <w:bottom w:val="none" w:sz="0" w:space="0" w:color="auto"/>
            <w:right w:val="none" w:sz="0" w:space="0" w:color="auto"/>
          </w:divBdr>
          <w:divsChild>
            <w:div w:id="734933271">
              <w:marLeft w:val="0"/>
              <w:marRight w:val="0"/>
              <w:marTop w:val="0"/>
              <w:marBottom w:val="0"/>
              <w:divBdr>
                <w:top w:val="none" w:sz="0" w:space="0" w:color="auto"/>
                <w:left w:val="none" w:sz="0" w:space="0" w:color="auto"/>
                <w:bottom w:val="none" w:sz="0" w:space="0" w:color="auto"/>
                <w:right w:val="none" w:sz="0" w:space="0" w:color="auto"/>
              </w:divBdr>
              <w:divsChild>
                <w:div w:id="397048288">
                  <w:marLeft w:val="0"/>
                  <w:marRight w:val="0"/>
                  <w:marTop w:val="0"/>
                  <w:marBottom w:val="0"/>
                  <w:divBdr>
                    <w:top w:val="none" w:sz="0" w:space="0" w:color="auto"/>
                    <w:left w:val="none" w:sz="0" w:space="0" w:color="auto"/>
                    <w:bottom w:val="none" w:sz="0" w:space="0" w:color="auto"/>
                    <w:right w:val="none" w:sz="0" w:space="0" w:color="auto"/>
                  </w:divBdr>
                  <w:divsChild>
                    <w:div w:id="10063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794074">
      <w:bodyDiv w:val="1"/>
      <w:marLeft w:val="0"/>
      <w:marRight w:val="0"/>
      <w:marTop w:val="0"/>
      <w:marBottom w:val="0"/>
      <w:divBdr>
        <w:top w:val="none" w:sz="0" w:space="0" w:color="auto"/>
        <w:left w:val="none" w:sz="0" w:space="0" w:color="auto"/>
        <w:bottom w:val="none" w:sz="0" w:space="0" w:color="auto"/>
        <w:right w:val="none" w:sz="0" w:space="0" w:color="auto"/>
      </w:divBdr>
      <w:divsChild>
        <w:div w:id="2036882735">
          <w:marLeft w:val="0"/>
          <w:marRight w:val="240"/>
          <w:marTop w:val="0"/>
          <w:marBottom w:val="0"/>
          <w:divBdr>
            <w:top w:val="none" w:sz="0" w:space="0" w:color="auto"/>
            <w:left w:val="none" w:sz="0" w:space="0" w:color="auto"/>
            <w:bottom w:val="none" w:sz="0" w:space="0" w:color="auto"/>
            <w:right w:val="none" w:sz="0" w:space="0" w:color="auto"/>
          </w:divBdr>
          <w:divsChild>
            <w:div w:id="991177497">
              <w:marLeft w:val="0"/>
              <w:marRight w:val="0"/>
              <w:marTop w:val="0"/>
              <w:marBottom w:val="0"/>
              <w:divBdr>
                <w:top w:val="none" w:sz="0" w:space="0" w:color="auto"/>
                <w:left w:val="none" w:sz="0" w:space="0" w:color="auto"/>
                <w:bottom w:val="none" w:sz="0" w:space="0" w:color="auto"/>
                <w:right w:val="none" w:sz="0" w:space="0" w:color="auto"/>
              </w:divBdr>
              <w:divsChild>
                <w:div w:id="15797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0205">
          <w:marLeft w:val="0"/>
          <w:marRight w:val="240"/>
          <w:marTop w:val="0"/>
          <w:marBottom w:val="0"/>
          <w:divBdr>
            <w:top w:val="none" w:sz="0" w:space="0" w:color="auto"/>
            <w:left w:val="none" w:sz="0" w:space="0" w:color="auto"/>
            <w:bottom w:val="none" w:sz="0" w:space="0" w:color="auto"/>
            <w:right w:val="none" w:sz="0" w:space="0" w:color="auto"/>
          </w:divBdr>
          <w:divsChild>
            <w:div w:id="95829006">
              <w:marLeft w:val="0"/>
              <w:marRight w:val="0"/>
              <w:marTop w:val="0"/>
              <w:marBottom w:val="0"/>
              <w:divBdr>
                <w:top w:val="none" w:sz="0" w:space="0" w:color="auto"/>
                <w:left w:val="none" w:sz="0" w:space="0" w:color="auto"/>
                <w:bottom w:val="none" w:sz="0" w:space="0" w:color="auto"/>
                <w:right w:val="none" w:sz="0" w:space="0" w:color="auto"/>
              </w:divBdr>
              <w:divsChild>
                <w:div w:id="19787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037">
          <w:marLeft w:val="0"/>
          <w:marRight w:val="0"/>
          <w:marTop w:val="750"/>
          <w:marBottom w:val="0"/>
          <w:divBdr>
            <w:top w:val="none" w:sz="0" w:space="0" w:color="auto"/>
            <w:left w:val="none" w:sz="0" w:space="0" w:color="auto"/>
            <w:bottom w:val="none" w:sz="0" w:space="0" w:color="auto"/>
            <w:right w:val="none" w:sz="0" w:space="0" w:color="auto"/>
          </w:divBdr>
          <w:divsChild>
            <w:div w:id="179248677">
              <w:marLeft w:val="0"/>
              <w:marRight w:val="0"/>
              <w:marTop w:val="0"/>
              <w:marBottom w:val="0"/>
              <w:divBdr>
                <w:top w:val="none" w:sz="0" w:space="0" w:color="auto"/>
                <w:left w:val="none" w:sz="0" w:space="0" w:color="auto"/>
                <w:bottom w:val="none" w:sz="0" w:space="0" w:color="auto"/>
                <w:right w:val="none" w:sz="0" w:space="0" w:color="auto"/>
              </w:divBdr>
              <w:divsChild>
                <w:div w:id="585840941">
                  <w:marLeft w:val="0"/>
                  <w:marRight w:val="0"/>
                  <w:marTop w:val="0"/>
                  <w:marBottom w:val="0"/>
                  <w:divBdr>
                    <w:top w:val="none" w:sz="0" w:space="0" w:color="auto"/>
                    <w:left w:val="none" w:sz="0" w:space="0" w:color="auto"/>
                    <w:bottom w:val="none" w:sz="0" w:space="0" w:color="auto"/>
                    <w:right w:val="none" w:sz="0" w:space="0" w:color="auto"/>
                  </w:divBdr>
                  <w:divsChild>
                    <w:div w:id="1489515578">
                      <w:marLeft w:val="0"/>
                      <w:marRight w:val="0"/>
                      <w:marTop w:val="0"/>
                      <w:marBottom w:val="0"/>
                      <w:divBdr>
                        <w:top w:val="none" w:sz="0" w:space="0" w:color="auto"/>
                        <w:left w:val="none" w:sz="0" w:space="0" w:color="auto"/>
                        <w:bottom w:val="none" w:sz="0" w:space="0" w:color="auto"/>
                        <w:right w:val="none" w:sz="0" w:space="0" w:color="auto"/>
                      </w:divBdr>
                      <w:divsChild>
                        <w:div w:id="1741486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3369721">
      <w:bodyDiv w:val="1"/>
      <w:marLeft w:val="0"/>
      <w:marRight w:val="0"/>
      <w:marTop w:val="0"/>
      <w:marBottom w:val="0"/>
      <w:divBdr>
        <w:top w:val="none" w:sz="0" w:space="0" w:color="auto"/>
        <w:left w:val="none" w:sz="0" w:space="0" w:color="auto"/>
        <w:bottom w:val="none" w:sz="0" w:space="0" w:color="auto"/>
        <w:right w:val="none" w:sz="0" w:space="0" w:color="auto"/>
      </w:divBdr>
      <w:divsChild>
        <w:div w:id="502626963">
          <w:marLeft w:val="0"/>
          <w:marRight w:val="240"/>
          <w:marTop w:val="0"/>
          <w:marBottom w:val="0"/>
          <w:divBdr>
            <w:top w:val="none" w:sz="0" w:space="0" w:color="auto"/>
            <w:left w:val="none" w:sz="0" w:space="0" w:color="auto"/>
            <w:bottom w:val="none" w:sz="0" w:space="0" w:color="auto"/>
            <w:right w:val="none" w:sz="0" w:space="0" w:color="auto"/>
          </w:divBdr>
          <w:divsChild>
            <w:div w:id="1046031294">
              <w:marLeft w:val="0"/>
              <w:marRight w:val="0"/>
              <w:marTop w:val="0"/>
              <w:marBottom w:val="0"/>
              <w:divBdr>
                <w:top w:val="none" w:sz="0" w:space="0" w:color="auto"/>
                <w:left w:val="none" w:sz="0" w:space="0" w:color="auto"/>
                <w:bottom w:val="none" w:sz="0" w:space="0" w:color="auto"/>
                <w:right w:val="none" w:sz="0" w:space="0" w:color="auto"/>
              </w:divBdr>
              <w:divsChild>
                <w:div w:id="4650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3214">
          <w:marLeft w:val="0"/>
          <w:marRight w:val="240"/>
          <w:marTop w:val="0"/>
          <w:marBottom w:val="0"/>
          <w:divBdr>
            <w:top w:val="none" w:sz="0" w:space="0" w:color="auto"/>
            <w:left w:val="none" w:sz="0" w:space="0" w:color="auto"/>
            <w:bottom w:val="none" w:sz="0" w:space="0" w:color="auto"/>
            <w:right w:val="none" w:sz="0" w:space="0" w:color="auto"/>
          </w:divBdr>
          <w:divsChild>
            <w:div w:id="1814250587">
              <w:marLeft w:val="0"/>
              <w:marRight w:val="0"/>
              <w:marTop w:val="0"/>
              <w:marBottom w:val="0"/>
              <w:divBdr>
                <w:top w:val="none" w:sz="0" w:space="0" w:color="auto"/>
                <w:left w:val="none" w:sz="0" w:space="0" w:color="auto"/>
                <w:bottom w:val="none" w:sz="0" w:space="0" w:color="auto"/>
                <w:right w:val="none" w:sz="0" w:space="0" w:color="auto"/>
              </w:divBdr>
              <w:divsChild>
                <w:div w:id="198616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2667">
          <w:marLeft w:val="0"/>
          <w:marRight w:val="0"/>
          <w:marTop w:val="750"/>
          <w:marBottom w:val="0"/>
          <w:divBdr>
            <w:top w:val="none" w:sz="0" w:space="0" w:color="auto"/>
            <w:left w:val="none" w:sz="0" w:space="0" w:color="auto"/>
            <w:bottom w:val="none" w:sz="0" w:space="0" w:color="auto"/>
            <w:right w:val="none" w:sz="0" w:space="0" w:color="auto"/>
          </w:divBdr>
          <w:divsChild>
            <w:div w:id="1544638360">
              <w:marLeft w:val="0"/>
              <w:marRight w:val="0"/>
              <w:marTop w:val="0"/>
              <w:marBottom w:val="0"/>
              <w:divBdr>
                <w:top w:val="none" w:sz="0" w:space="0" w:color="auto"/>
                <w:left w:val="none" w:sz="0" w:space="0" w:color="auto"/>
                <w:bottom w:val="none" w:sz="0" w:space="0" w:color="auto"/>
                <w:right w:val="none" w:sz="0" w:space="0" w:color="auto"/>
              </w:divBdr>
              <w:divsChild>
                <w:div w:id="2118134129">
                  <w:marLeft w:val="0"/>
                  <w:marRight w:val="0"/>
                  <w:marTop w:val="0"/>
                  <w:marBottom w:val="0"/>
                  <w:divBdr>
                    <w:top w:val="none" w:sz="0" w:space="0" w:color="auto"/>
                    <w:left w:val="none" w:sz="0" w:space="0" w:color="auto"/>
                    <w:bottom w:val="none" w:sz="0" w:space="0" w:color="auto"/>
                    <w:right w:val="none" w:sz="0" w:space="0" w:color="auto"/>
                  </w:divBdr>
                  <w:divsChild>
                    <w:div w:id="1889418818">
                      <w:marLeft w:val="0"/>
                      <w:marRight w:val="0"/>
                      <w:marTop w:val="0"/>
                      <w:marBottom w:val="0"/>
                      <w:divBdr>
                        <w:top w:val="none" w:sz="0" w:space="0" w:color="auto"/>
                        <w:left w:val="none" w:sz="0" w:space="0" w:color="auto"/>
                        <w:bottom w:val="none" w:sz="0" w:space="0" w:color="auto"/>
                        <w:right w:val="none" w:sz="0" w:space="0" w:color="auto"/>
                      </w:divBdr>
                      <w:divsChild>
                        <w:div w:id="18896852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8689088">
      <w:bodyDiv w:val="1"/>
      <w:marLeft w:val="0"/>
      <w:marRight w:val="0"/>
      <w:marTop w:val="0"/>
      <w:marBottom w:val="0"/>
      <w:divBdr>
        <w:top w:val="none" w:sz="0" w:space="0" w:color="auto"/>
        <w:left w:val="none" w:sz="0" w:space="0" w:color="auto"/>
        <w:bottom w:val="none" w:sz="0" w:space="0" w:color="auto"/>
        <w:right w:val="none" w:sz="0" w:space="0" w:color="auto"/>
      </w:divBdr>
      <w:divsChild>
        <w:div w:id="399987343">
          <w:marLeft w:val="0"/>
          <w:marRight w:val="240"/>
          <w:marTop w:val="0"/>
          <w:marBottom w:val="0"/>
          <w:divBdr>
            <w:top w:val="none" w:sz="0" w:space="0" w:color="auto"/>
            <w:left w:val="none" w:sz="0" w:space="0" w:color="auto"/>
            <w:bottom w:val="none" w:sz="0" w:space="0" w:color="auto"/>
            <w:right w:val="none" w:sz="0" w:space="0" w:color="auto"/>
          </w:divBdr>
          <w:divsChild>
            <w:div w:id="839155531">
              <w:marLeft w:val="0"/>
              <w:marRight w:val="0"/>
              <w:marTop w:val="0"/>
              <w:marBottom w:val="0"/>
              <w:divBdr>
                <w:top w:val="none" w:sz="0" w:space="0" w:color="auto"/>
                <w:left w:val="none" w:sz="0" w:space="0" w:color="auto"/>
                <w:bottom w:val="none" w:sz="0" w:space="0" w:color="auto"/>
                <w:right w:val="none" w:sz="0" w:space="0" w:color="auto"/>
              </w:divBdr>
              <w:divsChild>
                <w:div w:id="206879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3154">
          <w:marLeft w:val="0"/>
          <w:marRight w:val="240"/>
          <w:marTop w:val="0"/>
          <w:marBottom w:val="0"/>
          <w:divBdr>
            <w:top w:val="none" w:sz="0" w:space="0" w:color="auto"/>
            <w:left w:val="none" w:sz="0" w:space="0" w:color="auto"/>
            <w:bottom w:val="none" w:sz="0" w:space="0" w:color="auto"/>
            <w:right w:val="none" w:sz="0" w:space="0" w:color="auto"/>
          </w:divBdr>
          <w:divsChild>
            <w:div w:id="758478200">
              <w:marLeft w:val="0"/>
              <w:marRight w:val="0"/>
              <w:marTop w:val="0"/>
              <w:marBottom w:val="0"/>
              <w:divBdr>
                <w:top w:val="none" w:sz="0" w:space="0" w:color="auto"/>
                <w:left w:val="none" w:sz="0" w:space="0" w:color="auto"/>
                <w:bottom w:val="none" w:sz="0" w:space="0" w:color="auto"/>
                <w:right w:val="none" w:sz="0" w:space="0" w:color="auto"/>
              </w:divBdr>
              <w:divsChild>
                <w:div w:id="131368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0478">
          <w:marLeft w:val="0"/>
          <w:marRight w:val="0"/>
          <w:marTop w:val="750"/>
          <w:marBottom w:val="0"/>
          <w:divBdr>
            <w:top w:val="none" w:sz="0" w:space="0" w:color="auto"/>
            <w:left w:val="none" w:sz="0" w:space="0" w:color="auto"/>
            <w:bottom w:val="none" w:sz="0" w:space="0" w:color="auto"/>
            <w:right w:val="none" w:sz="0" w:space="0" w:color="auto"/>
          </w:divBdr>
          <w:divsChild>
            <w:div w:id="1614744419">
              <w:marLeft w:val="0"/>
              <w:marRight w:val="0"/>
              <w:marTop w:val="0"/>
              <w:marBottom w:val="0"/>
              <w:divBdr>
                <w:top w:val="none" w:sz="0" w:space="0" w:color="auto"/>
                <w:left w:val="none" w:sz="0" w:space="0" w:color="auto"/>
                <w:bottom w:val="none" w:sz="0" w:space="0" w:color="auto"/>
                <w:right w:val="none" w:sz="0" w:space="0" w:color="auto"/>
              </w:divBdr>
              <w:divsChild>
                <w:div w:id="116948683">
                  <w:marLeft w:val="0"/>
                  <w:marRight w:val="0"/>
                  <w:marTop w:val="0"/>
                  <w:marBottom w:val="0"/>
                  <w:divBdr>
                    <w:top w:val="none" w:sz="0" w:space="0" w:color="auto"/>
                    <w:left w:val="none" w:sz="0" w:space="0" w:color="auto"/>
                    <w:bottom w:val="none" w:sz="0" w:space="0" w:color="auto"/>
                    <w:right w:val="none" w:sz="0" w:space="0" w:color="auto"/>
                  </w:divBdr>
                  <w:divsChild>
                    <w:div w:id="8809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813667">
      <w:bodyDiv w:val="1"/>
      <w:marLeft w:val="0"/>
      <w:marRight w:val="0"/>
      <w:marTop w:val="0"/>
      <w:marBottom w:val="0"/>
      <w:divBdr>
        <w:top w:val="none" w:sz="0" w:space="0" w:color="auto"/>
        <w:left w:val="none" w:sz="0" w:space="0" w:color="auto"/>
        <w:bottom w:val="none" w:sz="0" w:space="0" w:color="auto"/>
        <w:right w:val="none" w:sz="0" w:space="0" w:color="auto"/>
      </w:divBdr>
    </w:div>
    <w:div w:id="1601916204">
      <w:bodyDiv w:val="1"/>
      <w:marLeft w:val="0"/>
      <w:marRight w:val="0"/>
      <w:marTop w:val="0"/>
      <w:marBottom w:val="0"/>
      <w:divBdr>
        <w:top w:val="none" w:sz="0" w:space="0" w:color="auto"/>
        <w:left w:val="none" w:sz="0" w:space="0" w:color="auto"/>
        <w:bottom w:val="none" w:sz="0" w:space="0" w:color="auto"/>
        <w:right w:val="none" w:sz="0" w:space="0" w:color="auto"/>
      </w:divBdr>
      <w:divsChild>
        <w:div w:id="638343498">
          <w:marLeft w:val="0"/>
          <w:marRight w:val="0"/>
          <w:marTop w:val="0"/>
          <w:marBottom w:val="0"/>
          <w:divBdr>
            <w:top w:val="none" w:sz="0" w:space="0" w:color="auto"/>
            <w:left w:val="none" w:sz="0" w:space="0" w:color="auto"/>
            <w:bottom w:val="none" w:sz="0" w:space="0" w:color="auto"/>
            <w:right w:val="none" w:sz="0" w:space="0" w:color="auto"/>
          </w:divBdr>
          <w:divsChild>
            <w:div w:id="1062829643">
              <w:marLeft w:val="0"/>
              <w:marRight w:val="0"/>
              <w:marTop w:val="0"/>
              <w:marBottom w:val="0"/>
              <w:divBdr>
                <w:top w:val="none" w:sz="0" w:space="0" w:color="auto"/>
                <w:left w:val="none" w:sz="0" w:space="0" w:color="auto"/>
                <w:bottom w:val="none" w:sz="0" w:space="0" w:color="auto"/>
                <w:right w:val="none" w:sz="0" w:space="0" w:color="auto"/>
              </w:divBdr>
              <w:divsChild>
                <w:div w:id="70282309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45667956">
          <w:marLeft w:val="0"/>
          <w:marRight w:val="0"/>
          <w:marTop w:val="0"/>
          <w:marBottom w:val="0"/>
          <w:divBdr>
            <w:top w:val="none" w:sz="0" w:space="0" w:color="auto"/>
            <w:left w:val="none" w:sz="0" w:space="0" w:color="auto"/>
            <w:bottom w:val="none" w:sz="0" w:space="0" w:color="auto"/>
            <w:right w:val="none" w:sz="0" w:space="0" w:color="auto"/>
          </w:divBdr>
          <w:divsChild>
            <w:div w:id="149257003">
              <w:marLeft w:val="0"/>
              <w:marRight w:val="0"/>
              <w:marTop w:val="0"/>
              <w:marBottom w:val="0"/>
              <w:divBdr>
                <w:top w:val="none" w:sz="0" w:space="0" w:color="auto"/>
                <w:left w:val="none" w:sz="0" w:space="0" w:color="auto"/>
                <w:bottom w:val="none" w:sz="0" w:space="0" w:color="auto"/>
                <w:right w:val="none" w:sz="0" w:space="0" w:color="auto"/>
              </w:divBdr>
              <w:divsChild>
                <w:div w:id="1345866460">
                  <w:marLeft w:val="0"/>
                  <w:marRight w:val="0"/>
                  <w:marTop w:val="0"/>
                  <w:marBottom w:val="0"/>
                  <w:divBdr>
                    <w:top w:val="none" w:sz="0" w:space="0" w:color="auto"/>
                    <w:left w:val="none" w:sz="0" w:space="0" w:color="auto"/>
                    <w:bottom w:val="none" w:sz="0" w:space="0" w:color="auto"/>
                    <w:right w:val="none" w:sz="0" w:space="0" w:color="auto"/>
                  </w:divBdr>
                  <w:divsChild>
                    <w:div w:id="128909621">
                      <w:marLeft w:val="0"/>
                      <w:marRight w:val="0"/>
                      <w:marTop w:val="0"/>
                      <w:marBottom w:val="0"/>
                      <w:divBdr>
                        <w:top w:val="none" w:sz="0" w:space="0" w:color="auto"/>
                        <w:left w:val="none" w:sz="0" w:space="0" w:color="auto"/>
                        <w:bottom w:val="none" w:sz="0" w:space="0" w:color="auto"/>
                        <w:right w:val="none" w:sz="0" w:space="0" w:color="auto"/>
                      </w:divBdr>
                      <w:divsChild>
                        <w:div w:id="1176383775">
                          <w:marLeft w:val="0"/>
                          <w:marRight w:val="0"/>
                          <w:marTop w:val="0"/>
                          <w:marBottom w:val="0"/>
                          <w:divBdr>
                            <w:top w:val="none" w:sz="0" w:space="0" w:color="auto"/>
                            <w:left w:val="none" w:sz="0" w:space="0" w:color="auto"/>
                            <w:bottom w:val="none" w:sz="0" w:space="0" w:color="auto"/>
                            <w:right w:val="none" w:sz="0" w:space="0" w:color="auto"/>
                          </w:divBdr>
                          <w:divsChild>
                            <w:div w:id="688025396">
                              <w:marLeft w:val="300"/>
                              <w:marRight w:val="0"/>
                              <w:marTop w:val="0"/>
                              <w:marBottom w:val="0"/>
                              <w:divBdr>
                                <w:top w:val="none" w:sz="0" w:space="0" w:color="auto"/>
                                <w:left w:val="none" w:sz="0" w:space="0" w:color="auto"/>
                                <w:bottom w:val="none" w:sz="0" w:space="0" w:color="auto"/>
                                <w:right w:val="none" w:sz="0" w:space="0" w:color="auto"/>
                              </w:divBdr>
                              <w:divsChild>
                                <w:div w:id="331684513">
                                  <w:marLeft w:val="0"/>
                                  <w:marRight w:val="0"/>
                                  <w:marTop w:val="0"/>
                                  <w:marBottom w:val="0"/>
                                  <w:divBdr>
                                    <w:top w:val="none" w:sz="0" w:space="0" w:color="auto"/>
                                    <w:left w:val="none" w:sz="0" w:space="0" w:color="auto"/>
                                    <w:bottom w:val="none" w:sz="0" w:space="0" w:color="auto"/>
                                    <w:right w:val="none" w:sz="0" w:space="0" w:color="auto"/>
                                  </w:divBdr>
                                  <w:divsChild>
                                    <w:div w:id="289701877">
                                      <w:marLeft w:val="0"/>
                                      <w:marRight w:val="0"/>
                                      <w:marTop w:val="0"/>
                                      <w:marBottom w:val="0"/>
                                      <w:divBdr>
                                        <w:top w:val="none" w:sz="0" w:space="0" w:color="auto"/>
                                        <w:left w:val="none" w:sz="0" w:space="0" w:color="auto"/>
                                        <w:bottom w:val="none" w:sz="0" w:space="0" w:color="auto"/>
                                        <w:right w:val="none" w:sz="0" w:space="0" w:color="auto"/>
                                      </w:divBdr>
                                      <w:divsChild>
                                        <w:div w:id="1097559525">
                                          <w:marLeft w:val="0"/>
                                          <w:marRight w:val="0"/>
                                          <w:marTop w:val="0"/>
                                          <w:marBottom w:val="0"/>
                                          <w:divBdr>
                                            <w:top w:val="none" w:sz="0" w:space="0" w:color="auto"/>
                                            <w:left w:val="none" w:sz="0" w:space="0" w:color="auto"/>
                                            <w:bottom w:val="none" w:sz="0" w:space="0" w:color="auto"/>
                                            <w:right w:val="none" w:sz="0" w:space="0" w:color="auto"/>
                                          </w:divBdr>
                                          <w:divsChild>
                                            <w:div w:id="213128111">
                                              <w:marLeft w:val="0"/>
                                              <w:marRight w:val="0"/>
                                              <w:marTop w:val="0"/>
                                              <w:marBottom w:val="0"/>
                                              <w:divBdr>
                                                <w:top w:val="none" w:sz="0" w:space="0" w:color="auto"/>
                                                <w:left w:val="none" w:sz="0" w:space="0" w:color="auto"/>
                                                <w:bottom w:val="none" w:sz="0" w:space="0" w:color="auto"/>
                                                <w:right w:val="none" w:sz="0" w:space="0" w:color="auto"/>
                                              </w:divBdr>
                                              <w:divsChild>
                                                <w:div w:id="1621035553">
                                                  <w:marLeft w:val="0"/>
                                                  <w:marRight w:val="0"/>
                                                  <w:marTop w:val="0"/>
                                                  <w:marBottom w:val="0"/>
                                                  <w:divBdr>
                                                    <w:top w:val="none" w:sz="0" w:space="0" w:color="auto"/>
                                                    <w:left w:val="none" w:sz="0" w:space="0" w:color="auto"/>
                                                    <w:bottom w:val="none" w:sz="0" w:space="0" w:color="auto"/>
                                                    <w:right w:val="none" w:sz="0" w:space="0" w:color="auto"/>
                                                  </w:divBdr>
                                                  <w:divsChild>
                                                    <w:div w:id="1049382917">
                                                      <w:marLeft w:val="0"/>
                                                      <w:marRight w:val="0"/>
                                                      <w:marTop w:val="0"/>
                                                      <w:marBottom w:val="0"/>
                                                      <w:divBdr>
                                                        <w:top w:val="none" w:sz="0" w:space="0" w:color="auto"/>
                                                        <w:left w:val="none" w:sz="0" w:space="0" w:color="auto"/>
                                                        <w:bottom w:val="none" w:sz="0" w:space="0" w:color="auto"/>
                                                        <w:right w:val="none" w:sz="0" w:space="0" w:color="auto"/>
                                                      </w:divBdr>
                                                      <w:divsChild>
                                                        <w:div w:id="1750616738">
                                                          <w:marLeft w:val="0"/>
                                                          <w:marRight w:val="0"/>
                                                          <w:marTop w:val="0"/>
                                                          <w:marBottom w:val="0"/>
                                                          <w:divBdr>
                                                            <w:top w:val="none" w:sz="0" w:space="0" w:color="auto"/>
                                                            <w:left w:val="none" w:sz="0" w:space="0" w:color="auto"/>
                                                            <w:bottom w:val="none" w:sz="0" w:space="0" w:color="auto"/>
                                                            <w:right w:val="none" w:sz="0" w:space="0" w:color="auto"/>
                                                          </w:divBdr>
                                                          <w:divsChild>
                                                            <w:div w:id="1604726897">
                                                              <w:marLeft w:val="0"/>
                                                              <w:marRight w:val="0"/>
                                                              <w:marTop w:val="0"/>
                                                              <w:marBottom w:val="0"/>
                                                              <w:divBdr>
                                                                <w:top w:val="none" w:sz="0" w:space="0" w:color="auto"/>
                                                                <w:left w:val="none" w:sz="0" w:space="0" w:color="auto"/>
                                                                <w:bottom w:val="none" w:sz="0" w:space="0" w:color="auto"/>
                                                                <w:right w:val="none" w:sz="0" w:space="0" w:color="auto"/>
                                                              </w:divBdr>
                                                              <w:divsChild>
                                                                <w:div w:id="920138274">
                                                                  <w:marLeft w:val="0"/>
                                                                  <w:marRight w:val="0"/>
                                                                  <w:marTop w:val="0"/>
                                                                  <w:marBottom w:val="0"/>
                                                                  <w:divBdr>
                                                                    <w:top w:val="none" w:sz="0" w:space="0" w:color="auto"/>
                                                                    <w:left w:val="none" w:sz="0" w:space="0" w:color="auto"/>
                                                                    <w:bottom w:val="none" w:sz="0" w:space="0" w:color="auto"/>
                                                                    <w:right w:val="none" w:sz="0" w:space="0" w:color="auto"/>
                                                                  </w:divBdr>
                                                                  <w:divsChild>
                                                                    <w:div w:id="5180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669730">
                      <w:marLeft w:val="0"/>
                      <w:marRight w:val="0"/>
                      <w:marTop w:val="0"/>
                      <w:marBottom w:val="0"/>
                      <w:divBdr>
                        <w:top w:val="none" w:sz="0" w:space="0" w:color="auto"/>
                        <w:left w:val="none" w:sz="0" w:space="0" w:color="auto"/>
                        <w:bottom w:val="none" w:sz="0" w:space="0" w:color="auto"/>
                        <w:right w:val="none" w:sz="0" w:space="0" w:color="auto"/>
                      </w:divBdr>
                      <w:divsChild>
                        <w:div w:id="797836603">
                          <w:marLeft w:val="0"/>
                          <w:marRight w:val="0"/>
                          <w:marTop w:val="0"/>
                          <w:marBottom w:val="0"/>
                          <w:divBdr>
                            <w:top w:val="none" w:sz="0" w:space="0" w:color="auto"/>
                            <w:left w:val="none" w:sz="0" w:space="0" w:color="auto"/>
                            <w:bottom w:val="none" w:sz="0" w:space="0" w:color="auto"/>
                            <w:right w:val="none" w:sz="0" w:space="0" w:color="auto"/>
                          </w:divBdr>
                          <w:divsChild>
                            <w:div w:id="16934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456965">
      <w:bodyDiv w:val="1"/>
      <w:marLeft w:val="0"/>
      <w:marRight w:val="0"/>
      <w:marTop w:val="0"/>
      <w:marBottom w:val="0"/>
      <w:divBdr>
        <w:top w:val="none" w:sz="0" w:space="0" w:color="auto"/>
        <w:left w:val="none" w:sz="0" w:space="0" w:color="auto"/>
        <w:bottom w:val="none" w:sz="0" w:space="0" w:color="auto"/>
        <w:right w:val="none" w:sz="0" w:space="0" w:color="auto"/>
      </w:divBdr>
      <w:divsChild>
        <w:div w:id="1702629244">
          <w:marLeft w:val="0"/>
          <w:marRight w:val="240"/>
          <w:marTop w:val="0"/>
          <w:marBottom w:val="0"/>
          <w:divBdr>
            <w:top w:val="none" w:sz="0" w:space="0" w:color="auto"/>
            <w:left w:val="none" w:sz="0" w:space="0" w:color="auto"/>
            <w:bottom w:val="none" w:sz="0" w:space="0" w:color="auto"/>
            <w:right w:val="none" w:sz="0" w:space="0" w:color="auto"/>
          </w:divBdr>
          <w:divsChild>
            <w:div w:id="1262301347">
              <w:marLeft w:val="0"/>
              <w:marRight w:val="0"/>
              <w:marTop w:val="0"/>
              <w:marBottom w:val="0"/>
              <w:divBdr>
                <w:top w:val="none" w:sz="0" w:space="0" w:color="auto"/>
                <w:left w:val="none" w:sz="0" w:space="0" w:color="auto"/>
                <w:bottom w:val="none" w:sz="0" w:space="0" w:color="auto"/>
                <w:right w:val="none" w:sz="0" w:space="0" w:color="auto"/>
              </w:divBdr>
              <w:divsChild>
                <w:div w:id="10949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6121">
          <w:marLeft w:val="0"/>
          <w:marRight w:val="240"/>
          <w:marTop w:val="0"/>
          <w:marBottom w:val="0"/>
          <w:divBdr>
            <w:top w:val="none" w:sz="0" w:space="0" w:color="auto"/>
            <w:left w:val="none" w:sz="0" w:space="0" w:color="auto"/>
            <w:bottom w:val="none" w:sz="0" w:space="0" w:color="auto"/>
            <w:right w:val="none" w:sz="0" w:space="0" w:color="auto"/>
          </w:divBdr>
          <w:divsChild>
            <w:div w:id="111364059">
              <w:marLeft w:val="0"/>
              <w:marRight w:val="0"/>
              <w:marTop w:val="0"/>
              <w:marBottom w:val="0"/>
              <w:divBdr>
                <w:top w:val="none" w:sz="0" w:space="0" w:color="auto"/>
                <w:left w:val="none" w:sz="0" w:space="0" w:color="auto"/>
                <w:bottom w:val="none" w:sz="0" w:space="0" w:color="auto"/>
                <w:right w:val="none" w:sz="0" w:space="0" w:color="auto"/>
              </w:divBdr>
              <w:divsChild>
                <w:div w:id="4995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4472">
          <w:marLeft w:val="0"/>
          <w:marRight w:val="0"/>
          <w:marTop w:val="750"/>
          <w:marBottom w:val="0"/>
          <w:divBdr>
            <w:top w:val="none" w:sz="0" w:space="0" w:color="auto"/>
            <w:left w:val="none" w:sz="0" w:space="0" w:color="auto"/>
            <w:bottom w:val="none" w:sz="0" w:space="0" w:color="auto"/>
            <w:right w:val="none" w:sz="0" w:space="0" w:color="auto"/>
          </w:divBdr>
          <w:divsChild>
            <w:div w:id="1354957661">
              <w:marLeft w:val="0"/>
              <w:marRight w:val="0"/>
              <w:marTop w:val="0"/>
              <w:marBottom w:val="0"/>
              <w:divBdr>
                <w:top w:val="none" w:sz="0" w:space="0" w:color="auto"/>
                <w:left w:val="none" w:sz="0" w:space="0" w:color="auto"/>
                <w:bottom w:val="none" w:sz="0" w:space="0" w:color="auto"/>
                <w:right w:val="none" w:sz="0" w:space="0" w:color="auto"/>
              </w:divBdr>
              <w:divsChild>
                <w:div w:id="443351135">
                  <w:marLeft w:val="0"/>
                  <w:marRight w:val="0"/>
                  <w:marTop w:val="0"/>
                  <w:marBottom w:val="0"/>
                  <w:divBdr>
                    <w:top w:val="none" w:sz="0" w:space="0" w:color="auto"/>
                    <w:left w:val="none" w:sz="0" w:space="0" w:color="auto"/>
                    <w:bottom w:val="none" w:sz="0" w:space="0" w:color="auto"/>
                    <w:right w:val="none" w:sz="0" w:space="0" w:color="auto"/>
                  </w:divBdr>
                  <w:divsChild>
                    <w:div w:id="9158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03535">
      <w:bodyDiv w:val="1"/>
      <w:marLeft w:val="0"/>
      <w:marRight w:val="0"/>
      <w:marTop w:val="0"/>
      <w:marBottom w:val="0"/>
      <w:divBdr>
        <w:top w:val="none" w:sz="0" w:space="0" w:color="auto"/>
        <w:left w:val="none" w:sz="0" w:space="0" w:color="auto"/>
        <w:bottom w:val="none" w:sz="0" w:space="0" w:color="auto"/>
        <w:right w:val="none" w:sz="0" w:space="0" w:color="auto"/>
      </w:divBdr>
      <w:divsChild>
        <w:div w:id="1656453026">
          <w:marLeft w:val="0"/>
          <w:marRight w:val="240"/>
          <w:marTop w:val="0"/>
          <w:marBottom w:val="0"/>
          <w:divBdr>
            <w:top w:val="none" w:sz="0" w:space="0" w:color="auto"/>
            <w:left w:val="none" w:sz="0" w:space="0" w:color="auto"/>
            <w:bottom w:val="none" w:sz="0" w:space="0" w:color="auto"/>
            <w:right w:val="none" w:sz="0" w:space="0" w:color="auto"/>
          </w:divBdr>
          <w:divsChild>
            <w:div w:id="257367695">
              <w:marLeft w:val="0"/>
              <w:marRight w:val="0"/>
              <w:marTop w:val="0"/>
              <w:marBottom w:val="0"/>
              <w:divBdr>
                <w:top w:val="none" w:sz="0" w:space="0" w:color="auto"/>
                <w:left w:val="none" w:sz="0" w:space="0" w:color="auto"/>
                <w:bottom w:val="none" w:sz="0" w:space="0" w:color="auto"/>
                <w:right w:val="none" w:sz="0" w:space="0" w:color="auto"/>
              </w:divBdr>
              <w:divsChild>
                <w:div w:id="7297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50137">
          <w:marLeft w:val="0"/>
          <w:marRight w:val="240"/>
          <w:marTop w:val="0"/>
          <w:marBottom w:val="0"/>
          <w:divBdr>
            <w:top w:val="none" w:sz="0" w:space="0" w:color="auto"/>
            <w:left w:val="none" w:sz="0" w:space="0" w:color="auto"/>
            <w:bottom w:val="none" w:sz="0" w:space="0" w:color="auto"/>
            <w:right w:val="none" w:sz="0" w:space="0" w:color="auto"/>
          </w:divBdr>
          <w:divsChild>
            <w:div w:id="898511965">
              <w:marLeft w:val="0"/>
              <w:marRight w:val="0"/>
              <w:marTop w:val="0"/>
              <w:marBottom w:val="0"/>
              <w:divBdr>
                <w:top w:val="none" w:sz="0" w:space="0" w:color="auto"/>
                <w:left w:val="none" w:sz="0" w:space="0" w:color="auto"/>
                <w:bottom w:val="none" w:sz="0" w:space="0" w:color="auto"/>
                <w:right w:val="none" w:sz="0" w:space="0" w:color="auto"/>
              </w:divBdr>
              <w:divsChild>
                <w:div w:id="55601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8204">
          <w:marLeft w:val="0"/>
          <w:marRight w:val="0"/>
          <w:marTop w:val="750"/>
          <w:marBottom w:val="0"/>
          <w:divBdr>
            <w:top w:val="none" w:sz="0" w:space="0" w:color="auto"/>
            <w:left w:val="none" w:sz="0" w:space="0" w:color="auto"/>
            <w:bottom w:val="none" w:sz="0" w:space="0" w:color="auto"/>
            <w:right w:val="none" w:sz="0" w:space="0" w:color="auto"/>
          </w:divBdr>
          <w:divsChild>
            <w:div w:id="1618485571">
              <w:marLeft w:val="0"/>
              <w:marRight w:val="0"/>
              <w:marTop w:val="0"/>
              <w:marBottom w:val="0"/>
              <w:divBdr>
                <w:top w:val="none" w:sz="0" w:space="0" w:color="auto"/>
                <w:left w:val="none" w:sz="0" w:space="0" w:color="auto"/>
                <w:bottom w:val="none" w:sz="0" w:space="0" w:color="auto"/>
                <w:right w:val="none" w:sz="0" w:space="0" w:color="auto"/>
              </w:divBdr>
              <w:divsChild>
                <w:div w:id="1938976114">
                  <w:marLeft w:val="0"/>
                  <w:marRight w:val="0"/>
                  <w:marTop w:val="0"/>
                  <w:marBottom w:val="0"/>
                  <w:divBdr>
                    <w:top w:val="none" w:sz="0" w:space="0" w:color="auto"/>
                    <w:left w:val="none" w:sz="0" w:space="0" w:color="auto"/>
                    <w:bottom w:val="none" w:sz="0" w:space="0" w:color="auto"/>
                    <w:right w:val="none" w:sz="0" w:space="0" w:color="auto"/>
                  </w:divBdr>
                  <w:divsChild>
                    <w:div w:id="17097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152387">
      <w:bodyDiv w:val="1"/>
      <w:marLeft w:val="0"/>
      <w:marRight w:val="0"/>
      <w:marTop w:val="0"/>
      <w:marBottom w:val="0"/>
      <w:divBdr>
        <w:top w:val="none" w:sz="0" w:space="0" w:color="auto"/>
        <w:left w:val="none" w:sz="0" w:space="0" w:color="auto"/>
        <w:bottom w:val="none" w:sz="0" w:space="0" w:color="auto"/>
        <w:right w:val="none" w:sz="0" w:space="0" w:color="auto"/>
      </w:divBdr>
      <w:divsChild>
        <w:div w:id="466704793">
          <w:marLeft w:val="0"/>
          <w:marRight w:val="240"/>
          <w:marTop w:val="0"/>
          <w:marBottom w:val="0"/>
          <w:divBdr>
            <w:top w:val="none" w:sz="0" w:space="0" w:color="auto"/>
            <w:left w:val="none" w:sz="0" w:space="0" w:color="auto"/>
            <w:bottom w:val="none" w:sz="0" w:space="0" w:color="auto"/>
            <w:right w:val="none" w:sz="0" w:space="0" w:color="auto"/>
          </w:divBdr>
          <w:divsChild>
            <w:div w:id="2129658480">
              <w:marLeft w:val="0"/>
              <w:marRight w:val="0"/>
              <w:marTop w:val="0"/>
              <w:marBottom w:val="0"/>
              <w:divBdr>
                <w:top w:val="none" w:sz="0" w:space="0" w:color="auto"/>
                <w:left w:val="none" w:sz="0" w:space="0" w:color="auto"/>
                <w:bottom w:val="none" w:sz="0" w:space="0" w:color="auto"/>
                <w:right w:val="none" w:sz="0" w:space="0" w:color="auto"/>
              </w:divBdr>
              <w:divsChild>
                <w:div w:id="3440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3967">
          <w:marLeft w:val="0"/>
          <w:marRight w:val="240"/>
          <w:marTop w:val="0"/>
          <w:marBottom w:val="0"/>
          <w:divBdr>
            <w:top w:val="none" w:sz="0" w:space="0" w:color="auto"/>
            <w:left w:val="none" w:sz="0" w:space="0" w:color="auto"/>
            <w:bottom w:val="none" w:sz="0" w:space="0" w:color="auto"/>
            <w:right w:val="none" w:sz="0" w:space="0" w:color="auto"/>
          </w:divBdr>
          <w:divsChild>
            <w:div w:id="1085490562">
              <w:marLeft w:val="0"/>
              <w:marRight w:val="0"/>
              <w:marTop w:val="0"/>
              <w:marBottom w:val="0"/>
              <w:divBdr>
                <w:top w:val="none" w:sz="0" w:space="0" w:color="auto"/>
                <w:left w:val="none" w:sz="0" w:space="0" w:color="auto"/>
                <w:bottom w:val="none" w:sz="0" w:space="0" w:color="auto"/>
                <w:right w:val="none" w:sz="0" w:space="0" w:color="auto"/>
              </w:divBdr>
              <w:divsChild>
                <w:div w:id="155146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15626">
          <w:marLeft w:val="0"/>
          <w:marRight w:val="0"/>
          <w:marTop w:val="750"/>
          <w:marBottom w:val="0"/>
          <w:divBdr>
            <w:top w:val="none" w:sz="0" w:space="0" w:color="auto"/>
            <w:left w:val="none" w:sz="0" w:space="0" w:color="auto"/>
            <w:bottom w:val="none" w:sz="0" w:space="0" w:color="auto"/>
            <w:right w:val="none" w:sz="0" w:space="0" w:color="auto"/>
          </w:divBdr>
          <w:divsChild>
            <w:div w:id="265773184">
              <w:marLeft w:val="0"/>
              <w:marRight w:val="0"/>
              <w:marTop w:val="0"/>
              <w:marBottom w:val="0"/>
              <w:divBdr>
                <w:top w:val="none" w:sz="0" w:space="0" w:color="auto"/>
                <w:left w:val="none" w:sz="0" w:space="0" w:color="auto"/>
                <w:bottom w:val="none" w:sz="0" w:space="0" w:color="auto"/>
                <w:right w:val="none" w:sz="0" w:space="0" w:color="auto"/>
              </w:divBdr>
              <w:divsChild>
                <w:div w:id="436870533">
                  <w:marLeft w:val="0"/>
                  <w:marRight w:val="0"/>
                  <w:marTop w:val="0"/>
                  <w:marBottom w:val="0"/>
                  <w:divBdr>
                    <w:top w:val="none" w:sz="0" w:space="0" w:color="auto"/>
                    <w:left w:val="none" w:sz="0" w:space="0" w:color="auto"/>
                    <w:bottom w:val="none" w:sz="0" w:space="0" w:color="auto"/>
                    <w:right w:val="none" w:sz="0" w:space="0" w:color="auto"/>
                  </w:divBdr>
                  <w:divsChild>
                    <w:div w:id="171981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153600">
      <w:bodyDiv w:val="1"/>
      <w:marLeft w:val="0"/>
      <w:marRight w:val="0"/>
      <w:marTop w:val="0"/>
      <w:marBottom w:val="0"/>
      <w:divBdr>
        <w:top w:val="none" w:sz="0" w:space="0" w:color="auto"/>
        <w:left w:val="none" w:sz="0" w:space="0" w:color="auto"/>
        <w:bottom w:val="none" w:sz="0" w:space="0" w:color="auto"/>
        <w:right w:val="none" w:sz="0" w:space="0" w:color="auto"/>
      </w:divBdr>
      <w:divsChild>
        <w:div w:id="183447800">
          <w:marLeft w:val="0"/>
          <w:marRight w:val="240"/>
          <w:marTop w:val="0"/>
          <w:marBottom w:val="0"/>
          <w:divBdr>
            <w:top w:val="none" w:sz="0" w:space="0" w:color="auto"/>
            <w:left w:val="none" w:sz="0" w:space="0" w:color="auto"/>
            <w:bottom w:val="none" w:sz="0" w:space="0" w:color="auto"/>
            <w:right w:val="none" w:sz="0" w:space="0" w:color="auto"/>
          </w:divBdr>
          <w:divsChild>
            <w:div w:id="1529097182">
              <w:marLeft w:val="0"/>
              <w:marRight w:val="0"/>
              <w:marTop w:val="0"/>
              <w:marBottom w:val="0"/>
              <w:divBdr>
                <w:top w:val="none" w:sz="0" w:space="0" w:color="auto"/>
                <w:left w:val="none" w:sz="0" w:space="0" w:color="auto"/>
                <w:bottom w:val="none" w:sz="0" w:space="0" w:color="auto"/>
                <w:right w:val="none" w:sz="0" w:space="0" w:color="auto"/>
              </w:divBdr>
              <w:divsChild>
                <w:div w:id="1995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39603">
          <w:marLeft w:val="0"/>
          <w:marRight w:val="240"/>
          <w:marTop w:val="0"/>
          <w:marBottom w:val="0"/>
          <w:divBdr>
            <w:top w:val="none" w:sz="0" w:space="0" w:color="auto"/>
            <w:left w:val="none" w:sz="0" w:space="0" w:color="auto"/>
            <w:bottom w:val="none" w:sz="0" w:space="0" w:color="auto"/>
            <w:right w:val="none" w:sz="0" w:space="0" w:color="auto"/>
          </w:divBdr>
          <w:divsChild>
            <w:div w:id="450905459">
              <w:marLeft w:val="0"/>
              <w:marRight w:val="0"/>
              <w:marTop w:val="0"/>
              <w:marBottom w:val="0"/>
              <w:divBdr>
                <w:top w:val="none" w:sz="0" w:space="0" w:color="auto"/>
                <w:left w:val="none" w:sz="0" w:space="0" w:color="auto"/>
                <w:bottom w:val="none" w:sz="0" w:space="0" w:color="auto"/>
                <w:right w:val="none" w:sz="0" w:space="0" w:color="auto"/>
              </w:divBdr>
              <w:divsChild>
                <w:div w:id="7896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1527">
          <w:marLeft w:val="0"/>
          <w:marRight w:val="0"/>
          <w:marTop w:val="750"/>
          <w:marBottom w:val="0"/>
          <w:divBdr>
            <w:top w:val="none" w:sz="0" w:space="0" w:color="auto"/>
            <w:left w:val="none" w:sz="0" w:space="0" w:color="auto"/>
            <w:bottom w:val="none" w:sz="0" w:space="0" w:color="auto"/>
            <w:right w:val="none" w:sz="0" w:space="0" w:color="auto"/>
          </w:divBdr>
          <w:divsChild>
            <w:div w:id="265622072">
              <w:marLeft w:val="0"/>
              <w:marRight w:val="0"/>
              <w:marTop w:val="0"/>
              <w:marBottom w:val="0"/>
              <w:divBdr>
                <w:top w:val="none" w:sz="0" w:space="0" w:color="auto"/>
                <w:left w:val="none" w:sz="0" w:space="0" w:color="auto"/>
                <w:bottom w:val="none" w:sz="0" w:space="0" w:color="auto"/>
                <w:right w:val="none" w:sz="0" w:space="0" w:color="auto"/>
              </w:divBdr>
              <w:divsChild>
                <w:div w:id="868224588">
                  <w:marLeft w:val="0"/>
                  <w:marRight w:val="0"/>
                  <w:marTop w:val="0"/>
                  <w:marBottom w:val="0"/>
                  <w:divBdr>
                    <w:top w:val="none" w:sz="0" w:space="0" w:color="auto"/>
                    <w:left w:val="none" w:sz="0" w:space="0" w:color="auto"/>
                    <w:bottom w:val="none" w:sz="0" w:space="0" w:color="auto"/>
                    <w:right w:val="none" w:sz="0" w:space="0" w:color="auto"/>
                  </w:divBdr>
                  <w:divsChild>
                    <w:div w:id="18372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21685">
      <w:bodyDiv w:val="1"/>
      <w:marLeft w:val="0"/>
      <w:marRight w:val="0"/>
      <w:marTop w:val="0"/>
      <w:marBottom w:val="0"/>
      <w:divBdr>
        <w:top w:val="none" w:sz="0" w:space="0" w:color="auto"/>
        <w:left w:val="none" w:sz="0" w:space="0" w:color="auto"/>
        <w:bottom w:val="none" w:sz="0" w:space="0" w:color="auto"/>
        <w:right w:val="none" w:sz="0" w:space="0" w:color="auto"/>
      </w:divBdr>
    </w:div>
    <w:div w:id="1614940731">
      <w:bodyDiv w:val="1"/>
      <w:marLeft w:val="0"/>
      <w:marRight w:val="0"/>
      <w:marTop w:val="0"/>
      <w:marBottom w:val="0"/>
      <w:divBdr>
        <w:top w:val="none" w:sz="0" w:space="0" w:color="auto"/>
        <w:left w:val="none" w:sz="0" w:space="0" w:color="auto"/>
        <w:bottom w:val="none" w:sz="0" w:space="0" w:color="auto"/>
        <w:right w:val="none" w:sz="0" w:space="0" w:color="auto"/>
      </w:divBdr>
    </w:div>
    <w:div w:id="1619026618">
      <w:bodyDiv w:val="1"/>
      <w:marLeft w:val="0"/>
      <w:marRight w:val="0"/>
      <w:marTop w:val="0"/>
      <w:marBottom w:val="0"/>
      <w:divBdr>
        <w:top w:val="none" w:sz="0" w:space="0" w:color="auto"/>
        <w:left w:val="none" w:sz="0" w:space="0" w:color="auto"/>
        <w:bottom w:val="none" w:sz="0" w:space="0" w:color="auto"/>
        <w:right w:val="none" w:sz="0" w:space="0" w:color="auto"/>
      </w:divBdr>
      <w:divsChild>
        <w:div w:id="273446187">
          <w:marLeft w:val="0"/>
          <w:marRight w:val="240"/>
          <w:marTop w:val="0"/>
          <w:marBottom w:val="0"/>
          <w:divBdr>
            <w:top w:val="none" w:sz="0" w:space="0" w:color="auto"/>
            <w:left w:val="none" w:sz="0" w:space="0" w:color="auto"/>
            <w:bottom w:val="none" w:sz="0" w:space="0" w:color="auto"/>
            <w:right w:val="none" w:sz="0" w:space="0" w:color="auto"/>
          </w:divBdr>
          <w:divsChild>
            <w:div w:id="1986659545">
              <w:marLeft w:val="0"/>
              <w:marRight w:val="0"/>
              <w:marTop w:val="0"/>
              <w:marBottom w:val="0"/>
              <w:divBdr>
                <w:top w:val="none" w:sz="0" w:space="0" w:color="auto"/>
                <w:left w:val="none" w:sz="0" w:space="0" w:color="auto"/>
                <w:bottom w:val="none" w:sz="0" w:space="0" w:color="auto"/>
                <w:right w:val="none" w:sz="0" w:space="0" w:color="auto"/>
              </w:divBdr>
              <w:divsChild>
                <w:div w:id="11886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3902">
          <w:marLeft w:val="0"/>
          <w:marRight w:val="240"/>
          <w:marTop w:val="0"/>
          <w:marBottom w:val="0"/>
          <w:divBdr>
            <w:top w:val="none" w:sz="0" w:space="0" w:color="auto"/>
            <w:left w:val="none" w:sz="0" w:space="0" w:color="auto"/>
            <w:bottom w:val="none" w:sz="0" w:space="0" w:color="auto"/>
            <w:right w:val="none" w:sz="0" w:space="0" w:color="auto"/>
          </w:divBdr>
          <w:divsChild>
            <w:div w:id="637611868">
              <w:marLeft w:val="0"/>
              <w:marRight w:val="0"/>
              <w:marTop w:val="0"/>
              <w:marBottom w:val="0"/>
              <w:divBdr>
                <w:top w:val="none" w:sz="0" w:space="0" w:color="auto"/>
                <w:left w:val="none" w:sz="0" w:space="0" w:color="auto"/>
                <w:bottom w:val="none" w:sz="0" w:space="0" w:color="auto"/>
                <w:right w:val="none" w:sz="0" w:space="0" w:color="auto"/>
              </w:divBdr>
              <w:divsChild>
                <w:div w:id="7725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6344">
          <w:marLeft w:val="0"/>
          <w:marRight w:val="0"/>
          <w:marTop w:val="750"/>
          <w:marBottom w:val="0"/>
          <w:divBdr>
            <w:top w:val="none" w:sz="0" w:space="0" w:color="auto"/>
            <w:left w:val="none" w:sz="0" w:space="0" w:color="auto"/>
            <w:bottom w:val="none" w:sz="0" w:space="0" w:color="auto"/>
            <w:right w:val="none" w:sz="0" w:space="0" w:color="auto"/>
          </w:divBdr>
          <w:divsChild>
            <w:div w:id="111292444">
              <w:marLeft w:val="0"/>
              <w:marRight w:val="0"/>
              <w:marTop w:val="0"/>
              <w:marBottom w:val="0"/>
              <w:divBdr>
                <w:top w:val="none" w:sz="0" w:space="0" w:color="auto"/>
                <w:left w:val="none" w:sz="0" w:space="0" w:color="auto"/>
                <w:bottom w:val="none" w:sz="0" w:space="0" w:color="auto"/>
                <w:right w:val="none" w:sz="0" w:space="0" w:color="auto"/>
              </w:divBdr>
              <w:divsChild>
                <w:div w:id="150604651">
                  <w:marLeft w:val="0"/>
                  <w:marRight w:val="0"/>
                  <w:marTop w:val="0"/>
                  <w:marBottom w:val="0"/>
                  <w:divBdr>
                    <w:top w:val="none" w:sz="0" w:space="0" w:color="auto"/>
                    <w:left w:val="none" w:sz="0" w:space="0" w:color="auto"/>
                    <w:bottom w:val="none" w:sz="0" w:space="0" w:color="auto"/>
                    <w:right w:val="none" w:sz="0" w:space="0" w:color="auto"/>
                  </w:divBdr>
                  <w:divsChild>
                    <w:div w:id="14416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5795">
      <w:bodyDiv w:val="1"/>
      <w:marLeft w:val="0"/>
      <w:marRight w:val="0"/>
      <w:marTop w:val="0"/>
      <w:marBottom w:val="0"/>
      <w:divBdr>
        <w:top w:val="none" w:sz="0" w:space="0" w:color="auto"/>
        <w:left w:val="none" w:sz="0" w:space="0" w:color="auto"/>
        <w:bottom w:val="none" w:sz="0" w:space="0" w:color="auto"/>
        <w:right w:val="none" w:sz="0" w:space="0" w:color="auto"/>
      </w:divBdr>
      <w:divsChild>
        <w:div w:id="1131704597">
          <w:marLeft w:val="0"/>
          <w:marRight w:val="0"/>
          <w:marTop w:val="0"/>
          <w:marBottom w:val="0"/>
          <w:divBdr>
            <w:top w:val="none" w:sz="0" w:space="0" w:color="auto"/>
            <w:left w:val="none" w:sz="0" w:space="0" w:color="auto"/>
            <w:bottom w:val="none" w:sz="0" w:space="0" w:color="auto"/>
            <w:right w:val="none" w:sz="0" w:space="0" w:color="auto"/>
          </w:divBdr>
          <w:divsChild>
            <w:div w:id="1914268334">
              <w:marLeft w:val="0"/>
              <w:marRight w:val="0"/>
              <w:marTop w:val="0"/>
              <w:marBottom w:val="0"/>
              <w:divBdr>
                <w:top w:val="none" w:sz="0" w:space="0" w:color="auto"/>
                <w:left w:val="none" w:sz="0" w:space="0" w:color="auto"/>
                <w:bottom w:val="none" w:sz="0" w:space="0" w:color="auto"/>
                <w:right w:val="none" w:sz="0" w:space="0" w:color="auto"/>
              </w:divBdr>
              <w:divsChild>
                <w:div w:id="1833980980">
                  <w:marLeft w:val="0"/>
                  <w:marRight w:val="0"/>
                  <w:marTop w:val="0"/>
                  <w:marBottom w:val="0"/>
                  <w:divBdr>
                    <w:top w:val="none" w:sz="0" w:space="0" w:color="auto"/>
                    <w:left w:val="none" w:sz="0" w:space="0" w:color="auto"/>
                    <w:bottom w:val="none" w:sz="0" w:space="0" w:color="auto"/>
                    <w:right w:val="none" w:sz="0" w:space="0" w:color="auto"/>
                  </w:divBdr>
                  <w:divsChild>
                    <w:div w:id="189489312">
                      <w:marLeft w:val="0"/>
                      <w:marRight w:val="0"/>
                      <w:marTop w:val="0"/>
                      <w:marBottom w:val="0"/>
                      <w:divBdr>
                        <w:top w:val="none" w:sz="0" w:space="0" w:color="auto"/>
                        <w:left w:val="none" w:sz="0" w:space="0" w:color="auto"/>
                        <w:bottom w:val="none" w:sz="0" w:space="0" w:color="auto"/>
                        <w:right w:val="none" w:sz="0" w:space="0" w:color="auto"/>
                      </w:divBdr>
                      <w:divsChild>
                        <w:div w:id="1051999834">
                          <w:marLeft w:val="0"/>
                          <w:marRight w:val="0"/>
                          <w:marTop w:val="0"/>
                          <w:marBottom w:val="0"/>
                          <w:divBdr>
                            <w:top w:val="none" w:sz="0" w:space="0" w:color="auto"/>
                            <w:left w:val="none" w:sz="0" w:space="0" w:color="auto"/>
                            <w:bottom w:val="none" w:sz="0" w:space="0" w:color="auto"/>
                            <w:right w:val="none" w:sz="0" w:space="0" w:color="auto"/>
                          </w:divBdr>
                          <w:divsChild>
                            <w:div w:id="535626917">
                              <w:marLeft w:val="0"/>
                              <w:marRight w:val="0"/>
                              <w:marTop w:val="0"/>
                              <w:marBottom w:val="0"/>
                              <w:divBdr>
                                <w:top w:val="none" w:sz="0" w:space="0" w:color="auto"/>
                                <w:left w:val="none" w:sz="0" w:space="0" w:color="auto"/>
                                <w:bottom w:val="none" w:sz="0" w:space="0" w:color="auto"/>
                                <w:right w:val="none" w:sz="0" w:space="0" w:color="auto"/>
                              </w:divBdr>
                              <w:divsChild>
                                <w:div w:id="2102599850">
                                  <w:marLeft w:val="0"/>
                                  <w:marRight w:val="0"/>
                                  <w:marTop w:val="0"/>
                                  <w:marBottom w:val="0"/>
                                  <w:divBdr>
                                    <w:top w:val="none" w:sz="0" w:space="0" w:color="auto"/>
                                    <w:left w:val="none" w:sz="0" w:space="0" w:color="auto"/>
                                    <w:bottom w:val="none" w:sz="0" w:space="0" w:color="auto"/>
                                    <w:right w:val="none" w:sz="0" w:space="0" w:color="auto"/>
                                  </w:divBdr>
                                  <w:divsChild>
                                    <w:div w:id="238249551">
                                      <w:marLeft w:val="0"/>
                                      <w:marRight w:val="0"/>
                                      <w:marTop w:val="0"/>
                                      <w:marBottom w:val="0"/>
                                      <w:divBdr>
                                        <w:top w:val="none" w:sz="0" w:space="0" w:color="auto"/>
                                        <w:left w:val="none" w:sz="0" w:space="0" w:color="auto"/>
                                        <w:bottom w:val="none" w:sz="0" w:space="0" w:color="auto"/>
                                        <w:right w:val="none" w:sz="0" w:space="0" w:color="auto"/>
                                      </w:divBdr>
                                      <w:divsChild>
                                        <w:div w:id="339545853">
                                          <w:marLeft w:val="0"/>
                                          <w:marRight w:val="0"/>
                                          <w:marTop w:val="0"/>
                                          <w:marBottom w:val="0"/>
                                          <w:divBdr>
                                            <w:top w:val="none" w:sz="0" w:space="0" w:color="auto"/>
                                            <w:left w:val="none" w:sz="0" w:space="0" w:color="auto"/>
                                            <w:bottom w:val="none" w:sz="0" w:space="0" w:color="auto"/>
                                            <w:right w:val="none" w:sz="0" w:space="0" w:color="auto"/>
                                          </w:divBdr>
                                          <w:divsChild>
                                            <w:div w:id="663898121">
                                              <w:marLeft w:val="0"/>
                                              <w:marRight w:val="0"/>
                                              <w:marTop w:val="0"/>
                                              <w:marBottom w:val="0"/>
                                              <w:divBdr>
                                                <w:top w:val="none" w:sz="0" w:space="0" w:color="auto"/>
                                                <w:left w:val="none" w:sz="0" w:space="0" w:color="auto"/>
                                                <w:bottom w:val="none" w:sz="0" w:space="0" w:color="auto"/>
                                                <w:right w:val="none" w:sz="0" w:space="0" w:color="auto"/>
                                              </w:divBdr>
                                              <w:divsChild>
                                                <w:div w:id="1422214879">
                                                  <w:marLeft w:val="0"/>
                                                  <w:marRight w:val="0"/>
                                                  <w:marTop w:val="0"/>
                                                  <w:marBottom w:val="0"/>
                                                  <w:divBdr>
                                                    <w:top w:val="none" w:sz="0" w:space="0" w:color="auto"/>
                                                    <w:left w:val="none" w:sz="0" w:space="0" w:color="auto"/>
                                                    <w:bottom w:val="none" w:sz="0" w:space="0" w:color="auto"/>
                                                    <w:right w:val="none" w:sz="0" w:space="0" w:color="auto"/>
                                                  </w:divBdr>
                                                  <w:divsChild>
                                                    <w:div w:id="16472479">
                                                      <w:marLeft w:val="0"/>
                                                      <w:marRight w:val="0"/>
                                                      <w:marTop w:val="0"/>
                                                      <w:marBottom w:val="0"/>
                                                      <w:divBdr>
                                                        <w:top w:val="none" w:sz="0" w:space="0" w:color="auto"/>
                                                        <w:left w:val="none" w:sz="0" w:space="0" w:color="auto"/>
                                                        <w:bottom w:val="none" w:sz="0" w:space="0" w:color="auto"/>
                                                        <w:right w:val="none" w:sz="0" w:space="0" w:color="auto"/>
                                                      </w:divBdr>
                                                      <w:divsChild>
                                                        <w:div w:id="1167867251">
                                                          <w:marLeft w:val="0"/>
                                                          <w:marRight w:val="0"/>
                                                          <w:marTop w:val="0"/>
                                                          <w:marBottom w:val="0"/>
                                                          <w:divBdr>
                                                            <w:top w:val="none" w:sz="0" w:space="0" w:color="auto"/>
                                                            <w:left w:val="none" w:sz="0" w:space="0" w:color="auto"/>
                                                            <w:bottom w:val="none" w:sz="0" w:space="0" w:color="auto"/>
                                                            <w:right w:val="none" w:sz="0" w:space="0" w:color="auto"/>
                                                          </w:divBdr>
                                                          <w:divsChild>
                                                            <w:div w:id="1321885772">
                                                              <w:marLeft w:val="0"/>
                                                              <w:marRight w:val="0"/>
                                                              <w:marTop w:val="0"/>
                                                              <w:marBottom w:val="0"/>
                                                              <w:divBdr>
                                                                <w:top w:val="none" w:sz="0" w:space="0" w:color="auto"/>
                                                                <w:left w:val="none" w:sz="0" w:space="0" w:color="auto"/>
                                                                <w:bottom w:val="none" w:sz="0" w:space="0" w:color="auto"/>
                                                                <w:right w:val="none" w:sz="0" w:space="0" w:color="auto"/>
                                                              </w:divBdr>
                                                              <w:divsChild>
                                                                <w:div w:id="1826702393">
                                                                  <w:marLeft w:val="0"/>
                                                                  <w:marRight w:val="0"/>
                                                                  <w:marTop w:val="0"/>
                                                                  <w:marBottom w:val="0"/>
                                                                  <w:divBdr>
                                                                    <w:top w:val="none" w:sz="0" w:space="0" w:color="auto"/>
                                                                    <w:left w:val="none" w:sz="0" w:space="0" w:color="auto"/>
                                                                    <w:bottom w:val="none" w:sz="0" w:space="0" w:color="auto"/>
                                                                    <w:right w:val="none" w:sz="0" w:space="0" w:color="auto"/>
                                                                  </w:divBdr>
                                                                  <w:divsChild>
                                                                    <w:div w:id="406409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6338898">
                                                              <w:marLeft w:val="0"/>
                                                              <w:marRight w:val="0"/>
                                                              <w:marTop w:val="0"/>
                                                              <w:marBottom w:val="0"/>
                                                              <w:divBdr>
                                                                <w:top w:val="none" w:sz="0" w:space="0" w:color="auto"/>
                                                                <w:left w:val="none" w:sz="0" w:space="0" w:color="auto"/>
                                                                <w:bottom w:val="none" w:sz="0" w:space="0" w:color="auto"/>
                                                                <w:right w:val="none" w:sz="0" w:space="0" w:color="auto"/>
                                                              </w:divBdr>
                                                              <w:divsChild>
                                                                <w:div w:id="1571572771">
                                                                  <w:marLeft w:val="0"/>
                                                                  <w:marRight w:val="0"/>
                                                                  <w:marTop w:val="0"/>
                                                                  <w:marBottom w:val="0"/>
                                                                  <w:divBdr>
                                                                    <w:top w:val="none" w:sz="0" w:space="0" w:color="auto"/>
                                                                    <w:left w:val="none" w:sz="0" w:space="0" w:color="auto"/>
                                                                    <w:bottom w:val="none" w:sz="0" w:space="0" w:color="auto"/>
                                                                    <w:right w:val="none" w:sz="0" w:space="0" w:color="auto"/>
                                                                  </w:divBdr>
                                                                  <w:divsChild>
                                                                    <w:div w:id="17967514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8861379">
                                                              <w:marLeft w:val="0"/>
                                                              <w:marRight w:val="0"/>
                                                              <w:marTop w:val="0"/>
                                                              <w:marBottom w:val="0"/>
                                                              <w:divBdr>
                                                                <w:top w:val="none" w:sz="0" w:space="0" w:color="auto"/>
                                                                <w:left w:val="none" w:sz="0" w:space="0" w:color="auto"/>
                                                                <w:bottom w:val="none" w:sz="0" w:space="0" w:color="auto"/>
                                                                <w:right w:val="none" w:sz="0" w:space="0" w:color="auto"/>
                                                              </w:divBdr>
                                                              <w:divsChild>
                                                                <w:div w:id="2119249329">
                                                                  <w:marLeft w:val="0"/>
                                                                  <w:marRight w:val="0"/>
                                                                  <w:marTop w:val="0"/>
                                                                  <w:marBottom w:val="0"/>
                                                                  <w:divBdr>
                                                                    <w:top w:val="none" w:sz="0" w:space="0" w:color="auto"/>
                                                                    <w:left w:val="none" w:sz="0" w:space="0" w:color="auto"/>
                                                                    <w:bottom w:val="none" w:sz="0" w:space="0" w:color="auto"/>
                                                                    <w:right w:val="none" w:sz="0" w:space="0" w:color="auto"/>
                                                                  </w:divBdr>
                                                                  <w:divsChild>
                                                                    <w:div w:id="301888934">
                                                                      <w:marLeft w:val="-420"/>
                                                                      <w:marRight w:val="0"/>
                                                                      <w:marTop w:val="0"/>
                                                                      <w:marBottom w:val="0"/>
                                                                      <w:divBdr>
                                                                        <w:top w:val="none" w:sz="0" w:space="0" w:color="auto"/>
                                                                        <w:left w:val="none" w:sz="0" w:space="0" w:color="auto"/>
                                                                        <w:bottom w:val="none" w:sz="0" w:space="0" w:color="auto"/>
                                                                        <w:right w:val="none" w:sz="0" w:space="0" w:color="auto"/>
                                                                      </w:divBdr>
                                                                      <w:divsChild>
                                                                        <w:div w:id="1371884116">
                                                                          <w:marLeft w:val="0"/>
                                                                          <w:marRight w:val="0"/>
                                                                          <w:marTop w:val="0"/>
                                                                          <w:marBottom w:val="0"/>
                                                                          <w:divBdr>
                                                                            <w:top w:val="none" w:sz="0" w:space="0" w:color="auto"/>
                                                                            <w:left w:val="none" w:sz="0" w:space="0" w:color="auto"/>
                                                                            <w:bottom w:val="none" w:sz="0" w:space="0" w:color="auto"/>
                                                                            <w:right w:val="none" w:sz="0" w:space="0" w:color="auto"/>
                                                                          </w:divBdr>
                                                                          <w:divsChild>
                                                                            <w:div w:id="859271682">
                                                                              <w:marLeft w:val="0"/>
                                                                              <w:marRight w:val="0"/>
                                                                              <w:marTop w:val="0"/>
                                                                              <w:marBottom w:val="0"/>
                                                                              <w:divBdr>
                                                                                <w:top w:val="none" w:sz="0" w:space="0" w:color="auto"/>
                                                                                <w:left w:val="none" w:sz="0" w:space="0" w:color="auto"/>
                                                                                <w:bottom w:val="none" w:sz="0" w:space="0" w:color="auto"/>
                                                                                <w:right w:val="none" w:sz="0" w:space="0" w:color="auto"/>
                                                                              </w:divBdr>
                                                                              <w:divsChild>
                                                                                <w:div w:id="562837709">
                                                                                  <w:marLeft w:val="0"/>
                                                                                  <w:marRight w:val="0"/>
                                                                                  <w:marTop w:val="0"/>
                                                                                  <w:marBottom w:val="0"/>
                                                                                  <w:divBdr>
                                                                                    <w:top w:val="none" w:sz="0" w:space="0" w:color="auto"/>
                                                                                    <w:left w:val="none" w:sz="0" w:space="0" w:color="auto"/>
                                                                                    <w:bottom w:val="none" w:sz="0" w:space="0" w:color="auto"/>
                                                                                    <w:right w:val="none" w:sz="0" w:space="0" w:color="auto"/>
                                                                                  </w:divBdr>
                                                                                </w:div>
                                                                                <w:div w:id="4451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68239">
                                                                      <w:marLeft w:val="-420"/>
                                                                      <w:marRight w:val="0"/>
                                                                      <w:marTop w:val="0"/>
                                                                      <w:marBottom w:val="0"/>
                                                                      <w:divBdr>
                                                                        <w:top w:val="none" w:sz="0" w:space="0" w:color="auto"/>
                                                                        <w:left w:val="none" w:sz="0" w:space="0" w:color="auto"/>
                                                                        <w:bottom w:val="none" w:sz="0" w:space="0" w:color="auto"/>
                                                                        <w:right w:val="none" w:sz="0" w:space="0" w:color="auto"/>
                                                                      </w:divBdr>
                                                                      <w:divsChild>
                                                                        <w:div w:id="391659272">
                                                                          <w:marLeft w:val="0"/>
                                                                          <w:marRight w:val="0"/>
                                                                          <w:marTop w:val="0"/>
                                                                          <w:marBottom w:val="0"/>
                                                                          <w:divBdr>
                                                                            <w:top w:val="none" w:sz="0" w:space="0" w:color="auto"/>
                                                                            <w:left w:val="none" w:sz="0" w:space="0" w:color="auto"/>
                                                                            <w:bottom w:val="none" w:sz="0" w:space="0" w:color="auto"/>
                                                                            <w:right w:val="none" w:sz="0" w:space="0" w:color="auto"/>
                                                                          </w:divBdr>
                                                                          <w:divsChild>
                                                                            <w:div w:id="676035076">
                                                                              <w:marLeft w:val="0"/>
                                                                              <w:marRight w:val="0"/>
                                                                              <w:marTop w:val="0"/>
                                                                              <w:marBottom w:val="0"/>
                                                                              <w:divBdr>
                                                                                <w:top w:val="none" w:sz="0" w:space="0" w:color="auto"/>
                                                                                <w:left w:val="none" w:sz="0" w:space="0" w:color="auto"/>
                                                                                <w:bottom w:val="none" w:sz="0" w:space="0" w:color="auto"/>
                                                                                <w:right w:val="none" w:sz="0" w:space="0" w:color="auto"/>
                                                                              </w:divBdr>
                                                                              <w:divsChild>
                                                                                <w:div w:id="2082830467">
                                                                                  <w:marLeft w:val="0"/>
                                                                                  <w:marRight w:val="0"/>
                                                                                  <w:marTop w:val="0"/>
                                                                                  <w:marBottom w:val="0"/>
                                                                                  <w:divBdr>
                                                                                    <w:top w:val="none" w:sz="0" w:space="0" w:color="auto"/>
                                                                                    <w:left w:val="none" w:sz="0" w:space="0" w:color="auto"/>
                                                                                    <w:bottom w:val="none" w:sz="0" w:space="0" w:color="auto"/>
                                                                                    <w:right w:val="none" w:sz="0" w:space="0" w:color="auto"/>
                                                                                  </w:divBdr>
                                                                                </w:div>
                                                                                <w:div w:id="176838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38026">
                                                                      <w:marLeft w:val="-420"/>
                                                                      <w:marRight w:val="0"/>
                                                                      <w:marTop w:val="0"/>
                                                                      <w:marBottom w:val="0"/>
                                                                      <w:divBdr>
                                                                        <w:top w:val="none" w:sz="0" w:space="0" w:color="auto"/>
                                                                        <w:left w:val="none" w:sz="0" w:space="0" w:color="auto"/>
                                                                        <w:bottom w:val="none" w:sz="0" w:space="0" w:color="auto"/>
                                                                        <w:right w:val="none" w:sz="0" w:space="0" w:color="auto"/>
                                                                      </w:divBdr>
                                                                      <w:divsChild>
                                                                        <w:div w:id="673651036">
                                                                          <w:marLeft w:val="0"/>
                                                                          <w:marRight w:val="0"/>
                                                                          <w:marTop w:val="0"/>
                                                                          <w:marBottom w:val="0"/>
                                                                          <w:divBdr>
                                                                            <w:top w:val="none" w:sz="0" w:space="0" w:color="auto"/>
                                                                            <w:left w:val="none" w:sz="0" w:space="0" w:color="auto"/>
                                                                            <w:bottom w:val="none" w:sz="0" w:space="0" w:color="auto"/>
                                                                            <w:right w:val="none" w:sz="0" w:space="0" w:color="auto"/>
                                                                          </w:divBdr>
                                                                          <w:divsChild>
                                                                            <w:div w:id="1076588683">
                                                                              <w:marLeft w:val="0"/>
                                                                              <w:marRight w:val="0"/>
                                                                              <w:marTop w:val="0"/>
                                                                              <w:marBottom w:val="0"/>
                                                                              <w:divBdr>
                                                                                <w:top w:val="none" w:sz="0" w:space="0" w:color="auto"/>
                                                                                <w:left w:val="none" w:sz="0" w:space="0" w:color="auto"/>
                                                                                <w:bottom w:val="none" w:sz="0" w:space="0" w:color="auto"/>
                                                                                <w:right w:val="none" w:sz="0" w:space="0" w:color="auto"/>
                                                                              </w:divBdr>
                                                                              <w:divsChild>
                                                                                <w:div w:id="17051554">
                                                                                  <w:marLeft w:val="0"/>
                                                                                  <w:marRight w:val="0"/>
                                                                                  <w:marTop w:val="0"/>
                                                                                  <w:marBottom w:val="0"/>
                                                                                  <w:divBdr>
                                                                                    <w:top w:val="none" w:sz="0" w:space="0" w:color="auto"/>
                                                                                    <w:left w:val="none" w:sz="0" w:space="0" w:color="auto"/>
                                                                                    <w:bottom w:val="none" w:sz="0" w:space="0" w:color="auto"/>
                                                                                    <w:right w:val="none" w:sz="0" w:space="0" w:color="auto"/>
                                                                                  </w:divBdr>
                                                                                </w:div>
                                                                                <w:div w:id="193338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21963">
                                                                      <w:marLeft w:val="-420"/>
                                                                      <w:marRight w:val="0"/>
                                                                      <w:marTop w:val="0"/>
                                                                      <w:marBottom w:val="0"/>
                                                                      <w:divBdr>
                                                                        <w:top w:val="none" w:sz="0" w:space="0" w:color="auto"/>
                                                                        <w:left w:val="none" w:sz="0" w:space="0" w:color="auto"/>
                                                                        <w:bottom w:val="none" w:sz="0" w:space="0" w:color="auto"/>
                                                                        <w:right w:val="none" w:sz="0" w:space="0" w:color="auto"/>
                                                                      </w:divBdr>
                                                                      <w:divsChild>
                                                                        <w:div w:id="1955138973">
                                                                          <w:marLeft w:val="0"/>
                                                                          <w:marRight w:val="0"/>
                                                                          <w:marTop w:val="0"/>
                                                                          <w:marBottom w:val="0"/>
                                                                          <w:divBdr>
                                                                            <w:top w:val="none" w:sz="0" w:space="0" w:color="auto"/>
                                                                            <w:left w:val="none" w:sz="0" w:space="0" w:color="auto"/>
                                                                            <w:bottom w:val="none" w:sz="0" w:space="0" w:color="auto"/>
                                                                            <w:right w:val="none" w:sz="0" w:space="0" w:color="auto"/>
                                                                          </w:divBdr>
                                                                          <w:divsChild>
                                                                            <w:div w:id="952593121">
                                                                              <w:marLeft w:val="0"/>
                                                                              <w:marRight w:val="0"/>
                                                                              <w:marTop w:val="0"/>
                                                                              <w:marBottom w:val="0"/>
                                                                              <w:divBdr>
                                                                                <w:top w:val="none" w:sz="0" w:space="0" w:color="auto"/>
                                                                                <w:left w:val="none" w:sz="0" w:space="0" w:color="auto"/>
                                                                                <w:bottom w:val="none" w:sz="0" w:space="0" w:color="auto"/>
                                                                                <w:right w:val="none" w:sz="0" w:space="0" w:color="auto"/>
                                                                              </w:divBdr>
                                                                              <w:divsChild>
                                                                                <w:div w:id="1557231366">
                                                                                  <w:marLeft w:val="0"/>
                                                                                  <w:marRight w:val="0"/>
                                                                                  <w:marTop w:val="0"/>
                                                                                  <w:marBottom w:val="0"/>
                                                                                  <w:divBdr>
                                                                                    <w:top w:val="none" w:sz="0" w:space="0" w:color="auto"/>
                                                                                    <w:left w:val="none" w:sz="0" w:space="0" w:color="auto"/>
                                                                                    <w:bottom w:val="none" w:sz="0" w:space="0" w:color="auto"/>
                                                                                    <w:right w:val="none" w:sz="0" w:space="0" w:color="auto"/>
                                                                                  </w:divBdr>
                                                                                </w:div>
                                                                                <w:div w:id="11273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658731">
                                                                      <w:marLeft w:val="-420"/>
                                                                      <w:marRight w:val="0"/>
                                                                      <w:marTop w:val="0"/>
                                                                      <w:marBottom w:val="0"/>
                                                                      <w:divBdr>
                                                                        <w:top w:val="none" w:sz="0" w:space="0" w:color="auto"/>
                                                                        <w:left w:val="none" w:sz="0" w:space="0" w:color="auto"/>
                                                                        <w:bottom w:val="none" w:sz="0" w:space="0" w:color="auto"/>
                                                                        <w:right w:val="none" w:sz="0" w:space="0" w:color="auto"/>
                                                                      </w:divBdr>
                                                                      <w:divsChild>
                                                                        <w:div w:id="2014915326">
                                                                          <w:marLeft w:val="0"/>
                                                                          <w:marRight w:val="0"/>
                                                                          <w:marTop w:val="0"/>
                                                                          <w:marBottom w:val="0"/>
                                                                          <w:divBdr>
                                                                            <w:top w:val="none" w:sz="0" w:space="0" w:color="auto"/>
                                                                            <w:left w:val="none" w:sz="0" w:space="0" w:color="auto"/>
                                                                            <w:bottom w:val="none" w:sz="0" w:space="0" w:color="auto"/>
                                                                            <w:right w:val="none" w:sz="0" w:space="0" w:color="auto"/>
                                                                          </w:divBdr>
                                                                          <w:divsChild>
                                                                            <w:div w:id="1766001151">
                                                                              <w:marLeft w:val="0"/>
                                                                              <w:marRight w:val="0"/>
                                                                              <w:marTop w:val="0"/>
                                                                              <w:marBottom w:val="0"/>
                                                                              <w:divBdr>
                                                                                <w:top w:val="none" w:sz="0" w:space="0" w:color="auto"/>
                                                                                <w:left w:val="none" w:sz="0" w:space="0" w:color="auto"/>
                                                                                <w:bottom w:val="none" w:sz="0" w:space="0" w:color="auto"/>
                                                                                <w:right w:val="none" w:sz="0" w:space="0" w:color="auto"/>
                                                                              </w:divBdr>
                                                                              <w:divsChild>
                                                                                <w:div w:id="1188563663">
                                                                                  <w:marLeft w:val="0"/>
                                                                                  <w:marRight w:val="0"/>
                                                                                  <w:marTop w:val="0"/>
                                                                                  <w:marBottom w:val="0"/>
                                                                                  <w:divBdr>
                                                                                    <w:top w:val="none" w:sz="0" w:space="0" w:color="auto"/>
                                                                                    <w:left w:val="none" w:sz="0" w:space="0" w:color="auto"/>
                                                                                    <w:bottom w:val="none" w:sz="0" w:space="0" w:color="auto"/>
                                                                                    <w:right w:val="none" w:sz="0" w:space="0" w:color="auto"/>
                                                                                  </w:divBdr>
                                                                                </w:div>
                                                                                <w:div w:id="9848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467719">
                                                  <w:marLeft w:val="0"/>
                                                  <w:marRight w:val="0"/>
                                                  <w:marTop w:val="0"/>
                                                  <w:marBottom w:val="0"/>
                                                  <w:divBdr>
                                                    <w:top w:val="none" w:sz="0" w:space="0" w:color="auto"/>
                                                    <w:left w:val="none" w:sz="0" w:space="0" w:color="auto"/>
                                                    <w:bottom w:val="none" w:sz="0" w:space="0" w:color="auto"/>
                                                    <w:right w:val="none" w:sz="0" w:space="0" w:color="auto"/>
                                                  </w:divBdr>
                                                  <w:divsChild>
                                                    <w:div w:id="293675802">
                                                      <w:marLeft w:val="0"/>
                                                      <w:marRight w:val="0"/>
                                                      <w:marTop w:val="0"/>
                                                      <w:marBottom w:val="0"/>
                                                      <w:divBdr>
                                                        <w:top w:val="none" w:sz="0" w:space="0" w:color="auto"/>
                                                        <w:left w:val="none" w:sz="0" w:space="0" w:color="auto"/>
                                                        <w:bottom w:val="none" w:sz="0" w:space="0" w:color="auto"/>
                                                        <w:right w:val="none" w:sz="0" w:space="0" w:color="auto"/>
                                                      </w:divBdr>
                                                      <w:divsChild>
                                                        <w:div w:id="961764796">
                                                          <w:marLeft w:val="0"/>
                                                          <w:marRight w:val="0"/>
                                                          <w:marTop w:val="0"/>
                                                          <w:marBottom w:val="0"/>
                                                          <w:divBdr>
                                                            <w:top w:val="none" w:sz="0" w:space="0" w:color="auto"/>
                                                            <w:left w:val="none" w:sz="0" w:space="0" w:color="auto"/>
                                                            <w:bottom w:val="none" w:sz="0" w:space="0" w:color="auto"/>
                                                            <w:right w:val="none" w:sz="0" w:space="0" w:color="auto"/>
                                                          </w:divBdr>
                                                          <w:divsChild>
                                                            <w:div w:id="2059163982">
                                                              <w:marLeft w:val="0"/>
                                                              <w:marRight w:val="0"/>
                                                              <w:marTop w:val="0"/>
                                                              <w:marBottom w:val="0"/>
                                                              <w:divBdr>
                                                                <w:top w:val="none" w:sz="0" w:space="0" w:color="auto"/>
                                                                <w:left w:val="none" w:sz="0" w:space="0" w:color="auto"/>
                                                                <w:bottom w:val="none" w:sz="0" w:space="0" w:color="auto"/>
                                                                <w:right w:val="none" w:sz="0" w:space="0" w:color="auto"/>
                                                              </w:divBdr>
                                                              <w:divsChild>
                                                                <w:div w:id="1297295166">
                                                                  <w:marLeft w:val="0"/>
                                                                  <w:marRight w:val="0"/>
                                                                  <w:marTop w:val="0"/>
                                                                  <w:marBottom w:val="300"/>
                                                                  <w:divBdr>
                                                                    <w:top w:val="none" w:sz="0" w:space="0" w:color="auto"/>
                                                                    <w:left w:val="none" w:sz="0" w:space="0" w:color="auto"/>
                                                                    <w:bottom w:val="none" w:sz="0" w:space="0" w:color="auto"/>
                                                                    <w:right w:val="none" w:sz="0" w:space="0" w:color="auto"/>
                                                                  </w:divBdr>
                                                                  <w:divsChild>
                                                                    <w:div w:id="37904336">
                                                                      <w:marLeft w:val="0"/>
                                                                      <w:marRight w:val="0"/>
                                                                      <w:marTop w:val="0"/>
                                                                      <w:marBottom w:val="0"/>
                                                                      <w:divBdr>
                                                                        <w:top w:val="none" w:sz="0" w:space="0" w:color="auto"/>
                                                                        <w:left w:val="none" w:sz="0" w:space="0" w:color="auto"/>
                                                                        <w:bottom w:val="none" w:sz="0" w:space="0" w:color="auto"/>
                                                                        <w:right w:val="none" w:sz="0" w:space="0" w:color="auto"/>
                                                                      </w:divBdr>
                                                                      <w:divsChild>
                                                                        <w:div w:id="1266883933">
                                                                          <w:marLeft w:val="0"/>
                                                                          <w:marRight w:val="0"/>
                                                                          <w:marTop w:val="0"/>
                                                                          <w:marBottom w:val="0"/>
                                                                          <w:divBdr>
                                                                            <w:top w:val="none" w:sz="0" w:space="0" w:color="auto"/>
                                                                            <w:left w:val="none" w:sz="0" w:space="0" w:color="auto"/>
                                                                            <w:bottom w:val="none" w:sz="0" w:space="0" w:color="auto"/>
                                                                            <w:right w:val="none" w:sz="0" w:space="0" w:color="auto"/>
                                                                          </w:divBdr>
                                                                          <w:divsChild>
                                                                            <w:div w:id="180243523">
                                                                              <w:marLeft w:val="0"/>
                                                                              <w:marRight w:val="0"/>
                                                                              <w:marTop w:val="0"/>
                                                                              <w:marBottom w:val="0"/>
                                                                              <w:divBdr>
                                                                                <w:top w:val="none" w:sz="0" w:space="0" w:color="auto"/>
                                                                                <w:left w:val="none" w:sz="0" w:space="0" w:color="auto"/>
                                                                                <w:bottom w:val="none" w:sz="0" w:space="0" w:color="auto"/>
                                                                                <w:right w:val="none" w:sz="0" w:space="0" w:color="auto"/>
                                                                              </w:divBdr>
                                                                              <w:divsChild>
                                                                                <w:div w:id="1410932111">
                                                                                  <w:marLeft w:val="0"/>
                                                                                  <w:marRight w:val="0"/>
                                                                                  <w:marTop w:val="0"/>
                                                                                  <w:marBottom w:val="0"/>
                                                                                  <w:divBdr>
                                                                                    <w:top w:val="none" w:sz="0" w:space="0" w:color="auto"/>
                                                                                    <w:left w:val="none" w:sz="0" w:space="0" w:color="auto"/>
                                                                                    <w:bottom w:val="none" w:sz="0" w:space="0" w:color="auto"/>
                                                                                    <w:right w:val="none" w:sz="0" w:space="0" w:color="auto"/>
                                                                                  </w:divBdr>
                                                                                  <w:divsChild>
                                                                                    <w:div w:id="480007016">
                                                                                      <w:marLeft w:val="0"/>
                                                                                      <w:marRight w:val="0"/>
                                                                                      <w:marTop w:val="0"/>
                                                                                      <w:marBottom w:val="0"/>
                                                                                      <w:divBdr>
                                                                                        <w:top w:val="none" w:sz="0" w:space="0" w:color="auto"/>
                                                                                        <w:left w:val="none" w:sz="0" w:space="0" w:color="auto"/>
                                                                                        <w:bottom w:val="none" w:sz="0" w:space="0" w:color="auto"/>
                                                                                        <w:right w:val="none" w:sz="0" w:space="0" w:color="auto"/>
                                                                                      </w:divBdr>
                                                                                      <w:divsChild>
                                                                                        <w:div w:id="1696229592">
                                                                                          <w:marLeft w:val="0"/>
                                                                                          <w:marRight w:val="0"/>
                                                                                          <w:marTop w:val="0"/>
                                                                                          <w:marBottom w:val="0"/>
                                                                                          <w:divBdr>
                                                                                            <w:top w:val="none" w:sz="0" w:space="0" w:color="auto"/>
                                                                                            <w:left w:val="none" w:sz="0" w:space="0" w:color="auto"/>
                                                                                            <w:bottom w:val="none" w:sz="0" w:space="0" w:color="auto"/>
                                                                                            <w:right w:val="none" w:sz="0" w:space="0" w:color="auto"/>
                                                                                          </w:divBdr>
                                                                                          <w:divsChild>
                                                                                            <w:div w:id="1635209184">
                                                                                              <w:marLeft w:val="0"/>
                                                                                              <w:marRight w:val="0"/>
                                                                                              <w:marTop w:val="0"/>
                                                                                              <w:marBottom w:val="0"/>
                                                                                              <w:divBdr>
                                                                                                <w:top w:val="none" w:sz="0" w:space="0" w:color="auto"/>
                                                                                                <w:left w:val="none" w:sz="0" w:space="0" w:color="auto"/>
                                                                                                <w:bottom w:val="none" w:sz="0" w:space="0" w:color="auto"/>
                                                                                                <w:right w:val="none" w:sz="0" w:space="0" w:color="auto"/>
                                                                                              </w:divBdr>
                                                                                              <w:divsChild>
                                                                                                <w:div w:id="1047141158">
                                                                                                  <w:marLeft w:val="0"/>
                                                                                                  <w:marRight w:val="0"/>
                                                                                                  <w:marTop w:val="0"/>
                                                                                                  <w:marBottom w:val="0"/>
                                                                                                  <w:divBdr>
                                                                                                    <w:top w:val="none" w:sz="0" w:space="0" w:color="auto"/>
                                                                                                    <w:left w:val="none" w:sz="0" w:space="0" w:color="auto"/>
                                                                                                    <w:bottom w:val="none" w:sz="0" w:space="0" w:color="auto"/>
                                                                                                    <w:right w:val="none" w:sz="0" w:space="0" w:color="auto"/>
                                                                                                  </w:divBdr>
                                                                                                  <w:divsChild>
                                                                                                    <w:div w:id="32733350">
                                                                                                      <w:marLeft w:val="0"/>
                                                                                                      <w:marRight w:val="0"/>
                                                                                                      <w:marTop w:val="0"/>
                                                                                                      <w:marBottom w:val="60"/>
                                                                                                      <w:divBdr>
                                                                                                        <w:top w:val="none" w:sz="0" w:space="0" w:color="auto"/>
                                                                                                        <w:left w:val="none" w:sz="0" w:space="0" w:color="auto"/>
                                                                                                        <w:bottom w:val="none" w:sz="0" w:space="0" w:color="auto"/>
                                                                                                        <w:right w:val="none" w:sz="0" w:space="0" w:color="auto"/>
                                                                                                      </w:divBdr>
                                                                                                    </w:div>
                                                                                                    <w:div w:id="610548254">
                                                                                                      <w:marLeft w:val="0"/>
                                                                                                      <w:marRight w:val="0"/>
                                                                                                      <w:marTop w:val="0"/>
                                                                                                      <w:marBottom w:val="120"/>
                                                                                                      <w:divBdr>
                                                                                                        <w:top w:val="none" w:sz="0" w:space="0" w:color="auto"/>
                                                                                                        <w:left w:val="none" w:sz="0" w:space="0" w:color="auto"/>
                                                                                                        <w:bottom w:val="none" w:sz="0" w:space="0" w:color="auto"/>
                                                                                                        <w:right w:val="none" w:sz="0" w:space="0" w:color="auto"/>
                                                                                                      </w:divBdr>
                                                                                                    </w:div>
                                                                                                    <w:div w:id="464855321">
                                                                                                      <w:marLeft w:val="0"/>
                                                                                                      <w:marRight w:val="0"/>
                                                                                                      <w:marTop w:val="0"/>
                                                                                                      <w:marBottom w:val="0"/>
                                                                                                      <w:divBdr>
                                                                                                        <w:top w:val="none" w:sz="0" w:space="0" w:color="auto"/>
                                                                                                        <w:left w:val="none" w:sz="0" w:space="0" w:color="auto"/>
                                                                                                        <w:bottom w:val="none" w:sz="0" w:space="0" w:color="auto"/>
                                                                                                        <w:right w:val="none" w:sz="0" w:space="0" w:color="auto"/>
                                                                                                      </w:divBdr>
                                                                                                      <w:divsChild>
                                                                                                        <w:div w:id="1658075901">
                                                                                                          <w:marLeft w:val="0"/>
                                                                                                          <w:marRight w:val="0"/>
                                                                                                          <w:marTop w:val="0"/>
                                                                                                          <w:marBottom w:val="0"/>
                                                                                                          <w:divBdr>
                                                                                                            <w:top w:val="none" w:sz="0" w:space="0" w:color="auto"/>
                                                                                                            <w:left w:val="none" w:sz="0" w:space="0" w:color="auto"/>
                                                                                                            <w:bottom w:val="none" w:sz="0" w:space="0" w:color="auto"/>
                                                                                                            <w:right w:val="none" w:sz="0" w:space="0" w:color="auto"/>
                                                                                                          </w:divBdr>
                                                                                                          <w:divsChild>
                                                                                                            <w:div w:id="1661078521">
                                                                                                              <w:marLeft w:val="0"/>
                                                                                                              <w:marRight w:val="0"/>
                                                                                                              <w:marTop w:val="0"/>
                                                                                                              <w:marBottom w:val="0"/>
                                                                                                              <w:divBdr>
                                                                                                                <w:top w:val="none" w:sz="0" w:space="0" w:color="auto"/>
                                                                                                                <w:left w:val="none" w:sz="0" w:space="0" w:color="auto"/>
                                                                                                                <w:bottom w:val="none" w:sz="0" w:space="0" w:color="auto"/>
                                                                                                                <w:right w:val="none" w:sz="0" w:space="0" w:color="auto"/>
                                                                                                              </w:divBdr>
                                                                                                              <w:divsChild>
                                                                                                                <w:div w:id="1291324141">
                                                                                                                  <w:marLeft w:val="0"/>
                                                                                                                  <w:marRight w:val="0"/>
                                                                                                                  <w:marTop w:val="0"/>
                                                                                                                  <w:marBottom w:val="0"/>
                                                                                                                  <w:divBdr>
                                                                                                                    <w:top w:val="none" w:sz="0" w:space="0" w:color="auto"/>
                                                                                                                    <w:left w:val="none" w:sz="0" w:space="0" w:color="auto"/>
                                                                                                                    <w:bottom w:val="none" w:sz="0" w:space="0" w:color="auto"/>
                                                                                                                    <w:right w:val="none" w:sz="0" w:space="0" w:color="auto"/>
                                                                                                                  </w:divBdr>
                                                                                                                  <w:divsChild>
                                                                                                                    <w:div w:id="247814736">
                                                                                                                      <w:marLeft w:val="0"/>
                                                                                                                      <w:marRight w:val="0"/>
                                                                                                                      <w:marTop w:val="0"/>
                                                                                                                      <w:marBottom w:val="0"/>
                                                                                                                      <w:divBdr>
                                                                                                                        <w:top w:val="none" w:sz="0" w:space="0" w:color="auto"/>
                                                                                                                        <w:left w:val="none" w:sz="0" w:space="0" w:color="auto"/>
                                                                                                                        <w:bottom w:val="none" w:sz="0" w:space="0" w:color="auto"/>
                                                                                                                        <w:right w:val="none" w:sz="0" w:space="0" w:color="auto"/>
                                                                                                                      </w:divBdr>
                                                                                                                      <w:divsChild>
                                                                                                                        <w:div w:id="72063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496">
                                                                                                                  <w:marLeft w:val="90"/>
                                                                                                                  <w:marRight w:val="0"/>
                                                                                                                  <w:marTop w:val="0"/>
                                                                                                                  <w:marBottom w:val="0"/>
                                                                                                                  <w:divBdr>
                                                                                                                    <w:top w:val="none" w:sz="0" w:space="0" w:color="auto"/>
                                                                                                                    <w:left w:val="none" w:sz="0" w:space="0" w:color="auto"/>
                                                                                                                    <w:bottom w:val="none" w:sz="0" w:space="0" w:color="auto"/>
                                                                                                                    <w:right w:val="none" w:sz="0" w:space="0" w:color="auto"/>
                                                                                                                  </w:divBdr>
                                                                                                                  <w:divsChild>
                                                                                                                    <w:div w:id="7104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3379">
                                                                                          <w:marLeft w:val="0"/>
                                                                                          <w:marRight w:val="0"/>
                                                                                          <w:marTop w:val="0"/>
                                                                                          <w:marBottom w:val="0"/>
                                                                                          <w:divBdr>
                                                                                            <w:top w:val="none" w:sz="0" w:space="0" w:color="auto"/>
                                                                                            <w:left w:val="none" w:sz="0" w:space="0" w:color="auto"/>
                                                                                            <w:bottom w:val="none" w:sz="0" w:space="0" w:color="auto"/>
                                                                                            <w:right w:val="none" w:sz="0" w:space="0" w:color="auto"/>
                                                                                          </w:divBdr>
                                                                                          <w:divsChild>
                                                                                            <w:div w:id="453140677">
                                                                                              <w:marLeft w:val="0"/>
                                                                                              <w:marRight w:val="0"/>
                                                                                              <w:marTop w:val="0"/>
                                                                                              <w:marBottom w:val="0"/>
                                                                                              <w:divBdr>
                                                                                                <w:top w:val="none" w:sz="0" w:space="0" w:color="auto"/>
                                                                                                <w:left w:val="none" w:sz="0" w:space="0" w:color="auto"/>
                                                                                                <w:bottom w:val="none" w:sz="0" w:space="0" w:color="auto"/>
                                                                                                <w:right w:val="none" w:sz="0" w:space="0" w:color="auto"/>
                                                                                              </w:divBdr>
                                                                                              <w:divsChild>
                                                                                                <w:div w:id="1312564842">
                                                                                                  <w:marLeft w:val="0"/>
                                                                                                  <w:marRight w:val="0"/>
                                                                                                  <w:marTop w:val="0"/>
                                                                                                  <w:marBottom w:val="0"/>
                                                                                                  <w:divBdr>
                                                                                                    <w:top w:val="none" w:sz="0" w:space="0" w:color="auto"/>
                                                                                                    <w:left w:val="none" w:sz="0" w:space="0" w:color="auto"/>
                                                                                                    <w:bottom w:val="none" w:sz="0" w:space="0" w:color="auto"/>
                                                                                                    <w:right w:val="none" w:sz="0" w:space="0" w:color="auto"/>
                                                                                                  </w:divBdr>
                                                                                                  <w:divsChild>
                                                                                                    <w:div w:id="1341473248">
                                                                                                      <w:marLeft w:val="0"/>
                                                                                                      <w:marRight w:val="0"/>
                                                                                                      <w:marTop w:val="0"/>
                                                                                                      <w:marBottom w:val="60"/>
                                                                                                      <w:divBdr>
                                                                                                        <w:top w:val="none" w:sz="0" w:space="0" w:color="auto"/>
                                                                                                        <w:left w:val="none" w:sz="0" w:space="0" w:color="auto"/>
                                                                                                        <w:bottom w:val="none" w:sz="0" w:space="0" w:color="auto"/>
                                                                                                        <w:right w:val="none" w:sz="0" w:space="0" w:color="auto"/>
                                                                                                      </w:divBdr>
                                                                                                    </w:div>
                                                                                                    <w:div w:id="1536114758">
                                                                                                      <w:marLeft w:val="0"/>
                                                                                                      <w:marRight w:val="0"/>
                                                                                                      <w:marTop w:val="0"/>
                                                                                                      <w:marBottom w:val="120"/>
                                                                                                      <w:divBdr>
                                                                                                        <w:top w:val="none" w:sz="0" w:space="0" w:color="auto"/>
                                                                                                        <w:left w:val="none" w:sz="0" w:space="0" w:color="auto"/>
                                                                                                        <w:bottom w:val="none" w:sz="0" w:space="0" w:color="auto"/>
                                                                                                        <w:right w:val="none" w:sz="0" w:space="0" w:color="auto"/>
                                                                                                      </w:divBdr>
                                                                                                    </w:div>
                                                                                                    <w:div w:id="1957254292">
                                                                                                      <w:marLeft w:val="0"/>
                                                                                                      <w:marRight w:val="0"/>
                                                                                                      <w:marTop w:val="0"/>
                                                                                                      <w:marBottom w:val="0"/>
                                                                                                      <w:divBdr>
                                                                                                        <w:top w:val="none" w:sz="0" w:space="0" w:color="auto"/>
                                                                                                        <w:left w:val="none" w:sz="0" w:space="0" w:color="auto"/>
                                                                                                        <w:bottom w:val="none" w:sz="0" w:space="0" w:color="auto"/>
                                                                                                        <w:right w:val="none" w:sz="0" w:space="0" w:color="auto"/>
                                                                                                      </w:divBdr>
                                                                                                      <w:divsChild>
                                                                                                        <w:div w:id="1332102649">
                                                                                                          <w:marLeft w:val="0"/>
                                                                                                          <w:marRight w:val="0"/>
                                                                                                          <w:marTop w:val="0"/>
                                                                                                          <w:marBottom w:val="0"/>
                                                                                                          <w:divBdr>
                                                                                                            <w:top w:val="none" w:sz="0" w:space="0" w:color="auto"/>
                                                                                                            <w:left w:val="none" w:sz="0" w:space="0" w:color="auto"/>
                                                                                                            <w:bottom w:val="none" w:sz="0" w:space="0" w:color="auto"/>
                                                                                                            <w:right w:val="none" w:sz="0" w:space="0" w:color="auto"/>
                                                                                                          </w:divBdr>
                                                                                                          <w:divsChild>
                                                                                                            <w:div w:id="1985768421">
                                                                                                              <w:marLeft w:val="0"/>
                                                                                                              <w:marRight w:val="0"/>
                                                                                                              <w:marTop w:val="0"/>
                                                                                                              <w:marBottom w:val="0"/>
                                                                                                              <w:divBdr>
                                                                                                                <w:top w:val="none" w:sz="0" w:space="0" w:color="auto"/>
                                                                                                                <w:left w:val="none" w:sz="0" w:space="0" w:color="auto"/>
                                                                                                                <w:bottom w:val="none" w:sz="0" w:space="0" w:color="auto"/>
                                                                                                                <w:right w:val="none" w:sz="0" w:space="0" w:color="auto"/>
                                                                                                              </w:divBdr>
                                                                                                              <w:divsChild>
                                                                                                                <w:div w:id="1529680912">
                                                                                                                  <w:marLeft w:val="0"/>
                                                                                                                  <w:marRight w:val="0"/>
                                                                                                                  <w:marTop w:val="0"/>
                                                                                                                  <w:marBottom w:val="0"/>
                                                                                                                  <w:divBdr>
                                                                                                                    <w:top w:val="none" w:sz="0" w:space="0" w:color="auto"/>
                                                                                                                    <w:left w:val="none" w:sz="0" w:space="0" w:color="auto"/>
                                                                                                                    <w:bottom w:val="none" w:sz="0" w:space="0" w:color="auto"/>
                                                                                                                    <w:right w:val="none" w:sz="0" w:space="0" w:color="auto"/>
                                                                                                                  </w:divBdr>
                                                                                                                  <w:divsChild>
                                                                                                                    <w:div w:id="826281817">
                                                                                                                      <w:marLeft w:val="0"/>
                                                                                                                      <w:marRight w:val="0"/>
                                                                                                                      <w:marTop w:val="0"/>
                                                                                                                      <w:marBottom w:val="30"/>
                                                                                                                      <w:divBdr>
                                                                                                                        <w:top w:val="none" w:sz="0" w:space="0" w:color="auto"/>
                                                                                                                        <w:left w:val="none" w:sz="0" w:space="0" w:color="auto"/>
                                                                                                                        <w:bottom w:val="none" w:sz="0" w:space="0" w:color="auto"/>
                                                                                                                        <w:right w:val="none" w:sz="0" w:space="0" w:color="auto"/>
                                                                                                                      </w:divBdr>
                                                                                                                      <w:divsChild>
                                                                                                                        <w:div w:id="1713269401">
                                                                                                                          <w:marLeft w:val="0"/>
                                                                                                                          <w:marRight w:val="0"/>
                                                                                                                          <w:marTop w:val="0"/>
                                                                                                                          <w:marBottom w:val="0"/>
                                                                                                                          <w:divBdr>
                                                                                                                            <w:top w:val="none" w:sz="0" w:space="0" w:color="auto"/>
                                                                                                                            <w:left w:val="none" w:sz="0" w:space="0" w:color="auto"/>
                                                                                                                            <w:bottom w:val="none" w:sz="0" w:space="0" w:color="auto"/>
                                                                                                                            <w:right w:val="none" w:sz="0" w:space="0" w:color="auto"/>
                                                                                                                          </w:divBdr>
                                                                                                                        </w:div>
                                                                                                                        <w:div w:id="1054041380">
                                                                                                                          <w:marLeft w:val="0"/>
                                                                                                                          <w:marRight w:val="0"/>
                                                                                                                          <w:marTop w:val="0"/>
                                                                                                                          <w:marBottom w:val="0"/>
                                                                                                                          <w:divBdr>
                                                                                                                            <w:top w:val="none" w:sz="0" w:space="0" w:color="auto"/>
                                                                                                                            <w:left w:val="none" w:sz="0" w:space="0" w:color="auto"/>
                                                                                                                            <w:bottom w:val="none" w:sz="0" w:space="0" w:color="auto"/>
                                                                                                                            <w:right w:val="none" w:sz="0" w:space="0" w:color="auto"/>
                                                                                                                          </w:divBdr>
                                                                                                                          <w:divsChild>
                                                                                                                            <w:div w:id="1735548362">
                                                                                                                              <w:marLeft w:val="0"/>
                                                                                                                              <w:marRight w:val="0"/>
                                                                                                                              <w:marTop w:val="0"/>
                                                                                                                              <w:marBottom w:val="0"/>
                                                                                                                              <w:divBdr>
                                                                                                                                <w:top w:val="none" w:sz="0" w:space="0" w:color="auto"/>
                                                                                                                                <w:left w:val="none" w:sz="0" w:space="0" w:color="auto"/>
                                                                                                                                <w:bottom w:val="none" w:sz="0" w:space="0" w:color="auto"/>
                                                                                                                                <w:right w:val="none" w:sz="0" w:space="0" w:color="auto"/>
                                                                                                                              </w:divBdr>
                                                                                                                              <w:divsChild>
                                                                                                                                <w:div w:id="52567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025694">
                                                                                                                  <w:marLeft w:val="120"/>
                                                                                                                  <w:marRight w:val="0"/>
                                                                                                                  <w:marTop w:val="0"/>
                                                                                                                  <w:marBottom w:val="0"/>
                                                                                                                  <w:divBdr>
                                                                                                                    <w:top w:val="none" w:sz="0" w:space="0" w:color="auto"/>
                                                                                                                    <w:left w:val="none" w:sz="0" w:space="0" w:color="auto"/>
                                                                                                                    <w:bottom w:val="none" w:sz="0" w:space="0" w:color="auto"/>
                                                                                                                    <w:right w:val="none" w:sz="0" w:space="0" w:color="auto"/>
                                                                                                                  </w:divBdr>
                                                                                                                  <w:divsChild>
                                                                                                                    <w:div w:id="1119490732">
                                                                                                                      <w:marLeft w:val="0"/>
                                                                                                                      <w:marRight w:val="0"/>
                                                                                                                      <w:marTop w:val="0"/>
                                                                                                                      <w:marBottom w:val="0"/>
                                                                                                                      <w:divBdr>
                                                                                                                        <w:top w:val="none" w:sz="0" w:space="0" w:color="auto"/>
                                                                                                                        <w:left w:val="none" w:sz="0" w:space="0" w:color="auto"/>
                                                                                                                        <w:bottom w:val="none" w:sz="0" w:space="0" w:color="auto"/>
                                                                                                                        <w:right w:val="none" w:sz="0" w:space="0" w:color="auto"/>
                                                                                                                      </w:divBdr>
                                                                                                                    </w:div>
                                                                                                                    <w:div w:id="132489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88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8577">
                                                                                          <w:marLeft w:val="0"/>
                                                                                          <w:marRight w:val="0"/>
                                                                                          <w:marTop w:val="0"/>
                                                                                          <w:marBottom w:val="0"/>
                                                                                          <w:divBdr>
                                                                                            <w:top w:val="none" w:sz="0" w:space="0" w:color="auto"/>
                                                                                            <w:left w:val="none" w:sz="0" w:space="0" w:color="auto"/>
                                                                                            <w:bottom w:val="none" w:sz="0" w:space="0" w:color="auto"/>
                                                                                            <w:right w:val="none" w:sz="0" w:space="0" w:color="auto"/>
                                                                                          </w:divBdr>
                                                                                          <w:divsChild>
                                                                                            <w:div w:id="682782007">
                                                                                              <w:marLeft w:val="0"/>
                                                                                              <w:marRight w:val="0"/>
                                                                                              <w:marTop w:val="0"/>
                                                                                              <w:marBottom w:val="0"/>
                                                                                              <w:divBdr>
                                                                                                <w:top w:val="none" w:sz="0" w:space="0" w:color="auto"/>
                                                                                                <w:left w:val="none" w:sz="0" w:space="0" w:color="auto"/>
                                                                                                <w:bottom w:val="none" w:sz="0" w:space="0" w:color="auto"/>
                                                                                                <w:right w:val="none" w:sz="0" w:space="0" w:color="auto"/>
                                                                                              </w:divBdr>
                                                                                              <w:divsChild>
                                                                                                <w:div w:id="29232904">
                                                                                                  <w:marLeft w:val="0"/>
                                                                                                  <w:marRight w:val="0"/>
                                                                                                  <w:marTop w:val="0"/>
                                                                                                  <w:marBottom w:val="0"/>
                                                                                                  <w:divBdr>
                                                                                                    <w:top w:val="none" w:sz="0" w:space="0" w:color="auto"/>
                                                                                                    <w:left w:val="none" w:sz="0" w:space="0" w:color="auto"/>
                                                                                                    <w:bottom w:val="none" w:sz="0" w:space="0" w:color="auto"/>
                                                                                                    <w:right w:val="none" w:sz="0" w:space="0" w:color="auto"/>
                                                                                                  </w:divBdr>
                                                                                                  <w:divsChild>
                                                                                                    <w:div w:id="1569195074">
                                                                                                      <w:marLeft w:val="0"/>
                                                                                                      <w:marRight w:val="0"/>
                                                                                                      <w:marTop w:val="0"/>
                                                                                                      <w:marBottom w:val="60"/>
                                                                                                      <w:divBdr>
                                                                                                        <w:top w:val="none" w:sz="0" w:space="0" w:color="auto"/>
                                                                                                        <w:left w:val="none" w:sz="0" w:space="0" w:color="auto"/>
                                                                                                        <w:bottom w:val="none" w:sz="0" w:space="0" w:color="auto"/>
                                                                                                        <w:right w:val="none" w:sz="0" w:space="0" w:color="auto"/>
                                                                                                      </w:divBdr>
                                                                                                    </w:div>
                                                                                                    <w:div w:id="1361205117">
                                                                                                      <w:marLeft w:val="0"/>
                                                                                                      <w:marRight w:val="0"/>
                                                                                                      <w:marTop w:val="0"/>
                                                                                                      <w:marBottom w:val="120"/>
                                                                                                      <w:divBdr>
                                                                                                        <w:top w:val="none" w:sz="0" w:space="0" w:color="auto"/>
                                                                                                        <w:left w:val="none" w:sz="0" w:space="0" w:color="auto"/>
                                                                                                        <w:bottom w:val="none" w:sz="0" w:space="0" w:color="auto"/>
                                                                                                        <w:right w:val="none" w:sz="0" w:space="0" w:color="auto"/>
                                                                                                      </w:divBdr>
                                                                                                    </w:div>
                                                                                                    <w:div w:id="129443512">
                                                                                                      <w:marLeft w:val="0"/>
                                                                                                      <w:marRight w:val="0"/>
                                                                                                      <w:marTop w:val="0"/>
                                                                                                      <w:marBottom w:val="0"/>
                                                                                                      <w:divBdr>
                                                                                                        <w:top w:val="none" w:sz="0" w:space="0" w:color="auto"/>
                                                                                                        <w:left w:val="none" w:sz="0" w:space="0" w:color="auto"/>
                                                                                                        <w:bottom w:val="none" w:sz="0" w:space="0" w:color="auto"/>
                                                                                                        <w:right w:val="none" w:sz="0" w:space="0" w:color="auto"/>
                                                                                                      </w:divBdr>
                                                                                                      <w:divsChild>
                                                                                                        <w:div w:id="385572410">
                                                                                                          <w:marLeft w:val="0"/>
                                                                                                          <w:marRight w:val="0"/>
                                                                                                          <w:marTop w:val="0"/>
                                                                                                          <w:marBottom w:val="0"/>
                                                                                                          <w:divBdr>
                                                                                                            <w:top w:val="none" w:sz="0" w:space="0" w:color="auto"/>
                                                                                                            <w:left w:val="none" w:sz="0" w:space="0" w:color="auto"/>
                                                                                                            <w:bottom w:val="none" w:sz="0" w:space="0" w:color="auto"/>
                                                                                                            <w:right w:val="none" w:sz="0" w:space="0" w:color="auto"/>
                                                                                                          </w:divBdr>
                                                                                                          <w:divsChild>
                                                                                                            <w:div w:id="863440187">
                                                                                                              <w:marLeft w:val="0"/>
                                                                                                              <w:marRight w:val="0"/>
                                                                                                              <w:marTop w:val="0"/>
                                                                                                              <w:marBottom w:val="0"/>
                                                                                                              <w:divBdr>
                                                                                                                <w:top w:val="none" w:sz="0" w:space="0" w:color="auto"/>
                                                                                                                <w:left w:val="none" w:sz="0" w:space="0" w:color="auto"/>
                                                                                                                <w:bottom w:val="none" w:sz="0" w:space="0" w:color="auto"/>
                                                                                                                <w:right w:val="none" w:sz="0" w:space="0" w:color="auto"/>
                                                                                                              </w:divBdr>
                                                                                                              <w:divsChild>
                                                                                                                <w:div w:id="1651052792">
                                                                                                                  <w:marLeft w:val="0"/>
                                                                                                                  <w:marRight w:val="0"/>
                                                                                                                  <w:marTop w:val="0"/>
                                                                                                                  <w:marBottom w:val="0"/>
                                                                                                                  <w:divBdr>
                                                                                                                    <w:top w:val="none" w:sz="0" w:space="0" w:color="auto"/>
                                                                                                                    <w:left w:val="none" w:sz="0" w:space="0" w:color="auto"/>
                                                                                                                    <w:bottom w:val="none" w:sz="0" w:space="0" w:color="auto"/>
                                                                                                                    <w:right w:val="none" w:sz="0" w:space="0" w:color="auto"/>
                                                                                                                  </w:divBdr>
                                                                                                                  <w:divsChild>
                                                                                                                    <w:div w:id="1279214683">
                                                                                                                      <w:marLeft w:val="0"/>
                                                                                                                      <w:marRight w:val="0"/>
                                                                                                                      <w:marTop w:val="0"/>
                                                                                                                      <w:marBottom w:val="0"/>
                                                                                                                      <w:divBdr>
                                                                                                                        <w:top w:val="none" w:sz="0" w:space="0" w:color="auto"/>
                                                                                                                        <w:left w:val="none" w:sz="0" w:space="0" w:color="auto"/>
                                                                                                                        <w:bottom w:val="none" w:sz="0" w:space="0" w:color="auto"/>
                                                                                                                        <w:right w:val="none" w:sz="0" w:space="0" w:color="auto"/>
                                                                                                                      </w:divBdr>
                                                                                                                      <w:divsChild>
                                                                                                                        <w:div w:id="18042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2366">
                                                                                                                  <w:marLeft w:val="90"/>
                                                                                                                  <w:marRight w:val="0"/>
                                                                                                                  <w:marTop w:val="0"/>
                                                                                                                  <w:marBottom w:val="0"/>
                                                                                                                  <w:divBdr>
                                                                                                                    <w:top w:val="none" w:sz="0" w:space="0" w:color="auto"/>
                                                                                                                    <w:left w:val="none" w:sz="0" w:space="0" w:color="auto"/>
                                                                                                                    <w:bottom w:val="none" w:sz="0" w:space="0" w:color="auto"/>
                                                                                                                    <w:right w:val="none" w:sz="0" w:space="0" w:color="auto"/>
                                                                                                                  </w:divBdr>
                                                                                                                  <w:divsChild>
                                                                                                                    <w:div w:id="19928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6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79313">
                                                                                          <w:marLeft w:val="0"/>
                                                                                          <w:marRight w:val="0"/>
                                                                                          <w:marTop w:val="0"/>
                                                                                          <w:marBottom w:val="0"/>
                                                                                          <w:divBdr>
                                                                                            <w:top w:val="none" w:sz="0" w:space="0" w:color="auto"/>
                                                                                            <w:left w:val="none" w:sz="0" w:space="0" w:color="auto"/>
                                                                                            <w:bottom w:val="none" w:sz="0" w:space="0" w:color="auto"/>
                                                                                            <w:right w:val="none" w:sz="0" w:space="0" w:color="auto"/>
                                                                                          </w:divBdr>
                                                                                          <w:divsChild>
                                                                                            <w:div w:id="19616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5766187">
      <w:bodyDiv w:val="1"/>
      <w:marLeft w:val="0"/>
      <w:marRight w:val="0"/>
      <w:marTop w:val="0"/>
      <w:marBottom w:val="0"/>
      <w:divBdr>
        <w:top w:val="none" w:sz="0" w:space="0" w:color="auto"/>
        <w:left w:val="none" w:sz="0" w:space="0" w:color="auto"/>
        <w:bottom w:val="none" w:sz="0" w:space="0" w:color="auto"/>
        <w:right w:val="none" w:sz="0" w:space="0" w:color="auto"/>
      </w:divBdr>
      <w:divsChild>
        <w:div w:id="634913388">
          <w:marLeft w:val="240"/>
          <w:marRight w:val="0"/>
          <w:marTop w:val="240"/>
          <w:marBottom w:val="240"/>
          <w:divBdr>
            <w:top w:val="none" w:sz="0" w:space="0" w:color="auto"/>
            <w:left w:val="none" w:sz="0" w:space="0" w:color="auto"/>
            <w:bottom w:val="none" w:sz="0" w:space="0" w:color="auto"/>
            <w:right w:val="none" w:sz="0" w:space="0" w:color="auto"/>
          </w:divBdr>
        </w:div>
      </w:divsChild>
    </w:div>
    <w:div w:id="1626306598">
      <w:bodyDiv w:val="1"/>
      <w:marLeft w:val="0"/>
      <w:marRight w:val="0"/>
      <w:marTop w:val="0"/>
      <w:marBottom w:val="0"/>
      <w:divBdr>
        <w:top w:val="none" w:sz="0" w:space="0" w:color="auto"/>
        <w:left w:val="none" w:sz="0" w:space="0" w:color="auto"/>
        <w:bottom w:val="none" w:sz="0" w:space="0" w:color="auto"/>
        <w:right w:val="none" w:sz="0" w:space="0" w:color="auto"/>
      </w:divBdr>
      <w:divsChild>
        <w:div w:id="1138107587">
          <w:marLeft w:val="0"/>
          <w:marRight w:val="240"/>
          <w:marTop w:val="0"/>
          <w:marBottom w:val="0"/>
          <w:divBdr>
            <w:top w:val="none" w:sz="0" w:space="0" w:color="auto"/>
            <w:left w:val="none" w:sz="0" w:space="0" w:color="auto"/>
            <w:bottom w:val="none" w:sz="0" w:space="0" w:color="auto"/>
            <w:right w:val="none" w:sz="0" w:space="0" w:color="auto"/>
          </w:divBdr>
          <w:divsChild>
            <w:div w:id="2125730839">
              <w:marLeft w:val="0"/>
              <w:marRight w:val="0"/>
              <w:marTop w:val="0"/>
              <w:marBottom w:val="0"/>
              <w:divBdr>
                <w:top w:val="none" w:sz="0" w:space="0" w:color="auto"/>
                <w:left w:val="none" w:sz="0" w:space="0" w:color="auto"/>
                <w:bottom w:val="none" w:sz="0" w:space="0" w:color="auto"/>
                <w:right w:val="none" w:sz="0" w:space="0" w:color="auto"/>
              </w:divBdr>
              <w:divsChild>
                <w:div w:id="4211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67860">
          <w:marLeft w:val="0"/>
          <w:marRight w:val="240"/>
          <w:marTop w:val="0"/>
          <w:marBottom w:val="0"/>
          <w:divBdr>
            <w:top w:val="none" w:sz="0" w:space="0" w:color="auto"/>
            <w:left w:val="none" w:sz="0" w:space="0" w:color="auto"/>
            <w:bottom w:val="none" w:sz="0" w:space="0" w:color="auto"/>
            <w:right w:val="none" w:sz="0" w:space="0" w:color="auto"/>
          </w:divBdr>
          <w:divsChild>
            <w:div w:id="1322542696">
              <w:marLeft w:val="0"/>
              <w:marRight w:val="0"/>
              <w:marTop w:val="0"/>
              <w:marBottom w:val="0"/>
              <w:divBdr>
                <w:top w:val="none" w:sz="0" w:space="0" w:color="auto"/>
                <w:left w:val="none" w:sz="0" w:space="0" w:color="auto"/>
                <w:bottom w:val="none" w:sz="0" w:space="0" w:color="auto"/>
                <w:right w:val="none" w:sz="0" w:space="0" w:color="auto"/>
              </w:divBdr>
              <w:divsChild>
                <w:div w:id="18956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4032">
          <w:marLeft w:val="0"/>
          <w:marRight w:val="0"/>
          <w:marTop w:val="750"/>
          <w:marBottom w:val="0"/>
          <w:divBdr>
            <w:top w:val="none" w:sz="0" w:space="0" w:color="auto"/>
            <w:left w:val="none" w:sz="0" w:space="0" w:color="auto"/>
            <w:bottom w:val="none" w:sz="0" w:space="0" w:color="auto"/>
            <w:right w:val="none" w:sz="0" w:space="0" w:color="auto"/>
          </w:divBdr>
          <w:divsChild>
            <w:div w:id="1309364063">
              <w:marLeft w:val="0"/>
              <w:marRight w:val="0"/>
              <w:marTop w:val="0"/>
              <w:marBottom w:val="0"/>
              <w:divBdr>
                <w:top w:val="none" w:sz="0" w:space="0" w:color="auto"/>
                <w:left w:val="none" w:sz="0" w:space="0" w:color="auto"/>
                <w:bottom w:val="none" w:sz="0" w:space="0" w:color="auto"/>
                <w:right w:val="none" w:sz="0" w:space="0" w:color="auto"/>
              </w:divBdr>
              <w:divsChild>
                <w:div w:id="455637343">
                  <w:marLeft w:val="0"/>
                  <w:marRight w:val="0"/>
                  <w:marTop w:val="0"/>
                  <w:marBottom w:val="0"/>
                  <w:divBdr>
                    <w:top w:val="none" w:sz="0" w:space="0" w:color="auto"/>
                    <w:left w:val="none" w:sz="0" w:space="0" w:color="auto"/>
                    <w:bottom w:val="none" w:sz="0" w:space="0" w:color="auto"/>
                    <w:right w:val="none" w:sz="0" w:space="0" w:color="auto"/>
                  </w:divBdr>
                  <w:divsChild>
                    <w:div w:id="6868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056036">
      <w:bodyDiv w:val="1"/>
      <w:marLeft w:val="0"/>
      <w:marRight w:val="0"/>
      <w:marTop w:val="0"/>
      <w:marBottom w:val="0"/>
      <w:divBdr>
        <w:top w:val="none" w:sz="0" w:space="0" w:color="auto"/>
        <w:left w:val="none" w:sz="0" w:space="0" w:color="auto"/>
        <w:bottom w:val="none" w:sz="0" w:space="0" w:color="auto"/>
        <w:right w:val="none" w:sz="0" w:space="0" w:color="auto"/>
      </w:divBdr>
      <w:divsChild>
        <w:div w:id="915629491">
          <w:marLeft w:val="0"/>
          <w:marRight w:val="240"/>
          <w:marTop w:val="0"/>
          <w:marBottom w:val="0"/>
          <w:divBdr>
            <w:top w:val="none" w:sz="0" w:space="0" w:color="auto"/>
            <w:left w:val="none" w:sz="0" w:space="0" w:color="auto"/>
            <w:bottom w:val="none" w:sz="0" w:space="0" w:color="auto"/>
            <w:right w:val="none" w:sz="0" w:space="0" w:color="auto"/>
          </w:divBdr>
          <w:divsChild>
            <w:div w:id="1645505692">
              <w:marLeft w:val="0"/>
              <w:marRight w:val="0"/>
              <w:marTop w:val="0"/>
              <w:marBottom w:val="0"/>
              <w:divBdr>
                <w:top w:val="none" w:sz="0" w:space="0" w:color="auto"/>
                <w:left w:val="none" w:sz="0" w:space="0" w:color="auto"/>
                <w:bottom w:val="none" w:sz="0" w:space="0" w:color="auto"/>
                <w:right w:val="none" w:sz="0" w:space="0" w:color="auto"/>
              </w:divBdr>
              <w:divsChild>
                <w:div w:id="207854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1796">
          <w:marLeft w:val="0"/>
          <w:marRight w:val="240"/>
          <w:marTop w:val="0"/>
          <w:marBottom w:val="0"/>
          <w:divBdr>
            <w:top w:val="none" w:sz="0" w:space="0" w:color="auto"/>
            <w:left w:val="none" w:sz="0" w:space="0" w:color="auto"/>
            <w:bottom w:val="none" w:sz="0" w:space="0" w:color="auto"/>
            <w:right w:val="none" w:sz="0" w:space="0" w:color="auto"/>
          </w:divBdr>
          <w:divsChild>
            <w:div w:id="576981395">
              <w:marLeft w:val="0"/>
              <w:marRight w:val="0"/>
              <w:marTop w:val="0"/>
              <w:marBottom w:val="0"/>
              <w:divBdr>
                <w:top w:val="none" w:sz="0" w:space="0" w:color="auto"/>
                <w:left w:val="none" w:sz="0" w:space="0" w:color="auto"/>
                <w:bottom w:val="none" w:sz="0" w:space="0" w:color="auto"/>
                <w:right w:val="none" w:sz="0" w:space="0" w:color="auto"/>
              </w:divBdr>
              <w:divsChild>
                <w:div w:id="6050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80380">
          <w:marLeft w:val="0"/>
          <w:marRight w:val="0"/>
          <w:marTop w:val="750"/>
          <w:marBottom w:val="0"/>
          <w:divBdr>
            <w:top w:val="none" w:sz="0" w:space="0" w:color="auto"/>
            <w:left w:val="none" w:sz="0" w:space="0" w:color="auto"/>
            <w:bottom w:val="none" w:sz="0" w:space="0" w:color="auto"/>
            <w:right w:val="none" w:sz="0" w:space="0" w:color="auto"/>
          </w:divBdr>
          <w:divsChild>
            <w:div w:id="1495687180">
              <w:marLeft w:val="0"/>
              <w:marRight w:val="0"/>
              <w:marTop w:val="0"/>
              <w:marBottom w:val="0"/>
              <w:divBdr>
                <w:top w:val="none" w:sz="0" w:space="0" w:color="auto"/>
                <w:left w:val="none" w:sz="0" w:space="0" w:color="auto"/>
                <w:bottom w:val="none" w:sz="0" w:space="0" w:color="auto"/>
                <w:right w:val="none" w:sz="0" w:space="0" w:color="auto"/>
              </w:divBdr>
              <w:divsChild>
                <w:div w:id="1957717962">
                  <w:marLeft w:val="0"/>
                  <w:marRight w:val="0"/>
                  <w:marTop w:val="0"/>
                  <w:marBottom w:val="0"/>
                  <w:divBdr>
                    <w:top w:val="none" w:sz="0" w:space="0" w:color="auto"/>
                    <w:left w:val="none" w:sz="0" w:space="0" w:color="auto"/>
                    <w:bottom w:val="none" w:sz="0" w:space="0" w:color="auto"/>
                    <w:right w:val="none" w:sz="0" w:space="0" w:color="auto"/>
                  </w:divBdr>
                  <w:divsChild>
                    <w:div w:id="11096640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633168671">
      <w:bodyDiv w:val="1"/>
      <w:marLeft w:val="0"/>
      <w:marRight w:val="0"/>
      <w:marTop w:val="0"/>
      <w:marBottom w:val="0"/>
      <w:divBdr>
        <w:top w:val="none" w:sz="0" w:space="0" w:color="auto"/>
        <w:left w:val="none" w:sz="0" w:space="0" w:color="auto"/>
        <w:bottom w:val="none" w:sz="0" w:space="0" w:color="auto"/>
        <w:right w:val="none" w:sz="0" w:space="0" w:color="auto"/>
      </w:divBdr>
    </w:div>
    <w:div w:id="1634672745">
      <w:bodyDiv w:val="1"/>
      <w:marLeft w:val="0"/>
      <w:marRight w:val="0"/>
      <w:marTop w:val="0"/>
      <w:marBottom w:val="0"/>
      <w:divBdr>
        <w:top w:val="none" w:sz="0" w:space="0" w:color="auto"/>
        <w:left w:val="none" w:sz="0" w:space="0" w:color="auto"/>
        <w:bottom w:val="none" w:sz="0" w:space="0" w:color="auto"/>
        <w:right w:val="none" w:sz="0" w:space="0" w:color="auto"/>
      </w:divBdr>
      <w:divsChild>
        <w:div w:id="1974676294">
          <w:marLeft w:val="0"/>
          <w:marRight w:val="240"/>
          <w:marTop w:val="0"/>
          <w:marBottom w:val="0"/>
          <w:divBdr>
            <w:top w:val="none" w:sz="0" w:space="0" w:color="auto"/>
            <w:left w:val="none" w:sz="0" w:space="0" w:color="auto"/>
            <w:bottom w:val="none" w:sz="0" w:space="0" w:color="auto"/>
            <w:right w:val="none" w:sz="0" w:space="0" w:color="auto"/>
          </w:divBdr>
          <w:divsChild>
            <w:div w:id="357849798">
              <w:marLeft w:val="0"/>
              <w:marRight w:val="0"/>
              <w:marTop w:val="0"/>
              <w:marBottom w:val="0"/>
              <w:divBdr>
                <w:top w:val="none" w:sz="0" w:space="0" w:color="auto"/>
                <w:left w:val="none" w:sz="0" w:space="0" w:color="auto"/>
                <w:bottom w:val="none" w:sz="0" w:space="0" w:color="auto"/>
                <w:right w:val="none" w:sz="0" w:space="0" w:color="auto"/>
              </w:divBdr>
              <w:divsChild>
                <w:div w:id="10829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436">
          <w:marLeft w:val="0"/>
          <w:marRight w:val="240"/>
          <w:marTop w:val="0"/>
          <w:marBottom w:val="0"/>
          <w:divBdr>
            <w:top w:val="none" w:sz="0" w:space="0" w:color="auto"/>
            <w:left w:val="none" w:sz="0" w:space="0" w:color="auto"/>
            <w:bottom w:val="none" w:sz="0" w:space="0" w:color="auto"/>
            <w:right w:val="none" w:sz="0" w:space="0" w:color="auto"/>
          </w:divBdr>
          <w:divsChild>
            <w:div w:id="1120296512">
              <w:marLeft w:val="0"/>
              <w:marRight w:val="0"/>
              <w:marTop w:val="0"/>
              <w:marBottom w:val="0"/>
              <w:divBdr>
                <w:top w:val="none" w:sz="0" w:space="0" w:color="auto"/>
                <w:left w:val="none" w:sz="0" w:space="0" w:color="auto"/>
                <w:bottom w:val="none" w:sz="0" w:space="0" w:color="auto"/>
                <w:right w:val="none" w:sz="0" w:space="0" w:color="auto"/>
              </w:divBdr>
              <w:divsChild>
                <w:div w:id="92480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25157">
          <w:marLeft w:val="0"/>
          <w:marRight w:val="0"/>
          <w:marTop w:val="750"/>
          <w:marBottom w:val="0"/>
          <w:divBdr>
            <w:top w:val="none" w:sz="0" w:space="0" w:color="auto"/>
            <w:left w:val="none" w:sz="0" w:space="0" w:color="auto"/>
            <w:bottom w:val="none" w:sz="0" w:space="0" w:color="auto"/>
            <w:right w:val="none" w:sz="0" w:space="0" w:color="auto"/>
          </w:divBdr>
          <w:divsChild>
            <w:div w:id="1990402182">
              <w:marLeft w:val="0"/>
              <w:marRight w:val="0"/>
              <w:marTop w:val="0"/>
              <w:marBottom w:val="0"/>
              <w:divBdr>
                <w:top w:val="none" w:sz="0" w:space="0" w:color="auto"/>
                <w:left w:val="none" w:sz="0" w:space="0" w:color="auto"/>
                <w:bottom w:val="none" w:sz="0" w:space="0" w:color="auto"/>
                <w:right w:val="none" w:sz="0" w:space="0" w:color="auto"/>
              </w:divBdr>
              <w:divsChild>
                <w:div w:id="1475441074">
                  <w:marLeft w:val="0"/>
                  <w:marRight w:val="0"/>
                  <w:marTop w:val="0"/>
                  <w:marBottom w:val="0"/>
                  <w:divBdr>
                    <w:top w:val="none" w:sz="0" w:space="0" w:color="auto"/>
                    <w:left w:val="none" w:sz="0" w:space="0" w:color="auto"/>
                    <w:bottom w:val="none" w:sz="0" w:space="0" w:color="auto"/>
                    <w:right w:val="none" w:sz="0" w:space="0" w:color="auto"/>
                  </w:divBdr>
                  <w:divsChild>
                    <w:div w:id="6889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058957">
      <w:bodyDiv w:val="1"/>
      <w:marLeft w:val="0"/>
      <w:marRight w:val="0"/>
      <w:marTop w:val="0"/>
      <w:marBottom w:val="0"/>
      <w:divBdr>
        <w:top w:val="none" w:sz="0" w:space="0" w:color="auto"/>
        <w:left w:val="none" w:sz="0" w:space="0" w:color="auto"/>
        <w:bottom w:val="none" w:sz="0" w:space="0" w:color="auto"/>
        <w:right w:val="none" w:sz="0" w:space="0" w:color="auto"/>
      </w:divBdr>
      <w:divsChild>
        <w:div w:id="920023776">
          <w:marLeft w:val="0"/>
          <w:marRight w:val="240"/>
          <w:marTop w:val="0"/>
          <w:marBottom w:val="0"/>
          <w:divBdr>
            <w:top w:val="none" w:sz="0" w:space="0" w:color="auto"/>
            <w:left w:val="none" w:sz="0" w:space="0" w:color="auto"/>
            <w:bottom w:val="none" w:sz="0" w:space="0" w:color="auto"/>
            <w:right w:val="none" w:sz="0" w:space="0" w:color="auto"/>
          </w:divBdr>
          <w:divsChild>
            <w:div w:id="857933482">
              <w:marLeft w:val="0"/>
              <w:marRight w:val="0"/>
              <w:marTop w:val="0"/>
              <w:marBottom w:val="0"/>
              <w:divBdr>
                <w:top w:val="none" w:sz="0" w:space="0" w:color="auto"/>
                <w:left w:val="none" w:sz="0" w:space="0" w:color="auto"/>
                <w:bottom w:val="none" w:sz="0" w:space="0" w:color="auto"/>
                <w:right w:val="none" w:sz="0" w:space="0" w:color="auto"/>
              </w:divBdr>
              <w:divsChild>
                <w:div w:id="4332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48635">
          <w:marLeft w:val="0"/>
          <w:marRight w:val="240"/>
          <w:marTop w:val="0"/>
          <w:marBottom w:val="0"/>
          <w:divBdr>
            <w:top w:val="none" w:sz="0" w:space="0" w:color="auto"/>
            <w:left w:val="none" w:sz="0" w:space="0" w:color="auto"/>
            <w:bottom w:val="none" w:sz="0" w:space="0" w:color="auto"/>
            <w:right w:val="none" w:sz="0" w:space="0" w:color="auto"/>
          </w:divBdr>
          <w:divsChild>
            <w:div w:id="362050255">
              <w:marLeft w:val="0"/>
              <w:marRight w:val="0"/>
              <w:marTop w:val="0"/>
              <w:marBottom w:val="0"/>
              <w:divBdr>
                <w:top w:val="none" w:sz="0" w:space="0" w:color="auto"/>
                <w:left w:val="none" w:sz="0" w:space="0" w:color="auto"/>
                <w:bottom w:val="none" w:sz="0" w:space="0" w:color="auto"/>
                <w:right w:val="none" w:sz="0" w:space="0" w:color="auto"/>
              </w:divBdr>
              <w:divsChild>
                <w:div w:id="4471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1060">
          <w:marLeft w:val="0"/>
          <w:marRight w:val="0"/>
          <w:marTop w:val="750"/>
          <w:marBottom w:val="0"/>
          <w:divBdr>
            <w:top w:val="none" w:sz="0" w:space="0" w:color="auto"/>
            <w:left w:val="none" w:sz="0" w:space="0" w:color="auto"/>
            <w:bottom w:val="none" w:sz="0" w:space="0" w:color="auto"/>
            <w:right w:val="none" w:sz="0" w:space="0" w:color="auto"/>
          </w:divBdr>
          <w:divsChild>
            <w:div w:id="1145901890">
              <w:marLeft w:val="0"/>
              <w:marRight w:val="0"/>
              <w:marTop w:val="0"/>
              <w:marBottom w:val="0"/>
              <w:divBdr>
                <w:top w:val="none" w:sz="0" w:space="0" w:color="auto"/>
                <w:left w:val="none" w:sz="0" w:space="0" w:color="auto"/>
                <w:bottom w:val="none" w:sz="0" w:space="0" w:color="auto"/>
                <w:right w:val="none" w:sz="0" w:space="0" w:color="auto"/>
              </w:divBdr>
              <w:divsChild>
                <w:div w:id="765806162">
                  <w:marLeft w:val="0"/>
                  <w:marRight w:val="0"/>
                  <w:marTop w:val="0"/>
                  <w:marBottom w:val="0"/>
                  <w:divBdr>
                    <w:top w:val="none" w:sz="0" w:space="0" w:color="auto"/>
                    <w:left w:val="none" w:sz="0" w:space="0" w:color="auto"/>
                    <w:bottom w:val="none" w:sz="0" w:space="0" w:color="auto"/>
                    <w:right w:val="none" w:sz="0" w:space="0" w:color="auto"/>
                  </w:divBdr>
                  <w:divsChild>
                    <w:div w:id="118955558">
                      <w:marLeft w:val="0"/>
                      <w:marRight w:val="0"/>
                      <w:marTop w:val="0"/>
                      <w:marBottom w:val="0"/>
                      <w:divBdr>
                        <w:top w:val="none" w:sz="0" w:space="0" w:color="auto"/>
                        <w:left w:val="none" w:sz="0" w:space="0" w:color="auto"/>
                        <w:bottom w:val="none" w:sz="0" w:space="0" w:color="auto"/>
                        <w:right w:val="none" w:sz="0" w:space="0" w:color="auto"/>
                      </w:divBdr>
                      <w:divsChild>
                        <w:div w:id="10068621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35216252">
      <w:bodyDiv w:val="1"/>
      <w:marLeft w:val="0"/>
      <w:marRight w:val="0"/>
      <w:marTop w:val="0"/>
      <w:marBottom w:val="0"/>
      <w:divBdr>
        <w:top w:val="none" w:sz="0" w:space="0" w:color="auto"/>
        <w:left w:val="none" w:sz="0" w:space="0" w:color="auto"/>
        <w:bottom w:val="none" w:sz="0" w:space="0" w:color="auto"/>
        <w:right w:val="none" w:sz="0" w:space="0" w:color="auto"/>
      </w:divBdr>
      <w:divsChild>
        <w:div w:id="1428383710">
          <w:marLeft w:val="0"/>
          <w:marRight w:val="0"/>
          <w:marTop w:val="0"/>
          <w:marBottom w:val="240"/>
          <w:divBdr>
            <w:top w:val="none" w:sz="0" w:space="0" w:color="auto"/>
            <w:left w:val="none" w:sz="0" w:space="0" w:color="auto"/>
            <w:bottom w:val="none" w:sz="0" w:space="0" w:color="auto"/>
            <w:right w:val="none" w:sz="0" w:space="0" w:color="auto"/>
          </w:divBdr>
        </w:div>
      </w:divsChild>
    </w:div>
    <w:div w:id="1635595655">
      <w:bodyDiv w:val="1"/>
      <w:marLeft w:val="0"/>
      <w:marRight w:val="0"/>
      <w:marTop w:val="0"/>
      <w:marBottom w:val="0"/>
      <w:divBdr>
        <w:top w:val="none" w:sz="0" w:space="0" w:color="auto"/>
        <w:left w:val="none" w:sz="0" w:space="0" w:color="auto"/>
        <w:bottom w:val="none" w:sz="0" w:space="0" w:color="auto"/>
        <w:right w:val="none" w:sz="0" w:space="0" w:color="auto"/>
      </w:divBdr>
      <w:divsChild>
        <w:div w:id="457727989">
          <w:marLeft w:val="0"/>
          <w:marRight w:val="240"/>
          <w:marTop w:val="0"/>
          <w:marBottom w:val="0"/>
          <w:divBdr>
            <w:top w:val="none" w:sz="0" w:space="0" w:color="auto"/>
            <w:left w:val="none" w:sz="0" w:space="0" w:color="auto"/>
            <w:bottom w:val="none" w:sz="0" w:space="0" w:color="auto"/>
            <w:right w:val="none" w:sz="0" w:space="0" w:color="auto"/>
          </w:divBdr>
          <w:divsChild>
            <w:div w:id="304284109">
              <w:marLeft w:val="0"/>
              <w:marRight w:val="0"/>
              <w:marTop w:val="0"/>
              <w:marBottom w:val="0"/>
              <w:divBdr>
                <w:top w:val="none" w:sz="0" w:space="0" w:color="auto"/>
                <w:left w:val="none" w:sz="0" w:space="0" w:color="auto"/>
                <w:bottom w:val="none" w:sz="0" w:space="0" w:color="auto"/>
                <w:right w:val="none" w:sz="0" w:space="0" w:color="auto"/>
              </w:divBdr>
              <w:divsChild>
                <w:div w:id="1526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8211">
          <w:marLeft w:val="0"/>
          <w:marRight w:val="240"/>
          <w:marTop w:val="0"/>
          <w:marBottom w:val="0"/>
          <w:divBdr>
            <w:top w:val="none" w:sz="0" w:space="0" w:color="auto"/>
            <w:left w:val="none" w:sz="0" w:space="0" w:color="auto"/>
            <w:bottom w:val="none" w:sz="0" w:space="0" w:color="auto"/>
            <w:right w:val="none" w:sz="0" w:space="0" w:color="auto"/>
          </w:divBdr>
          <w:divsChild>
            <w:div w:id="1199659558">
              <w:marLeft w:val="0"/>
              <w:marRight w:val="0"/>
              <w:marTop w:val="0"/>
              <w:marBottom w:val="0"/>
              <w:divBdr>
                <w:top w:val="none" w:sz="0" w:space="0" w:color="auto"/>
                <w:left w:val="none" w:sz="0" w:space="0" w:color="auto"/>
                <w:bottom w:val="none" w:sz="0" w:space="0" w:color="auto"/>
                <w:right w:val="none" w:sz="0" w:space="0" w:color="auto"/>
              </w:divBdr>
              <w:divsChild>
                <w:div w:id="141539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5903">
          <w:marLeft w:val="0"/>
          <w:marRight w:val="0"/>
          <w:marTop w:val="750"/>
          <w:marBottom w:val="0"/>
          <w:divBdr>
            <w:top w:val="none" w:sz="0" w:space="0" w:color="auto"/>
            <w:left w:val="none" w:sz="0" w:space="0" w:color="auto"/>
            <w:bottom w:val="none" w:sz="0" w:space="0" w:color="auto"/>
            <w:right w:val="none" w:sz="0" w:space="0" w:color="auto"/>
          </w:divBdr>
          <w:divsChild>
            <w:div w:id="507981984">
              <w:marLeft w:val="0"/>
              <w:marRight w:val="0"/>
              <w:marTop w:val="0"/>
              <w:marBottom w:val="0"/>
              <w:divBdr>
                <w:top w:val="none" w:sz="0" w:space="0" w:color="auto"/>
                <w:left w:val="none" w:sz="0" w:space="0" w:color="auto"/>
                <w:bottom w:val="none" w:sz="0" w:space="0" w:color="auto"/>
                <w:right w:val="none" w:sz="0" w:space="0" w:color="auto"/>
              </w:divBdr>
              <w:divsChild>
                <w:div w:id="326593461">
                  <w:marLeft w:val="0"/>
                  <w:marRight w:val="0"/>
                  <w:marTop w:val="0"/>
                  <w:marBottom w:val="0"/>
                  <w:divBdr>
                    <w:top w:val="none" w:sz="0" w:space="0" w:color="auto"/>
                    <w:left w:val="none" w:sz="0" w:space="0" w:color="auto"/>
                    <w:bottom w:val="none" w:sz="0" w:space="0" w:color="auto"/>
                    <w:right w:val="none" w:sz="0" w:space="0" w:color="auto"/>
                  </w:divBdr>
                  <w:divsChild>
                    <w:div w:id="19738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011202">
      <w:bodyDiv w:val="1"/>
      <w:marLeft w:val="0"/>
      <w:marRight w:val="0"/>
      <w:marTop w:val="0"/>
      <w:marBottom w:val="0"/>
      <w:divBdr>
        <w:top w:val="none" w:sz="0" w:space="0" w:color="auto"/>
        <w:left w:val="none" w:sz="0" w:space="0" w:color="auto"/>
        <w:bottom w:val="none" w:sz="0" w:space="0" w:color="auto"/>
        <w:right w:val="none" w:sz="0" w:space="0" w:color="auto"/>
      </w:divBdr>
      <w:divsChild>
        <w:div w:id="1101098186">
          <w:marLeft w:val="0"/>
          <w:marRight w:val="240"/>
          <w:marTop w:val="0"/>
          <w:marBottom w:val="0"/>
          <w:divBdr>
            <w:top w:val="none" w:sz="0" w:space="0" w:color="auto"/>
            <w:left w:val="none" w:sz="0" w:space="0" w:color="auto"/>
            <w:bottom w:val="none" w:sz="0" w:space="0" w:color="auto"/>
            <w:right w:val="none" w:sz="0" w:space="0" w:color="auto"/>
          </w:divBdr>
          <w:divsChild>
            <w:div w:id="282349732">
              <w:marLeft w:val="0"/>
              <w:marRight w:val="0"/>
              <w:marTop w:val="0"/>
              <w:marBottom w:val="0"/>
              <w:divBdr>
                <w:top w:val="none" w:sz="0" w:space="0" w:color="auto"/>
                <w:left w:val="none" w:sz="0" w:space="0" w:color="auto"/>
                <w:bottom w:val="none" w:sz="0" w:space="0" w:color="auto"/>
                <w:right w:val="none" w:sz="0" w:space="0" w:color="auto"/>
              </w:divBdr>
              <w:divsChild>
                <w:div w:id="6541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2132">
          <w:marLeft w:val="0"/>
          <w:marRight w:val="240"/>
          <w:marTop w:val="0"/>
          <w:marBottom w:val="0"/>
          <w:divBdr>
            <w:top w:val="none" w:sz="0" w:space="0" w:color="auto"/>
            <w:left w:val="none" w:sz="0" w:space="0" w:color="auto"/>
            <w:bottom w:val="none" w:sz="0" w:space="0" w:color="auto"/>
            <w:right w:val="none" w:sz="0" w:space="0" w:color="auto"/>
          </w:divBdr>
          <w:divsChild>
            <w:div w:id="1208563738">
              <w:marLeft w:val="0"/>
              <w:marRight w:val="0"/>
              <w:marTop w:val="0"/>
              <w:marBottom w:val="0"/>
              <w:divBdr>
                <w:top w:val="none" w:sz="0" w:space="0" w:color="auto"/>
                <w:left w:val="none" w:sz="0" w:space="0" w:color="auto"/>
                <w:bottom w:val="none" w:sz="0" w:space="0" w:color="auto"/>
                <w:right w:val="none" w:sz="0" w:space="0" w:color="auto"/>
              </w:divBdr>
              <w:divsChild>
                <w:div w:id="7262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59">
          <w:marLeft w:val="0"/>
          <w:marRight w:val="0"/>
          <w:marTop w:val="750"/>
          <w:marBottom w:val="0"/>
          <w:divBdr>
            <w:top w:val="none" w:sz="0" w:space="0" w:color="auto"/>
            <w:left w:val="none" w:sz="0" w:space="0" w:color="auto"/>
            <w:bottom w:val="none" w:sz="0" w:space="0" w:color="auto"/>
            <w:right w:val="none" w:sz="0" w:space="0" w:color="auto"/>
          </w:divBdr>
          <w:divsChild>
            <w:div w:id="1415586660">
              <w:marLeft w:val="0"/>
              <w:marRight w:val="0"/>
              <w:marTop w:val="0"/>
              <w:marBottom w:val="0"/>
              <w:divBdr>
                <w:top w:val="none" w:sz="0" w:space="0" w:color="auto"/>
                <w:left w:val="none" w:sz="0" w:space="0" w:color="auto"/>
                <w:bottom w:val="none" w:sz="0" w:space="0" w:color="auto"/>
                <w:right w:val="none" w:sz="0" w:space="0" w:color="auto"/>
              </w:divBdr>
              <w:divsChild>
                <w:div w:id="300572864">
                  <w:marLeft w:val="0"/>
                  <w:marRight w:val="0"/>
                  <w:marTop w:val="0"/>
                  <w:marBottom w:val="0"/>
                  <w:divBdr>
                    <w:top w:val="none" w:sz="0" w:space="0" w:color="auto"/>
                    <w:left w:val="none" w:sz="0" w:space="0" w:color="auto"/>
                    <w:bottom w:val="none" w:sz="0" w:space="0" w:color="auto"/>
                    <w:right w:val="none" w:sz="0" w:space="0" w:color="auto"/>
                  </w:divBdr>
                  <w:divsChild>
                    <w:div w:id="1319655521">
                      <w:marLeft w:val="0"/>
                      <w:marRight w:val="0"/>
                      <w:marTop w:val="0"/>
                      <w:marBottom w:val="0"/>
                      <w:divBdr>
                        <w:top w:val="none" w:sz="0" w:space="0" w:color="auto"/>
                        <w:left w:val="none" w:sz="0" w:space="0" w:color="auto"/>
                        <w:bottom w:val="none" w:sz="0" w:space="0" w:color="auto"/>
                        <w:right w:val="none" w:sz="0" w:space="0" w:color="auto"/>
                      </w:divBdr>
                      <w:divsChild>
                        <w:div w:id="12743611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2514188">
      <w:bodyDiv w:val="1"/>
      <w:marLeft w:val="0"/>
      <w:marRight w:val="0"/>
      <w:marTop w:val="0"/>
      <w:marBottom w:val="0"/>
      <w:divBdr>
        <w:top w:val="none" w:sz="0" w:space="0" w:color="auto"/>
        <w:left w:val="none" w:sz="0" w:space="0" w:color="auto"/>
        <w:bottom w:val="none" w:sz="0" w:space="0" w:color="auto"/>
        <w:right w:val="none" w:sz="0" w:space="0" w:color="auto"/>
      </w:divBdr>
      <w:divsChild>
        <w:div w:id="1721712246">
          <w:marLeft w:val="0"/>
          <w:marRight w:val="240"/>
          <w:marTop w:val="0"/>
          <w:marBottom w:val="0"/>
          <w:divBdr>
            <w:top w:val="none" w:sz="0" w:space="0" w:color="auto"/>
            <w:left w:val="none" w:sz="0" w:space="0" w:color="auto"/>
            <w:bottom w:val="none" w:sz="0" w:space="0" w:color="auto"/>
            <w:right w:val="none" w:sz="0" w:space="0" w:color="auto"/>
          </w:divBdr>
          <w:divsChild>
            <w:div w:id="971597690">
              <w:marLeft w:val="0"/>
              <w:marRight w:val="0"/>
              <w:marTop w:val="0"/>
              <w:marBottom w:val="0"/>
              <w:divBdr>
                <w:top w:val="none" w:sz="0" w:space="0" w:color="auto"/>
                <w:left w:val="none" w:sz="0" w:space="0" w:color="auto"/>
                <w:bottom w:val="none" w:sz="0" w:space="0" w:color="auto"/>
                <w:right w:val="none" w:sz="0" w:space="0" w:color="auto"/>
              </w:divBdr>
              <w:divsChild>
                <w:div w:id="5474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7269">
          <w:marLeft w:val="0"/>
          <w:marRight w:val="240"/>
          <w:marTop w:val="0"/>
          <w:marBottom w:val="0"/>
          <w:divBdr>
            <w:top w:val="none" w:sz="0" w:space="0" w:color="auto"/>
            <w:left w:val="none" w:sz="0" w:space="0" w:color="auto"/>
            <w:bottom w:val="none" w:sz="0" w:space="0" w:color="auto"/>
            <w:right w:val="none" w:sz="0" w:space="0" w:color="auto"/>
          </w:divBdr>
          <w:divsChild>
            <w:div w:id="522986497">
              <w:marLeft w:val="0"/>
              <w:marRight w:val="0"/>
              <w:marTop w:val="0"/>
              <w:marBottom w:val="0"/>
              <w:divBdr>
                <w:top w:val="none" w:sz="0" w:space="0" w:color="auto"/>
                <w:left w:val="none" w:sz="0" w:space="0" w:color="auto"/>
                <w:bottom w:val="none" w:sz="0" w:space="0" w:color="auto"/>
                <w:right w:val="none" w:sz="0" w:space="0" w:color="auto"/>
              </w:divBdr>
              <w:divsChild>
                <w:div w:id="15373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2477">
          <w:marLeft w:val="0"/>
          <w:marRight w:val="0"/>
          <w:marTop w:val="750"/>
          <w:marBottom w:val="0"/>
          <w:divBdr>
            <w:top w:val="none" w:sz="0" w:space="0" w:color="auto"/>
            <w:left w:val="none" w:sz="0" w:space="0" w:color="auto"/>
            <w:bottom w:val="none" w:sz="0" w:space="0" w:color="auto"/>
            <w:right w:val="none" w:sz="0" w:space="0" w:color="auto"/>
          </w:divBdr>
          <w:divsChild>
            <w:div w:id="1581283196">
              <w:marLeft w:val="0"/>
              <w:marRight w:val="0"/>
              <w:marTop w:val="0"/>
              <w:marBottom w:val="0"/>
              <w:divBdr>
                <w:top w:val="none" w:sz="0" w:space="0" w:color="auto"/>
                <w:left w:val="none" w:sz="0" w:space="0" w:color="auto"/>
                <w:bottom w:val="none" w:sz="0" w:space="0" w:color="auto"/>
                <w:right w:val="none" w:sz="0" w:space="0" w:color="auto"/>
              </w:divBdr>
              <w:divsChild>
                <w:div w:id="1923101749">
                  <w:marLeft w:val="0"/>
                  <w:marRight w:val="0"/>
                  <w:marTop w:val="0"/>
                  <w:marBottom w:val="0"/>
                  <w:divBdr>
                    <w:top w:val="none" w:sz="0" w:space="0" w:color="auto"/>
                    <w:left w:val="none" w:sz="0" w:space="0" w:color="auto"/>
                    <w:bottom w:val="none" w:sz="0" w:space="0" w:color="auto"/>
                    <w:right w:val="none" w:sz="0" w:space="0" w:color="auto"/>
                  </w:divBdr>
                  <w:divsChild>
                    <w:div w:id="1865316290">
                      <w:marLeft w:val="0"/>
                      <w:marRight w:val="0"/>
                      <w:marTop w:val="0"/>
                      <w:marBottom w:val="0"/>
                      <w:divBdr>
                        <w:top w:val="none" w:sz="0" w:space="0" w:color="auto"/>
                        <w:left w:val="none" w:sz="0" w:space="0" w:color="auto"/>
                        <w:bottom w:val="none" w:sz="0" w:space="0" w:color="auto"/>
                        <w:right w:val="none" w:sz="0" w:space="0" w:color="auto"/>
                      </w:divBdr>
                      <w:divsChild>
                        <w:div w:id="1988362697">
                          <w:marLeft w:val="240"/>
                          <w:marRight w:val="0"/>
                          <w:marTop w:val="240"/>
                          <w:marBottom w:val="240"/>
                          <w:divBdr>
                            <w:top w:val="none" w:sz="0" w:space="0" w:color="auto"/>
                            <w:left w:val="none" w:sz="0" w:space="0" w:color="auto"/>
                            <w:bottom w:val="none" w:sz="0" w:space="0" w:color="auto"/>
                            <w:right w:val="none" w:sz="0" w:space="0" w:color="auto"/>
                          </w:divBdr>
                        </w:div>
                        <w:div w:id="19046340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6491459">
      <w:bodyDiv w:val="1"/>
      <w:marLeft w:val="0"/>
      <w:marRight w:val="0"/>
      <w:marTop w:val="0"/>
      <w:marBottom w:val="0"/>
      <w:divBdr>
        <w:top w:val="none" w:sz="0" w:space="0" w:color="auto"/>
        <w:left w:val="none" w:sz="0" w:space="0" w:color="auto"/>
        <w:bottom w:val="none" w:sz="0" w:space="0" w:color="auto"/>
        <w:right w:val="none" w:sz="0" w:space="0" w:color="auto"/>
      </w:divBdr>
    </w:div>
    <w:div w:id="1657956680">
      <w:bodyDiv w:val="1"/>
      <w:marLeft w:val="0"/>
      <w:marRight w:val="0"/>
      <w:marTop w:val="0"/>
      <w:marBottom w:val="0"/>
      <w:divBdr>
        <w:top w:val="none" w:sz="0" w:space="0" w:color="auto"/>
        <w:left w:val="none" w:sz="0" w:space="0" w:color="auto"/>
        <w:bottom w:val="none" w:sz="0" w:space="0" w:color="auto"/>
        <w:right w:val="none" w:sz="0" w:space="0" w:color="auto"/>
      </w:divBdr>
    </w:div>
    <w:div w:id="1657999191">
      <w:bodyDiv w:val="1"/>
      <w:marLeft w:val="0"/>
      <w:marRight w:val="0"/>
      <w:marTop w:val="0"/>
      <w:marBottom w:val="0"/>
      <w:divBdr>
        <w:top w:val="none" w:sz="0" w:space="0" w:color="auto"/>
        <w:left w:val="none" w:sz="0" w:space="0" w:color="auto"/>
        <w:bottom w:val="none" w:sz="0" w:space="0" w:color="auto"/>
        <w:right w:val="none" w:sz="0" w:space="0" w:color="auto"/>
      </w:divBdr>
    </w:div>
    <w:div w:id="1658654879">
      <w:bodyDiv w:val="1"/>
      <w:marLeft w:val="0"/>
      <w:marRight w:val="0"/>
      <w:marTop w:val="0"/>
      <w:marBottom w:val="0"/>
      <w:divBdr>
        <w:top w:val="none" w:sz="0" w:space="0" w:color="auto"/>
        <w:left w:val="none" w:sz="0" w:space="0" w:color="auto"/>
        <w:bottom w:val="none" w:sz="0" w:space="0" w:color="auto"/>
        <w:right w:val="none" w:sz="0" w:space="0" w:color="auto"/>
      </w:divBdr>
      <w:divsChild>
        <w:div w:id="972440378">
          <w:marLeft w:val="0"/>
          <w:marRight w:val="0"/>
          <w:marTop w:val="0"/>
          <w:marBottom w:val="0"/>
          <w:divBdr>
            <w:top w:val="none" w:sz="0" w:space="0" w:color="auto"/>
            <w:left w:val="none" w:sz="0" w:space="0" w:color="auto"/>
            <w:bottom w:val="none" w:sz="0" w:space="0" w:color="auto"/>
            <w:right w:val="none" w:sz="0" w:space="0" w:color="auto"/>
          </w:divBdr>
          <w:divsChild>
            <w:div w:id="1194416736">
              <w:marLeft w:val="0"/>
              <w:marRight w:val="0"/>
              <w:marTop w:val="0"/>
              <w:marBottom w:val="0"/>
              <w:divBdr>
                <w:top w:val="none" w:sz="0" w:space="0" w:color="auto"/>
                <w:left w:val="none" w:sz="0" w:space="0" w:color="auto"/>
                <w:bottom w:val="none" w:sz="0" w:space="0" w:color="auto"/>
                <w:right w:val="none" w:sz="0" w:space="0" w:color="auto"/>
              </w:divBdr>
              <w:divsChild>
                <w:div w:id="21399497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862354931">
          <w:marLeft w:val="0"/>
          <w:marRight w:val="0"/>
          <w:marTop w:val="0"/>
          <w:marBottom w:val="0"/>
          <w:divBdr>
            <w:top w:val="none" w:sz="0" w:space="0" w:color="auto"/>
            <w:left w:val="none" w:sz="0" w:space="0" w:color="auto"/>
            <w:bottom w:val="none" w:sz="0" w:space="0" w:color="auto"/>
            <w:right w:val="none" w:sz="0" w:space="0" w:color="auto"/>
          </w:divBdr>
          <w:divsChild>
            <w:div w:id="1788620089">
              <w:marLeft w:val="0"/>
              <w:marRight w:val="0"/>
              <w:marTop w:val="0"/>
              <w:marBottom w:val="0"/>
              <w:divBdr>
                <w:top w:val="none" w:sz="0" w:space="0" w:color="auto"/>
                <w:left w:val="none" w:sz="0" w:space="0" w:color="auto"/>
                <w:bottom w:val="none" w:sz="0" w:space="0" w:color="auto"/>
                <w:right w:val="none" w:sz="0" w:space="0" w:color="auto"/>
              </w:divBdr>
              <w:divsChild>
                <w:div w:id="603459314">
                  <w:marLeft w:val="0"/>
                  <w:marRight w:val="0"/>
                  <w:marTop w:val="0"/>
                  <w:marBottom w:val="0"/>
                  <w:divBdr>
                    <w:top w:val="none" w:sz="0" w:space="0" w:color="auto"/>
                    <w:left w:val="none" w:sz="0" w:space="0" w:color="auto"/>
                    <w:bottom w:val="none" w:sz="0" w:space="0" w:color="auto"/>
                    <w:right w:val="none" w:sz="0" w:space="0" w:color="auto"/>
                  </w:divBdr>
                  <w:divsChild>
                    <w:div w:id="973365659">
                      <w:marLeft w:val="0"/>
                      <w:marRight w:val="0"/>
                      <w:marTop w:val="0"/>
                      <w:marBottom w:val="0"/>
                      <w:divBdr>
                        <w:top w:val="none" w:sz="0" w:space="0" w:color="auto"/>
                        <w:left w:val="none" w:sz="0" w:space="0" w:color="auto"/>
                        <w:bottom w:val="none" w:sz="0" w:space="0" w:color="auto"/>
                        <w:right w:val="none" w:sz="0" w:space="0" w:color="auto"/>
                      </w:divBdr>
                      <w:divsChild>
                        <w:div w:id="174921461">
                          <w:marLeft w:val="0"/>
                          <w:marRight w:val="0"/>
                          <w:marTop w:val="0"/>
                          <w:marBottom w:val="0"/>
                          <w:divBdr>
                            <w:top w:val="none" w:sz="0" w:space="0" w:color="auto"/>
                            <w:left w:val="none" w:sz="0" w:space="0" w:color="auto"/>
                            <w:bottom w:val="none" w:sz="0" w:space="0" w:color="auto"/>
                            <w:right w:val="none" w:sz="0" w:space="0" w:color="auto"/>
                          </w:divBdr>
                          <w:divsChild>
                            <w:div w:id="7820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924707">
      <w:bodyDiv w:val="1"/>
      <w:marLeft w:val="0"/>
      <w:marRight w:val="0"/>
      <w:marTop w:val="0"/>
      <w:marBottom w:val="0"/>
      <w:divBdr>
        <w:top w:val="none" w:sz="0" w:space="0" w:color="auto"/>
        <w:left w:val="none" w:sz="0" w:space="0" w:color="auto"/>
        <w:bottom w:val="none" w:sz="0" w:space="0" w:color="auto"/>
        <w:right w:val="none" w:sz="0" w:space="0" w:color="auto"/>
      </w:divBdr>
    </w:div>
    <w:div w:id="1661612002">
      <w:bodyDiv w:val="1"/>
      <w:marLeft w:val="0"/>
      <w:marRight w:val="0"/>
      <w:marTop w:val="0"/>
      <w:marBottom w:val="0"/>
      <w:divBdr>
        <w:top w:val="none" w:sz="0" w:space="0" w:color="auto"/>
        <w:left w:val="none" w:sz="0" w:space="0" w:color="auto"/>
        <w:bottom w:val="none" w:sz="0" w:space="0" w:color="auto"/>
        <w:right w:val="none" w:sz="0" w:space="0" w:color="auto"/>
      </w:divBdr>
      <w:divsChild>
        <w:div w:id="1247305053">
          <w:marLeft w:val="0"/>
          <w:marRight w:val="240"/>
          <w:marTop w:val="0"/>
          <w:marBottom w:val="0"/>
          <w:divBdr>
            <w:top w:val="none" w:sz="0" w:space="0" w:color="auto"/>
            <w:left w:val="none" w:sz="0" w:space="0" w:color="auto"/>
            <w:bottom w:val="none" w:sz="0" w:space="0" w:color="auto"/>
            <w:right w:val="none" w:sz="0" w:space="0" w:color="auto"/>
          </w:divBdr>
          <w:divsChild>
            <w:div w:id="196353468">
              <w:marLeft w:val="0"/>
              <w:marRight w:val="0"/>
              <w:marTop w:val="0"/>
              <w:marBottom w:val="0"/>
              <w:divBdr>
                <w:top w:val="none" w:sz="0" w:space="0" w:color="auto"/>
                <w:left w:val="none" w:sz="0" w:space="0" w:color="auto"/>
                <w:bottom w:val="none" w:sz="0" w:space="0" w:color="auto"/>
                <w:right w:val="none" w:sz="0" w:space="0" w:color="auto"/>
              </w:divBdr>
              <w:divsChild>
                <w:div w:id="20008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22641">
          <w:marLeft w:val="0"/>
          <w:marRight w:val="240"/>
          <w:marTop w:val="0"/>
          <w:marBottom w:val="0"/>
          <w:divBdr>
            <w:top w:val="none" w:sz="0" w:space="0" w:color="auto"/>
            <w:left w:val="none" w:sz="0" w:space="0" w:color="auto"/>
            <w:bottom w:val="none" w:sz="0" w:space="0" w:color="auto"/>
            <w:right w:val="none" w:sz="0" w:space="0" w:color="auto"/>
          </w:divBdr>
          <w:divsChild>
            <w:div w:id="1056471083">
              <w:marLeft w:val="0"/>
              <w:marRight w:val="0"/>
              <w:marTop w:val="0"/>
              <w:marBottom w:val="0"/>
              <w:divBdr>
                <w:top w:val="none" w:sz="0" w:space="0" w:color="auto"/>
                <w:left w:val="none" w:sz="0" w:space="0" w:color="auto"/>
                <w:bottom w:val="none" w:sz="0" w:space="0" w:color="auto"/>
                <w:right w:val="none" w:sz="0" w:space="0" w:color="auto"/>
              </w:divBdr>
              <w:divsChild>
                <w:div w:id="12730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8359">
          <w:marLeft w:val="0"/>
          <w:marRight w:val="0"/>
          <w:marTop w:val="750"/>
          <w:marBottom w:val="0"/>
          <w:divBdr>
            <w:top w:val="none" w:sz="0" w:space="0" w:color="auto"/>
            <w:left w:val="none" w:sz="0" w:space="0" w:color="auto"/>
            <w:bottom w:val="none" w:sz="0" w:space="0" w:color="auto"/>
            <w:right w:val="none" w:sz="0" w:space="0" w:color="auto"/>
          </w:divBdr>
          <w:divsChild>
            <w:div w:id="865484465">
              <w:marLeft w:val="0"/>
              <w:marRight w:val="0"/>
              <w:marTop w:val="0"/>
              <w:marBottom w:val="0"/>
              <w:divBdr>
                <w:top w:val="none" w:sz="0" w:space="0" w:color="auto"/>
                <w:left w:val="none" w:sz="0" w:space="0" w:color="auto"/>
                <w:bottom w:val="none" w:sz="0" w:space="0" w:color="auto"/>
                <w:right w:val="none" w:sz="0" w:space="0" w:color="auto"/>
              </w:divBdr>
              <w:divsChild>
                <w:div w:id="1938752940">
                  <w:marLeft w:val="0"/>
                  <w:marRight w:val="0"/>
                  <w:marTop w:val="0"/>
                  <w:marBottom w:val="0"/>
                  <w:divBdr>
                    <w:top w:val="none" w:sz="0" w:space="0" w:color="auto"/>
                    <w:left w:val="none" w:sz="0" w:space="0" w:color="auto"/>
                    <w:bottom w:val="none" w:sz="0" w:space="0" w:color="auto"/>
                    <w:right w:val="none" w:sz="0" w:space="0" w:color="auto"/>
                  </w:divBdr>
                  <w:divsChild>
                    <w:div w:id="289093762">
                      <w:marLeft w:val="0"/>
                      <w:marRight w:val="0"/>
                      <w:marTop w:val="0"/>
                      <w:marBottom w:val="0"/>
                      <w:divBdr>
                        <w:top w:val="none" w:sz="0" w:space="0" w:color="auto"/>
                        <w:left w:val="none" w:sz="0" w:space="0" w:color="auto"/>
                        <w:bottom w:val="none" w:sz="0" w:space="0" w:color="auto"/>
                        <w:right w:val="none" w:sz="0" w:space="0" w:color="auto"/>
                      </w:divBdr>
                      <w:divsChild>
                        <w:div w:id="16277338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4505056">
      <w:bodyDiv w:val="1"/>
      <w:marLeft w:val="0"/>
      <w:marRight w:val="0"/>
      <w:marTop w:val="0"/>
      <w:marBottom w:val="0"/>
      <w:divBdr>
        <w:top w:val="none" w:sz="0" w:space="0" w:color="auto"/>
        <w:left w:val="none" w:sz="0" w:space="0" w:color="auto"/>
        <w:bottom w:val="none" w:sz="0" w:space="0" w:color="auto"/>
        <w:right w:val="none" w:sz="0" w:space="0" w:color="auto"/>
      </w:divBdr>
      <w:divsChild>
        <w:div w:id="1598949399">
          <w:marLeft w:val="0"/>
          <w:marRight w:val="240"/>
          <w:marTop w:val="0"/>
          <w:marBottom w:val="0"/>
          <w:divBdr>
            <w:top w:val="none" w:sz="0" w:space="0" w:color="auto"/>
            <w:left w:val="none" w:sz="0" w:space="0" w:color="auto"/>
            <w:bottom w:val="none" w:sz="0" w:space="0" w:color="auto"/>
            <w:right w:val="none" w:sz="0" w:space="0" w:color="auto"/>
          </w:divBdr>
          <w:divsChild>
            <w:div w:id="1338577430">
              <w:marLeft w:val="0"/>
              <w:marRight w:val="0"/>
              <w:marTop w:val="0"/>
              <w:marBottom w:val="0"/>
              <w:divBdr>
                <w:top w:val="none" w:sz="0" w:space="0" w:color="auto"/>
                <w:left w:val="none" w:sz="0" w:space="0" w:color="auto"/>
                <w:bottom w:val="none" w:sz="0" w:space="0" w:color="auto"/>
                <w:right w:val="none" w:sz="0" w:space="0" w:color="auto"/>
              </w:divBdr>
              <w:divsChild>
                <w:div w:id="20341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9856">
          <w:marLeft w:val="0"/>
          <w:marRight w:val="240"/>
          <w:marTop w:val="0"/>
          <w:marBottom w:val="0"/>
          <w:divBdr>
            <w:top w:val="none" w:sz="0" w:space="0" w:color="auto"/>
            <w:left w:val="none" w:sz="0" w:space="0" w:color="auto"/>
            <w:bottom w:val="none" w:sz="0" w:space="0" w:color="auto"/>
            <w:right w:val="none" w:sz="0" w:space="0" w:color="auto"/>
          </w:divBdr>
          <w:divsChild>
            <w:div w:id="306281852">
              <w:marLeft w:val="0"/>
              <w:marRight w:val="0"/>
              <w:marTop w:val="0"/>
              <w:marBottom w:val="0"/>
              <w:divBdr>
                <w:top w:val="none" w:sz="0" w:space="0" w:color="auto"/>
                <w:left w:val="none" w:sz="0" w:space="0" w:color="auto"/>
                <w:bottom w:val="none" w:sz="0" w:space="0" w:color="auto"/>
                <w:right w:val="none" w:sz="0" w:space="0" w:color="auto"/>
              </w:divBdr>
              <w:divsChild>
                <w:div w:id="16553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3341">
          <w:marLeft w:val="0"/>
          <w:marRight w:val="0"/>
          <w:marTop w:val="750"/>
          <w:marBottom w:val="0"/>
          <w:divBdr>
            <w:top w:val="none" w:sz="0" w:space="0" w:color="auto"/>
            <w:left w:val="none" w:sz="0" w:space="0" w:color="auto"/>
            <w:bottom w:val="none" w:sz="0" w:space="0" w:color="auto"/>
            <w:right w:val="none" w:sz="0" w:space="0" w:color="auto"/>
          </w:divBdr>
          <w:divsChild>
            <w:div w:id="1078407772">
              <w:marLeft w:val="0"/>
              <w:marRight w:val="0"/>
              <w:marTop w:val="0"/>
              <w:marBottom w:val="0"/>
              <w:divBdr>
                <w:top w:val="none" w:sz="0" w:space="0" w:color="auto"/>
                <w:left w:val="none" w:sz="0" w:space="0" w:color="auto"/>
                <w:bottom w:val="none" w:sz="0" w:space="0" w:color="auto"/>
                <w:right w:val="none" w:sz="0" w:space="0" w:color="auto"/>
              </w:divBdr>
              <w:divsChild>
                <w:div w:id="730349487">
                  <w:marLeft w:val="0"/>
                  <w:marRight w:val="0"/>
                  <w:marTop w:val="0"/>
                  <w:marBottom w:val="0"/>
                  <w:divBdr>
                    <w:top w:val="none" w:sz="0" w:space="0" w:color="auto"/>
                    <w:left w:val="none" w:sz="0" w:space="0" w:color="auto"/>
                    <w:bottom w:val="none" w:sz="0" w:space="0" w:color="auto"/>
                    <w:right w:val="none" w:sz="0" w:space="0" w:color="auto"/>
                  </w:divBdr>
                  <w:divsChild>
                    <w:div w:id="2066446519">
                      <w:marLeft w:val="0"/>
                      <w:marRight w:val="0"/>
                      <w:marTop w:val="0"/>
                      <w:marBottom w:val="0"/>
                      <w:divBdr>
                        <w:top w:val="none" w:sz="0" w:space="0" w:color="auto"/>
                        <w:left w:val="none" w:sz="0" w:space="0" w:color="auto"/>
                        <w:bottom w:val="none" w:sz="0" w:space="0" w:color="auto"/>
                        <w:right w:val="none" w:sz="0" w:space="0" w:color="auto"/>
                      </w:divBdr>
                      <w:divsChild>
                        <w:div w:id="15031628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8240135">
      <w:bodyDiv w:val="1"/>
      <w:marLeft w:val="0"/>
      <w:marRight w:val="0"/>
      <w:marTop w:val="0"/>
      <w:marBottom w:val="0"/>
      <w:divBdr>
        <w:top w:val="none" w:sz="0" w:space="0" w:color="auto"/>
        <w:left w:val="none" w:sz="0" w:space="0" w:color="auto"/>
        <w:bottom w:val="none" w:sz="0" w:space="0" w:color="auto"/>
        <w:right w:val="none" w:sz="0" w:space="0" w:color="auto"/>
      </w:divBdr>
      <w:divsChild>
        <w:div w:id="1477143951">
          <w:marLeft w:val="0"/>
          <w:marRight w:val="0"/>
          <w:marTop w:val="0"/>
          <w:marBottom w:val="0"/>
          <w:divBdr>
            <w:top w:val="none" w:sz="0" w:space="0" w:color="auto"/>
            <w:left w:val="none" w:sz="0" w:space="0" w:color="auto"/>
            <w:bottom w:val="none" w:sz="0" w:space="0" w:color="auto"/>
            <w:right w:val="none" w:sz="0" w:space="0" w:color="auto"/>
          </w:divBdr>
          <w:divsChild>
            <w:div w:id="237256774">
              <w:marLeft w:val="0"/>
              <w:marRight w:val="0"/>
              <w:marTop w:val="0"/>
              <w:marBottom w:val="0"/>
              <w:divBdr>
                <w:top w:val="none" w:sz="0" w:space="0" w:color="auto"/>
                <w:left w:val="none" w:sz="0" w:space="0" w:color="auto"/>
                <w:bottom w:val="none" w:sz="0" w:space="0" w:color="auto"/>
                <w:right w:val="none" w:sz="0" w:space="0" w:color="auto"/>
              </w:divBdr>
              <w:divsChild>
                <w:div w:id="76935738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997807199">
          <w:marLeft w:val="0"/>
          <w:marRight w:val="0"/>
          <w:marTop w:val="0"/>
          <w:marBottom w:val="0"/>
          <w:divBdr>
            <w:top w:val="none" w:sz="0" w:space="0" w:color="auto"/>
            <w:left w:val="none" w:sz="0" w:space="0" w:color="auto"/>
            <w:bottom w:val="none" w:sz="0" w:space="0" w:color="auto"/>
            <w:right w:val="none" w:sz="0" w:space="0" w:color="auto"/>
          </w:divBdr>
          <w:divsChild>
            <w:div w:id="1416585448">
              <w:marLeft w:val="0"/>
              <w:marRight w:val="0"/>
              <w:marTop w:val="0"/>
              <w:marBottom w:val="0"/>
              <w:divBdr>
                <w:top w:val="none" w:sz="0" w:space="0" w:color="auto"/>
                <w:left w:val="none" w:sz="0" w:space="0" w:color="auto"/>
                <w:bottom w:val="none" w:sz="0" w:space="0" w:color="auto"/>
                <w:right w:val="none" w:sz="0" w:space="0" w:color="auto"/>
              </w:divBdr>
              <w:divsChild>
                <w:div w:id="1331178815">
                  <w:marLeft w:val="0"/>
                  <w:marRight w:val="0"/>
                  <w:marTop w:val="0"/>
                  <w:marBottom w:val="0"/>
                  <w:divBdr>
                    <w:top w:val="none" w:sz="0" w:space="0" w:color="auto"/>
                    <w:left w:val="none" w:sz="0" w:space="0" w:color="auto"/>
                    <w:bottom w:val="none" w:sz="0" w:space="0" w:color="auto"/>
                    <w:right w:val="none" w:sz="0" w:space="0" w:color="auto"/>
                  </w:divBdr>
                  <w:divsChild>
                    <w:div w:id="969432395">
                      <w:marLeft w:val="0"/>
                      <w:marRight w:val="0"/>
                      <w:marTop w:val="0"/>
                      <w:marBottom w:val="0"/>
                      <w:divBdr>
                        <w:top w:val="none" w:sz="0" w:space="0" w:color="auto"/>
                        <w:left w:val="none" w:sz="0" w:space="0" w:color="auto"/>
                        <w:bottom w:val="none" w:sz="0" w:space="0" w:color="auto"/>
                        <w:right w:val="none" w:sz="0" w:space="0" w:color="auto"/>
                      </w:divBdr>
                      <w:divsChild>
                        <w:div w:id="625894031">
                          <w:marLeft w:val="0"/>
                          <w:marRight w:val="0"/>
                          <w:marTop w:val="0"/>
                          <w:marBottom w:val="0"/>
                          <w:divBdr>
                            <w:top w:val="none" w:sz="0" w:space="0" w:color="auto"/>
                            <w:left w:val="none" w:sz="0" w:space="0" w:color="auto"/>
                            <w:bottom w:val="none" w:sz="0" w:space="0" w:color="auto"/>
                            <w:right w:val="none" w:sz="0" w:space="0" w:color="auto"/>
                          </w:divBdr>
                          <w:divsChild>
                            <w:div w:id="1281570110">
                              <w:marLeft w:val="300"/>
                              <w:marRight w:val="0"/>
                              <w:marTop w:val="0"/>
                              <w:marBottom w:val="0"/>
                              <w:divBdr>
                                <w:top w:val="none" w:sz="0" w:space="0" w:color="auto"/>
                                <w:left w:val="none" w:sz="0" w:space="0" w:color="auto"/>
                                <w:bottom w:val="none" w:sz="0" w:space="0" w:color="auto"/>
                                <w:right w:val="none" w:sz="0" w:space="0" w:color="auto"/>
                              </w:divBdr>
                              <w:divsChild>
                                <w:div w:id="2096973114">
                                  <w:marLeft w:val="0"/>
                                  <w:marRight w:val="0"/>
                                  <w:marTop w:val="0"/>
                                  <w:marBottom w:val="0"/>
                                  <w:divBdr>
                                    <w:top w:val="none" w:sz="0" w:space="0" w:color="auto"/>
                                    <w:left w:val="none" w:sz="0" w:space="0" w:color="auto"/>
                                    <w:bottom w:val="none" w:sz="0" w:space="0" w:color="auto"/>
                                    <w:right w:val="none" w:sz="0" w:space="0" w:color="auto"/>
                                  </w:divBdr>
                                  <w:divsChild>
                                    <w:div w:id="800877765">
                                      <w:marLeft w:val="0"/>
                                      <w:marRight w:val="0"/>
                                      <w:marTop w:val="0"/>
                                      <w:marBottom w:val="0"/>
                                      <w:divBdr>
                                        <w:top w:val="none" w:sz="0" w:space="0" w:color="auto"/>
                                        <w:left w:val="none" w:sz="0" w:space="0" w:color="auto"/>
                                        <w:bottom w:val="none" w:sz="0" w:space="0" w:color="auto"/>
                                        <w:right w:val="none" w:sz="0" w:space="0" w:color="auto"/>
                                      </w:divBdr>
                                      <w:divsChild>
                                        <w:div w:id="1535340750">
                                          <w:marLeft w:val="0"/>
                                          <w:marRight w:val="0"/>
                                          <w:marTop w:val="0"/>
                                          <w:marBottom w:val="0"/>
                                          <w:divBdr>
                                            <w:top w:val="none" w:sz="0" w:space="0" w:color="auto"/>
                                            <w:left w:val="none" w:sz="0" w:space="0" w:color="auto"/>
                                            <w:bottom w:val="none" w:sz="0" w:space="0" w:color="auto"/>
                                            <w:right w:val="none" w:sz="0" w:space="0" w:color="auto"/>
                                          </w:divBdr>
                                          <w:divsChild>
                                            <w:div w:id="273371968">
                                              <w:marLeft w:val="0"/>
                                              <w:marRight w:val="0"/>
                                              <w:marTop w:val="0"/>
                                              <w:marBottom w:val="0"/>
                                              <w:divBdr>
                                                <w:top w:val="none" w:sz="0" w:space="0" w:color="auto"/>
                                                <w:left w:val="none" w:sz="0" w:space="0" w:color="auto"/>
                                                <w:bottom w:val="none" w:sz="0" w:space="0" w:color="auto"/>
                                                <w:right w:val="none" w:sz="0" w:space="0" w:color="auto"/>
                                              </w:divBdr>
                                              <w:divsChild>
                                                <w:div w:id="115173864">
                                                  <w:marLeft w:val="0"/>
                                                  <w:marRight w:val="0"/>
                                                  <w:marTop w:val="0"/>
                                                  <w:marBottom w:val="0"/>
                                                  <w:divBdr>
                                                    <w:top w:val="none" w:sz="0" w:space="0" w:color="auto"/>
                                                    <w:left w:val="none" w:sz="0" w:space="0" w:color="auto"/>
                                                    <w:bottom w:val="none" w:sz="0" w:space="0" w:color="auto"/>
                                                    <w:right w:val="none" w:sz="0" w:space="0" w:color="auto"/>
                                                  </w:divBdr>
                                                  <w:divsChild>
                                                    <w:div w:id="1696223468">
                                                      <w:marLeft w:val="0"/>
                                                      <w:marRight w:val="0"/>
                                                      <w:marTop w:val="0"/>
                                                      <w:marBottom w:val="0"/>
                                                      <w:divBdr>
                                                        <w:top w:val="none" w:sz="0" w:space="0" w:color="auto"/>
                                                        <w:left w:val="none" w:sz="0" w:space="0" w:color="auto"/>
                                                        <w:bottom w:val="none" w:sz="0" w:space="0" w:color="auto"/>
                                                        <w:right w:val="none" w:sz="0" w:space="0" w:color="auto"/>
                                                      </w:divBdr>
                                                      <w:divsChild>
                                                        <w:div w:id="1441222360">
                                                          <w:marLeft w:val="0"/>
                                                          <w:marRight w:val="0"/>
                                                          <w:marTop w:val="0"/>
                                                          <w:marBottom w:val="0"/>
                                                          <w:divBdr>
                                                            <w:top w:val="none" w:sz="0" w:space="0" w:color="auto"/>
                                                            <w:left w:val="none" w:sz="0" w:space="0" w:color="auto"/>
                                                            <w:bottom w:val="none" w:sz="0" w:space="0" w:color="auto"/>
                                                            <w:right w:val="none" w:sz="0" w:space="0" w:color="auto"/>
                                                          </w:divBdr>
                                                          <w:divsChild>
                                                            <w:div w:id="564874031">
                                                              <w:marLeft w:val="0"/>
                                                              <w:marRight w:val="0"/>
                                                              <w:marTop w:val="0"/>
                                                              <w:marBottom w:val="0"/>
                                                              <w:divBdr>
                                                                <w:top w:val="none" w:sz="0" w:space="0" w:color="auto"/>
                                                                <w:left w:val="none" w:sz="0" w:space="0" w:color="auto"/>
                                                                <w:bottom w:val="none" w:sz="0" w:space="0" w:color="auto"/>
                                                                <w:right w:val="none" w:sz="0" w:space="0" w:color="auto"/>
                                                              </w:divBdr>
                                                              <w:divsChild>
                                                                <w:div w:id="696933743">
                                                                  <w:marLeft w:val="0"/>
                                                                  <w:marRight w:val="0"/>
                                                                  <w:marTop w:val="0"/>
                                                                  <w:marBottom w:val="0"/>
                                                                  <w:divBdr>
                                                                    <w:top w:val="none" w:sz="0" w:space="0" w:color="auto"/>
                                                                    <w:left w:val="none" w:sz="0" w:space="0" w:color="auto"/>
                                                                    <w:bottom w:val="none" w:sz="0" w:space="0" w:color="auto"/>
                                                                    <w:right w:val="none" w:sz="0" w:space="0" w:color="auto"/>
                                                                  </w:divBdr>
                                                                  <w:divsChild>
                                                                    <w:div w:id="10123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128241">
                      <w:marLeft w:val="0"/>
                      <w:marRight w:val="0"/>
                      <w:marTop w:val="0"/>
                      <w:marBottom w:val="0"/>
                      <w:divBdr>
                        <w:top w:val="none" w:sz="0" w:space="0" w:color="auto"/>
                        <w:left w:val="none" w:sz="0" w:space="0" w:color="auto"/>
                        <w:bottom w:val="none" w:sz="0" w:space="0" w:color="auto"/>
                        <w:right w:val="none" w:sz="0" w:space="0" w:color="auto"/>
                      </w:divBdr>
                      <w:divsChild>
                        <w:div w:id="2002662649">
                          <w:marLeft w:val="0"/>
                          <w:marRight w:val="0"/>
                          <w:marTop w:val="0"/>
                          <w:marBottom w:val="0"/>
                          <w:divBdr>
                            <w:top w:val="none" w:sz="0" w:space="0" w:color="auto"/>
                            <w:left w:val="none" w:sz="0" w:space="0" w:color="auto"/>
                            <w:bottom w:val="none" w:sz="0" w:space="0" w:color="auto"/>
                            <w:right w:val="none" w:sz="0" w:space="0" w:color="auto"/>
                          </w:divBdr>
                          <w:divsChild>
                            <w:div w:id="67576404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254814">
      <w:bodyDiv w:val="1"/>
      <w:marLeft w:val="0"/>
      <w:marRight w:val="0"/>
      <w:marTop w:val="0"/>
      <w:marBottom w:val="0"/>
      <w:divBdr>
        <w:top w:val="none" w:sz="0" w:space="0" w:color="auto"/>
        <w:left w:val="none" w:sz="0" w:space="0" w:color="auto"/>
        <w:bottom w:val="none" w:sz="0" w:space="0" w:color="auto"/>
        <w:right w:val="none" w:sz="0" w:space="0" w:color="auto"/>
      </w:divBdr>
    </w:div>
    <w:div w:id="1671982673">
      <w:bodyDiv w:val="1"/>
      <w:marLeft w:val="0"/>
      <w:marRight w:val="0"/>
      <w:marTop w:val="0"/>
      <w:marBottom w:val="0"/>
      <w:divBdr>
        <w:top w:val="none" w:sz="0" w:space="0" w:color="auto"/>
        <w:left w:val="none" w:sz="0" w:space="0" w:color="auto"/>
        <w:bottom w:val="none" w:sz="0" w:space="0" w:color="auto"/>
        <w:right w:val="none" w:sz="0" w:space="0" w:color="auto"/>
      </w:divBdr>
    </w:div>
    <w:div w:id="1671982994">
      <w:bodyDiv w:val="1"/>
      <w:marLeft w:val="0"/>
      <w:marRight w:val="0"/>
      <w:marTop w:val="0"/>
      <w:marBottom w:val="0"/>
      <w:divBdr>
        <w:top w:val="none" w:sz="0" w:space="0" w:color="auto"/>
        <w:left w:val="none" w:sz="0" w:space="0" w:color="auto"/>
        <w:bottom w:val="none" w:sz="0" w:space="0" w:color="auto"/>
        <w:right w:val="none" w:sz="0" w:space="0" w:color="auto"/>
      </w:divBdr>
      <w:divsChild>
        <w:div w:id="114033395">
          <w:marLeft w:val="0"/>
          <w:marRight w:val="240"/>
          <w:marTop w:val="0"/>
          <w:marBottom w:val="0"/>
          <w:divBdr>
            <w:top w:val="none" w:sz="0" w:space="0" w:color="auto"/>
            <w:left w:val="none" w:sz="0" w:space="0" w:color="auto"/>
            <w:bottom w:val="none" w:sz="0" w:space="0" w:color="auto"/>
            <w:right w:val="none" w:sz="0" w:space="0" w:color="auto"/>
          </w:divBdr>
          <w:divsChild>
            <w:div w:id="1656373222">
              <w:marLeft w:val="0"/>
              <w:marRight w:val="0"/>
              <w:marTop w:val="0"/>
              <w:marBottom w:val="0"/>
              <w:divBdr>
                <w:top w:val="none" w:sz="0" w:space="0" w:color="auto"/>
                <w:left w:val="none" w:sz="0" w:space="0" w:color="auto"/>
                <w:bottom w:val="none" w:sz="0" w:space="0" w:color="auto"/>
                <w:right w:val="none" w:sz="0" w:space="0" w:color="auto"/>
              </w:divBdr>
              <w:divsChild>
                <w:div w:id="4887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268">
          <w:marLeft w:val="0"/>
          <w:marRight w:val="240"/>
          <w:marTop w:val="0"/>
          <w:marBottom w:val="0"/>
          <w:divBdr>
            <w:top w:val="none" w:sz="0" w:space="0" w:color="auto"/>
            <w:left w:val="none" w:sz="0" w:space="0" w:color="auto"/>
            <w:bottom w:val="none" w:sz="0" w:space="0" w:color="auto"/>
            <w:right w:val="none" w:sz="0" w:space="0" w:color="auto"/>
          </w:divBdr>
          <w:divsChild>
            <w:div w:id="1280529127">
              <w:marLeft w:val="0"/>
              <w:marRight w:val="0"/>
              <w:marTop w:val="0"/>
              <w:marBottom w:val="0"/>
              <w:divBdr>
                <w:top w:val="none" w:sz="0" w:space="0" w:color="auto"/>
                <w:left w:val="none" w:sz="0" w:space="0" w:color="auto"/>
                <w:bottom w:val="none" w:sz="0" w:space="0" w:color="auto"/>
                <w:right w:val="none" w:sz="0" w:space="0" w:color="auto"/>
              </w:divBdr>
              <w:divsChild>
                <w:div w:id="96096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2443">
          <w:marLeft w:val="0"/>
          <w:marRight w:val="0"/>
          <w:marTop w:val="750"/>
          <w:marBottom w:val="0"/>
          <w:divBdr>
            <w:top w:val="none" w:sz="0" w:space="0" w:color="auto"/>
            <w:left w:val="none" w:sz="0" w:space="0" w:color="auto"/>
            <w:bottom w:val="none" w:sz="0" w:space="0" w:color="auto"/>
            <w:right w:val="none" w:sz="0" w:space="0" w:color="auto"/>
          </w:divBdr>
          <w:divsChild>
            <w:div w:id="1575241276">
              <w:marLeft w:val="0"/>
              <w:marRight w:val="0"/>
              <w:marTop w:val="0"/>
              <w:marBottom w:val="0"/>
              <w:divBdr>
                <w:top w:val="none" w:sz="0" w:space="0" w:color="auto"/>
                <w:left w:val="none" w:sz="0" w:space="0" w:color="auto"/>
                <w:bottom w:val="none" w:sz="0" w:space="0" w:color="auto"/>
                <w:right w:val="none" w:sz="0" w:space="0" w:color="auto"/>
              </w:divBdr>
              <w:divsChild>
                <w:div w:id="7734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335472">
      <w:bodyDiv w:val="1"/>
      <w:marLeft w:val="0"/>
      <w:marRight w:val="0"/>
      <w:marTop w:val="0"/>
      <w:marBottom w:val="0"/>
      <w:divBdr>
        <w:top w:val="none" w:sz="0" w:space="0" w:color="auto"/>
        <w:left w:val="none" w:sz="0" w:space="0" w:color="auto"/>
        <w:bottom w:val="none" w:sz="0" w:space="0" w:color="auto"/>
        <w:right w:val="none" w:sz="0" w:space="0" w:color="auto"/>
      </w:divBdr>
    </w:div>
    <w:div w:id="1677344258">
      <w:bodyDiv w:val="1"/>
      <w:marLeft w:val="0"/>
      <w:marRight w:val="0"/>
      <w:marTop w:val="0"/>
      <w:marBottom w:val="0"/>
      <w:divBdr>
        <w:top w:val="none" w:sz="0" w:space="0" w:color="auto"/>
        <w:left w:val="none" w:sz="0" w:space="0" w:color="auto"/>
        <w:bottom w:val="none" w:sz="0" w:space="0" w:color="auto"/>
        <w:right w:val="none" w:sz="0" w:space="0" w:color="auto"/>
      </w:divBdr>
      <w:divsChild>
        <w:div w:id="760101102">
          <w:marLeft w:val="0"/>
          <w:marRight w:val="240"/>
          <w:marTop w:val="0"/>
          <w:marBottom w:val="0"/>
          <w:divBdr>
            <w:top w:val="none" w:sz="0" w:space="0" w:color="auto"/>
            <w:left w:val="none" w:sz="0" w:space="0" w:color="auto"/>
            <w:bottom w:val="none" w:sz="0" w:space="0" w:color="auto"/>
            <w:right w:val="none" w:sz="0" w:space="0" w:color="auto"/>
          </w:divBdr>
          <w:divsChild>
            <w:div w:id="343752446">
              <w:marLeft w:val="0"/>
              <w:marRight w:val="0"/>
              <w:marTop w:val="0"/>
              <w:marBottom w:val="0"/>
              <w:divBdr>
                <w:top w:val="none" w:sz="0" w:space="0" w:color="auto"/>
                <w:left w:val="none" w:sz="0" w:space="0" w:color="auto"/>
                <w:bottom w:val="none" w:sz="0" w:space="0" w:color="auto"/>
                <w:right w:val="none" w:sz="0" w:space="0" w:color="auto"/>
              </w:divBdr>
              <w:divsChild>
                <w:div w:id="14987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6571">
          <w:marLeft w:val="0"/>
          <w:marRight w:val="240"/>
          <w:marTop w:val="0"/>
          <w:marBottom w:val="0"/>
          <w:divBdr>
            <w:top w:val="none" w:sz="0" w:space="0" w:color="auto"/>
            <w:left w:val="none" w:sz="0" w:space="0" w:color="auto"/>
            <w:bottom w:val="none" w:sz="0" w:space="0" w:color="auto"/>
            <w:right w:val="none" w:sz="0" w:space="0" w:color="auto"/>
          </w:divBdr>
          <w:divsChild>
            <w:div w:id="1976640450">
              <w:marLeft w:val="0"/>
              <w:marRight w:val="0"/>
              <w:marTop w:val="0"/>
              <w:marBottom w:val="0"/>
              <w:divBdr>
                <w:top w:val="none" w:sz="0" w:space="0" w:color="auto"/>
                <w:left w:val="none" w:sz="0" w:space="0" w:color="auto"/>
                <w:bottom w:val="none" w:sz="0" w:space="0" w:color="auto"/>
                <w:right w:val="none" w:sz="0" w:space="0" w:color="auto"/>
              </w:divBdr>
              <w:divsChild>
                <w:div w:id="24596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3284">
          <w:marLeft w:val="0"/>
          <w:marRight w:val="0"/>
          <w:marTop w:val="750"/>
          <w:marBottom w:val="0"/>
          <w:divBdr>
            <w:top w:val="none" w:sz="0" w:space="0" w:color="auto"/>
            <w:left w:val="none" w:sz="0" w:space="0" w:color="auto"/>
            <w:bottom w:val="none" w:sz="0" w:space="0" w:color="auto"/>
            <w:right w:val="none" w:sz="0" w:space="0" w:color="auto"/>
          </w:divBdr>
          <w:divsChild>
            <w:div w:id="1622152682">
              <w:marLeft w:val="0"/>
              <w:marRight w:val="0"/>
              <w:marTop w:val="0"/>
              <w:marBottom w:val="0"/>
              <w:divBdr>
                <w:top w:val="none" w:sz="0" w:space="0" w:color="auto"/>
                <w:left w:val="none" w:sz="0" w:space="0" w:color="auto"/>
                <w:bottom w:val="none" w:sz="0" w:space="0" w:color="auto"/>
                <w:right w:val="none" w:sz="0" w:space="0" w:color="auto"/>
              </w:divBdr>
              <w:divsChild>
                <w:div w:id="995181925">
                  <w:marLeft w:val="0"/>
                  <w:marRight w:val="0"/>
                  <w:marTop w:val="0"/>
                  <w:marBottom w:val="0"/>
                  <w:divBdr>
                    <w:top w:val="none" w:sz="0" w:space="0" w:color="auto"/>
                    <w:left w:val="none" w:sz="0" w:space="0" w:color="auto"/>
                    <w:bottom w:val="none" w:sz="0" w:space="0" w:color="auto"/>
                    <w:right w:val="none" w:sz="0" w:space="0" w:color="auto"/>
                  </w:divBdr>
                  <w:divsChild>
                    <w:div w:id="199671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009644">
      <w:bodyDiv w:val="1"/>
      <w:marLeft w:val="0"/>
      <w:marRight w:val="0"/>
      <w:marTop w:val="0"/>
      <w:marBottom w:val="0"/>
      <w:divBdr>
        <w:top w:val="none" w:sz="0" w:space="0" w:color="auto"/>
        <w:left w:val="none" w:sz="0" w:space="0" w:color="auto"/>
        <w:bottom w:val="none" w:sz="0" w:space="0" w:color="auto"/>
        <w:right w:val="none" w:sz="0" w:space="0" w:color="auto"/>
      </w:divBdr>
      <w:divsChild>
        <w:div w:id="2054885316">
          <w:marLeft w:val="240"/>
          <w:marRight w:val="0"/>
          <w:marTop w:val="240"/>
          <w:marBottom w:val="240"/>
          <w:divBdr>
            <w:top w:val="none" w:sz="0" w:space="0" w:color="auto"/>
            <w:left w:val="none" w:sz="0" w:space="0" w:color="auto"/>
            <w:bottom w:val="none" w:sz="0" w:space="0" w:color="auto"/>
            <w:right w:val="none" w:sz="0" w:space="0" w:color="auto"/>
          </w:divBdr>
        </w:div>
      </w:divsChild>
    </w:div>
    <w:div w:id="1688368663">
      <w:bodyDiv w:val="1"/>
      <w:marLeft w:val="0"/>
      <w:marRight w:val="0"/>
      <w:marTop w:val="0"/>
      <w:marBottom w:val="0"/>
      <w:divBdr>
        <w:top w:val="none" w:sz="0" w:space="0" w:color="auto"/>
        <w:left w:val="none" w:sz="0" w:space="0" w:color="auto"/>
        <w:bottom w:val="none" w:sz="0" w:space="0" w:color="auto"/>
        <w:right w:val="none" w:sz="0" w:space="0" w:color="auto"/>
      </w:divBdr>
      <w:divsChild>
        <w:div w:id="1168058059">
          <w:marLeft w:val="0"/>
          <w:marRight w:val="240"/>
          <w:marTop w:val="0"/>
          <w:marBottom w:val="0"/>
          <w:divBdr>
            <w:top w:val="none" w:sz="0" w:space="0" w:color="auto"/>
            <w:left w:val="none" w:sz="0" w:space="0" w:color="auto"/>
            <w:bottom w:val="none" w:sz="0" w:space="0" w:color="auto"/>
            <w:right w:val="none" w:sz="0" w:space="0" w:color="auto"/>
          </w:divBdr>
          <w:divsChild>
            <w:div w:id="1689602835">
              <w:marLeft w:val="0"/>
              <w:marRight w:val="0"/>
              <w:marTop w:val="0"/>
              <w:marBottom w:val="0"/>
              <w:divBdr>
                <w:top w:val="none" w:sz="0" w:space="0" w:color="auto"/>
                <w:left w:val="none" w:sz="0" w:space="0" w:color="auto"/>
                <w:bottom w:val="none" w:sz="0" w:space="0" w:color="auto"/>
                <w:right w:val="none" w:sz="0" w:space="0" w:color="auto"/>
              </w:divBdr>
              <w:divsChild>
                <w:div w:id="21149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84183">
          <w:marLeft w:val="0"/>
          <w:marRight w:val="240"/>
          <w:marTop w:val="0"/>
          <w:marBottom w:val="0"/>
          <w:divBdr>
            <w:top w:val="none" w:sz="0" w:space="0" w:color="auto"/>
            <w:left w:val="none" w:sz="0" w:space="0" w:color="auto"/>
            <w:bottom w:val="none" w:sz="0" w:space="0" w:color="auto"/>
            <w:right w:val="none" w:sz="0" w:space="0" w:color="auto"/>
          </w:divBdr>
          <w:divsChild>
            <w:div w:id="1573004452">
              <w:marLeft w:val="0"/>
              <w:marRight w:val="0"/>
              <w:marTop w:val="0"/>
              <w:marBottom w:val="0"/>
              <w:divBdr>
                <w:top w:val="none" w:sz="0" w:space="0" w:color="auto"/>
                <w:left w:val="none" w:sz="0" w:space="0" w:color="auto"/>
                <w:bottom w:val="none" w:sz="0" w:space="0" w:color="auto"/>
                <w:right w:val="none" w:sz="0" w:space="0" w:color="auto"/>
              </w:divBdr>
              <w:divsChild>
                <w:div w:id="14724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10117">
          <w:marLeft w:val="0"/>
          <w:marRight w:val="0"/>
          <w:marTop w:val="750"/>
          <w:marBottom w:val="0"/>
          <w:divBdr>
            <w:top w:val="none" w:sz="0" w:space="0" w:color="auto"/>
            <w:left w:val="none" w:sz="0" w:space="0" w:color="auto"/>
            <w:bottom w:val="none" w:sz="0" w:space="0" w:color="auto"/>
            <w:right w:val="none" w:sz="0" w:space="0" w:color="auto"/>
          </w:divBdr>
          <w:divsChild>
            <w:div w:id="1823767305">
              <w:marLeft w:val="0"/>
              <w:marRight w:val="0"/>
              <w:marTop w:val="0"/>
              <w:marBottom w:val="0"/>
              <w:divBdr>
                <w:top w:val="none" w:sz="0" w:space="0" w:color="auto"/>
                <w:left w:val="none" w:sz="0" w:space="0" w:color="auto"/>
                <w:bottom w:val="none" w:sz="0" w:space="0" w:color="auto"/>
                <w:right w:val="none" w:sz="0" w:space="0" w:color="auto"/>
              </w:divBdr>
              <w:divsChild>
                <w:div w:id="1700933888">
                  <w:marLeft w:val="0"/>
                  <w:marRight w:val="0"/>
                  <w:marTop w:val="0"/>
                  <w:marBottom w:val="0"/>
                  <w:divBdr>
                    <w:top w:val="none" w:sz="0" w:space="0" w:color="auto"/>
                    <w:left w:val="none" w:sz="0" w:space="0" w:color="auto"/>
                    <w:bottom w:val="none" w:sz="0" w:space="0" w:color="auto"/>
                    <w:right w:val="none" w:sz="0" w:space="0" w:color="auto"/>
                  </w:divBdr>
                  <w:divsChild>
                    <w:div w:id="396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605007">
      <w:bodyDiv w:val="1"/>
      <w:marLeft w:val="0"/>
      <w:marRight w:val="0"/>
      <w:marTop w:val="0"/>
      <w:marBottom w:val="0"/>
      <w:divBdr>
        <w:top w:val="none" w:sz="0" w:space="0" w:color="auto"/>
        <w:left w:val="none" w:sz="0" w:space="0" w:color="auto"/>
        <w:bottom w:val="none" w:sz="0" w:space="0" w:color="auto"/>
        <w:right w:val="none" w:sz="0" w:space="0" w:color="auto"/>
      </w:divBdr>
      <w:divsChild>
        <w:div w:id="805971589">
          <w:marLeft w:val="0"/>
          <w:marRight w:val="240"/>
          <w:marTop w:val="0"/>
          <w:marBottom w:val="0"/>
          <w:divBdr>
            <w:top w:val="none" w:sz="0" w:space="0" w:color="auto"/>
            <w:left w:val="none" w:sz="0" w:space="0" w:color="auto"/>
            <w:bottom w:val="none" w:sz="0" w:space="0" w:color="auto"/>
            <w:right w:val="none" w:sz="0" w:space="0" w:color="auto"/>
          </w:divBdr>
          <w:divsChild>
            <w:div w:id="892816297">
              <w:marLeft w:val="0"/>
              <w:marRight w:val="0"/>
              <w:marTop w:val="0"/>
              <w:marBottom w:val="0"/>
              <w:divBdr>
                <w:top w:val="none" w:sz="0" w:space="0" w:color="auto"/>
                <w:left w:val="none" w:sz="0" w:space="0" w:color="auto"/>
                <w:bottom w:val="none" w:sz="0" w:space="0" w:color="auto"/>
                <w:right w:val="none" w:sz="0" w:space="0" w:color="auto"/>
              </w:divBdr>
              <w:divsChild>
                <w:div w:id="17857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91603">
          <w:marLeft w:val="0"/>
          <w:marRight w:val="0"/>
          <w:marTop w:val="750"/>
          <w:marBottom w:val="0"/>
          <w:divBdr>
            <w:top w:val="none" w:sz="0" w:space="0" w:color="auto"/>
            <w:left w:val="none" w:sz="0" w:space="0" w:color="auto"/>
            <w:bottom w:val="none" w:sz="0" w:space="0" w:color="auto"/>
            <w:right w:val="none" w:sz="0" w:space="0" w:color="auto"/>
          </w:divBdr>
          <w:divsChild>
            <w:div w:id="1330405629">
              <w:marLeft w:val="0"/>
              <w:marRight w:val="0"/>
              <w:marTop w:val="0"/>
              <w:marBottom w:val="0"/>
              <w:divBdr>
                <w:top w:val="none" w:sz="0" w:space="0" w:color="auto"/>
                <w:left w:val="none" w:sz="0" w:space="0" w:color="auto"/>
                <w:bottom w:val="none" w:sz="0" w:space="0" w:color="auto"/>
                <w:right w:val="none" w:sz="0" w:space="0" w:color="auto"/>
              </w:divBdr>
              <w:divsChild>
                <w:div w:id="14172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39945">
      <w:bodyDiv w:val="1"/>
      <w:marLeft w:val="0"/>
      <w:marRight w:val="0"/>
      <w:marTop w:val="0"/>
      <w:marBottom w:val="0"/>
      <w:divBdr>
        <w:top w:val="none" w:sz="0" w:space="0" w:color="auto"/>
        <w:left w:val="none" w:sz="0" w:space="0" w:color="auto"/>
        <w:bottom w:val="none" w:sz="0" w:space="0" w:color="auto"/>
        <w:right w:val="none" w:sz="0" w:space="0" w:color="auto"/>
      </w:divBdr>
    </w:div>
    <w:div w:id="1692753683">
      <w:bodyDiv w:val="1"/>
      <w:marLeft w:val="0"/>
      <w:marRight w:val="0"/>
      <w:marTop w:val="0"/>
      <w:marBottom w:val="0"/>
      <w:divBdr>
        <w:top w:val="none" w:sz="0" w:space="0" w:color="auto"/>
        <w:left w:val="none" w:sz="0" w:space="0" w:color="auto"/>
        <w:bottom w:val="none" w:sz="0" w:space="0" w:color="auto"/>
        <w:right w:val="none" w:sz="0" w:space="0" w:color="auto"/>
      </w:divBdr>
      <w:divsChild>
        <w:div w:id="130100040">
          <w:marLeft w:val="0"/>
          <w:marRight w:val="240"/>
          <w:marTop w:val="0"/>
          <w:marBottom w:val="0"/>
          <w:divBdr>
            <w:top w:val="none" w:sz="0" w:space="0" w:color="auto"/>
            <w:left w:val="none" w:sz="0" w:space="0" w:color="auto"/>
            <w:bottom w:val="none" w:sz="0" w:space="0" w:color="auto"/>
            <w:right w:val="none" w:sz="0" w:space="0" w:color="auto"/>
          </w:divBdr>
          <w:divsChild>
            <w:div w:id="679158536">
              <w:marLeft w:val="0"/>
              <w:marRight w:val="0"/>
              <w:marTop w:val="0"/>
              <w:marBottom w:val="0"/>
              <w:divBdr>
                <w:top w:val="none" w:sz="0" w:space="0" w:color="auto"/>
                <w:left w:val="none" w:sz="0" w:space="0" w:color="auto"/>
                <w:bottom w:val="none" w:sz="0" w:space="0" w:color="auto"/>
                <w:right w:val="none" w:sz="0" w:space="0" w:color="auto"/>
              </w:divBdr>
              <w:divsChild>
                <w:div w:id="21216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0746">
          <w:marLeft w:val="0"/>
          <w:marRight w:val="240"/>
          <w:marTop w:val="0"/>
          <w:marBottom w:val="0"/>
          <w:divBdr>
            <w:top w:val="none" w:sz="0" w:space="0" w:color="auto"/>
            <w:left w:val="none" w:sz="0" w:space="0" w:color="auto"/>
            <w:bottom w:val="none" w:sz="0" w:space="0" w:color="auto"/>
            <w:right w:val="none" w:sz="0" w:space="0" w:color="auto"/>
          </w:divBdr>
          <w:divsChild>
            <w:div w:id="862787988">
              <w:marLeft w:val="0"/>
              <w:marRight w:val="0"/>
              <w:marTop w:val="0"/>
              <w:marBottom w:val="0"/>
              <w:divBdr>
                <w:top w:val="none" w:sz="0" w:space="0" w:color="auto"/>
                <w:left w:val="none" w:sz="0" w:space="0" w:color="auto"/>
                <w:bottom w:val="none" w:sz="0" w:space="0" w:color="auto"/>
                <w:right w:val="none" w:sz="0" w:space="0" w:color="auto"/>
              </w:divBdr>
              <w:divsChild>
                <w:div w:id="20057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2417">
          <w:marLeft w:val="0"/>
          <w:marRight w:val="0"/>
          <w:marTop w:val="750"/>
          <w:marBottom w:val="0"/>
          <w:divBdr>
            <w:top w:val="none" w:sz="0" w:space="0" w:color="auto"/>
            <w:left w:val="none" w:sz="0" w:space="0" w:color="auto"/>
            <w:bottom w:val="none" w:sz="0" w:space="0" w:color="auto"/>
            <w:right w:val="none" w:sz="0" w:space="0" w:color="auto"/>
          </w:divBdr>
          <w:divsChild>
            <w:div w:id="1672374456">
              <w:marLeft w:val="0"/>
              <w:marRight w:val="0"/>
              <w:marTop w:val="0"/>
              <w:marBottom w:val="0"/>
              <w:divBdr>
                <w:top w:val="none" w:sz="0" w:space="0" w:color="auto"/>
                <w:left w:val="none" w:sz="0" w:space="0" w:color="auto"/>
                <w:bottom w:val="none" w:sz="0" w:space="0" w:color="auto"/>
                <w:right w:val="none" w:sz="0" w:space="0" w:color="auto"/>
              </w:divBdr>
              <w:divsChild>
                <w:div w:id="7520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73652">
      <w:bodyDiv w:val="1"/>
      <w:marLeft w:val="0"/>
      <w:marRight w:val="0"/>
      <w:marTop w:val="0"/>
      <w:marBottom w:val="0"/>
      <w:divBdr>
        <w:top w:val="none" w:sz="0" w:space="0" w:color="auto"/>
        <w:left w:val="none" w:sz="0" w:space="0" w:color="auto"/>
        <w:bottom w:val="none" w:sz="0" w:space="0" w:color="auto"/>
        <w:right w:val="none" w:sz="0" w:space="0" w:color="auto"/>
      </w:divBdr>
      <w:divsChild>
        <w:div w:id="111098319">
          <w:marLeft w:val="0"/>
          <w:marRight w:val="240"/>
          <w:marTop w:val="0"/>
          <w:marBottom w:val="0"/>
          <w:divBdr>
            <w:top w:val="none" w:sz="0" w:space="0" w:color="auto"/>
            <w:left w:val="none" w:sz="0" w:space="0" w:color="auto"/>
            <w:bottom w:val="none" w:sz="0" w:space="0" w:color="auto"/>
            <w:right w:val="none" w:sz="0" w:space="0" w:color="auto"/>
          </w:divBdr>
          <w:divsChild>
            <w:div w:id="453646351">
              <w:marLeft w:val="0"/>
              <w:marRight w:val="0"/>
              <w:marTop w:val="0"/>
              <w:marBottom w:val="0"/>
              <w:divBdr>
                <w:top w:val="none" w:sz="0" w:space="0" w:color="auto"/>
                <w:left w:val="none" w:sz="0" w:space="0" w:color="auto"/>
                <w:bottom w:val="none" w:sz="0" w:space="0" w:color="auto"/>
                <w:right w:val="none" w:sz="0" w:space="0" w:color="auto"/>
              </w:divBdr>
              <w:divsChild>
                <w:div w:id="158140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5614">
          <w:marLeft w:val="0"/>
          <w:marRight w:val="240"/>
          <w:marTop w:val="0"/>
          <w:marBottom w:val="0"/>
          <w:divBdr>
            <w:top w:val="none" w:sz="0" w:space="0" w:color="auto"/>
            <w:left w:val="none" w:sz="0" w:space="0" w:color="auto"/>
            <w:bottom w:val="none" w:sz="0" w:space="0" w:color="auto"/>
            <w:right w:val="none" w:sz="0" w:space="0" w:color="auto"/>
          </w:divBdr>
          <w:divsChild>
            <w:div w:id="1613592114">
              <w:marLeft w:val="0"/>
              <w:marRight w:val="0"/>
              <w:marTop w:val="0"/>
              <w:marBottom w:val="0"/>
              <w:divBdr>
                <w:top w:val="none" w:sz="0" w:space="0" w:color="auto"/>
                <w:left w:val="none" w:sz="0" w:space="0" w:color="auto"/>
                <w:bottom w:val="none" w:sz="0" w:space="0" w:color="auto"/>
                <w:right w:val="none" w:sz="0" w:space="0" w:color="auto"/>
              </w:divBdr>
              <w:divsChild>
                <w:div w:id="13079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00544">
          <w:marLeft w:val="0"/>
          <w:marRight w:val="0"/>
          <w:marTop w:val="750"/>
          <w:marBottom w:val="0"/>
          <w:divBdr>
            <w:top w:val="none" w:sz="0" w:space="0" w:color="auto"/>
            <w:left w:val="none" w:sz="0" w:space="0" w:color="auto"/>
            <w:bottom w:val="none" w:sz="0" w:space="0" w:color="auto"/>
            <w:right w:val="none" w:sz="0" w:space="0" w:color="auto"/>
          </w:divBdr>
          <w:divsChild>
            <w:div w:id="470095550">
              <w:marLeft w:val="0"/>
              <w:marRight w:val="0"/>
              <w:marTop w:val="0"/>
              <w:marBottom w:val="0"/>
              <w:divBdr>
                <w:top w:val="none" w:sz="0" w:space="0" w:color="auto"/>
                <w:left w:val="none" w:sz="0" w:space="0" w:color="auto"/>
                <w:bottom w:val="none" w:sz="0" w:space="0" w:color="auto"/>
                <w:right w:val="none" w:sz="0" w:space="0" w:color="auto"/>
              </w:divBdr>
              <w:divsChild>
                <w:div w:id="988443460">
                  <w:marLeft w:val="0"/>
                  <w:marRight w:val="0"/>
                  <w:marTop w:val="0"/>
                  <w:marBottom w:val="0"/>
                  <w:divBdr>
                    <w:top w:val="none" w:sz="0" w:space="0" w:color="auto"/>
                    <w:left w:val="none" w:sz="0" w:space="0" w:color="auto"/>
                    <w:bottom w:val="none" w:sz="0" w:space="0" w:color="auto"/>
                    <w:right w:val="none" w:sz="0" w:space="0" w:color="auto"/>
                  </w:divBdr>
                  <w:divsChild>
                    <w:div w:id="133761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230724">
      <w:bodyDiv w:val="1"/>
      <w:marLeft w:val="0"/>
      <w:marRight w:val="0"/>
      <w:marTop w:val="0"/>
      <w:marBottom w:val="0"/>
      <w:divBdr>
        <w:top w:val="none" w:sz="0" w:space="0" w:color="auto"/>
        <w:left w:val="none" w:sz="0" w:space="0" w:color="auto"/>
        <w:bottom w:val="none" w:sz="0" w:space="0" w:color="auto"/>
        <w:right w:val="none" w:sz="0" w:space="0" w:color="auto"/>
      </w:divBdr>
    </w:div>
    <w:div w:id="1696728927">
      <w:bodyDiv w:val="1"/>
      <w:marLeft w:val="0"/>
      <w:marRight w:val="0"/>
      <w:marTop w:val="0"/>
      <w:marBottom w:val="0"/>
      <w:divBdr>
        <w:top w:val="none" w:sz="0" w:space="0" w:color="auto"/>
        <w:left w:val="none" w:sz="0" w:space="0" w:color="auto"/>
        <w:bottom w:val="none" w:sz="0" w:space="0" w:color="auto"/>
        <w:right w:val="none" w:sz="0" w:space="0" w:color="auto"/>
      </w:divBdr>
    </w:div>
    <w:div w:id="1702900636">
      <w:bodyDiv w:val="1"/>
      <w:marLeft w:val="0"/>
      <w:marRight w:val="0"/>
      <w:marTop w:val="0"/>
      <w:marBottom w:val="0"/>
      <w:divBdr>
        <w:top w:val="none" w:sz="0" w:space="0" w:color="auto"/>
        <w:left w:val="none" w:sz="0" w:space="0" w:color="auto"/>
        <w:bottom w:val="none" w:sz="0" w:space="0" w:color="auto"/>
        <w:right w:val="none" w:sz="0" w:space="0" w:color="auto"/>
      </w:divBdr>
    </w:div>
    <w:div w:id="1704135058">
      <w:bodyDiv w:val="1"/>
      <w:marLeft w:val="0"/>
      <w:marRight w:val="0"/>
      <w:marTop w:val="0"/>
      <w:marBottom w:val="0"/>
      <w:divBdr>
        <w:top w:val="none" w:sz="0" w:space="0" w:color="auto"/>
        <w:left w:val="none" w:sz="0" w:space="0" w:color="auto"/>
        <w:bottom w:val="none" w:sz="0" w:space="0" w:color="auto"/>
        <w:right w:val="none" w:sz="0" w:space="0" w:color="auto"/>
      </w:divBdr>
      <w:divsChild>
        <w:div w:id="182206914">
          <w:marLeft w:val="0"/>
          <w:marRight w:val="240"/>
          <w:marTop w:val="0"/>
          <w:marBottom w:val="0"/>
          <w:divBdr>
            <w:top w:val="none" w:sz="0" w:space="0" w:color="auto"/>
            <w:left w:val="none" w:sz="0" w:space="0" w:color="auto"/>
            <w:bottom w:val="none" w:sz="0" w:space="0" w:color="auto"/>
            <w:right w:val="none" w:sz="0" w:space="0" w:color="auto"/>
          </w:divBdr>
          <w:divsChild>
            <w:div w:id="974723581">
              <w:marLeft w:val="0"/>
              <w:marRight w:val="0"/>
              <w:marTop w:val="0"/>
              <w:marBottom w:val="0"/>
              <w:divBdr>
                <w:top w:val="none" w:sz="0" w:space="0" w:color="auto"/>
                <w:left w:val="none" w:sz="0" w:space="0" w:color="auto"/>
                <w:bottom w:val="none" w:sz="0" w:space="0" w:color="auto"/>
                <w:right w:val="none" w:sz="0" w:space="0" w:color="auto"/>
              </w:divBdr>
              <w:divsChild>
                <w:div w:id="139280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8737">
          <w:marLeft w:val="0"/>
          <w:marRight w:val="240"/>
          <w:marTop w:val="0"/>
          <w:marBottom w:val="0"/>
          <w:divBdr>
            <w:top w:val="none" w:sz="0" w:space="0" w:color="auto"/>
            <w:left w:val="none" w:sz="0" w:space="0" w:color="auto"/>
            <w:bottom w:val="none" w:sz="0" w:space="0" w:color="auto"/>
            <w:right w:val="none" w:sz="0" w:space="0" w:color="auto"/>
          </w:divBdr>
          <w:divsChild>
            <w:div w:id="552037938">
              <w:marLeft w:val="0"/>
              <w:marRight w:val="0"/>
              <w:marTop w:val="0"/>
              <w:marBottom w:val="0"/>
              <w:divBdr>
                <w:top w:val="none" w:sz="0" w:space="0" w:color="auto"/>
                <w:left w:val="none" w:sz="0" w:space="0" w:color="auto"/>
                <w:bottom w:val="none" w:sz="0" w:space="0" w:color="auto"/>
                <w:right w:val="none" w:sz="0" w:space="0" w:color="auto"/>
              </w:divBdr>
              <w:divsChild>
                <w:div w:id="11605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5430">
          <w:marLeft w:val="0"/>
          <w:marRight w:val="0"/>
          <w:marTop w:val="750"/>
          <w:marBottom w:val="0"/>
          <w:divBdr>
            <w:top w:val="none" w:sz="0" w:space="0" w:color="auto"/>
            <w:left w:val="none" w:sz="0" w:space="0" w:color="auto"/>
            <w:bottom w:val="none" w:sz="0" w:space="0" w:color="auto"/>
            <w:right w:val="none" w:sz="0" w:space="0" w:color="auto"/>
          </w:divBdr>
          <w:divsChild>
            <w:div w:id="1764183549">
              <w:marLeft w:val="0"/>
              <w:marRight w:val="0"/>
              <w:marTop w:val="0"/>
              <w:marBottom w:val="0"/>
              <w:divBdr>
                <w:top w:val="none" w:sz="0" w:space="0" w:color="auto"/>
                <w:left w:val="none" w:sz="0" w:space="0" w:color="auto"/>
                <w:bottom w:val="none" w:sz="0" w:space="0" w:color="auto"/>
                <w:right w:val="none" w:sz="0" w:space="0" w:color="auto"/>
              </w:divBdr>
              <w:divsChild>
                <w:div w:id="626619469">
                  <w:marLeft w:val="0"/>
                  <w:marRight w:val="0"/>
                  <w:marTop w:val="0"/>
                  <w:marBottom w:val="0"/>
                  <w:divBdr>
                    <w:top w:val="none" w:sz="0" w:space="0" w:color="auto"/>
                    <w:left w:val="none" w:sz="0" w:space="0" w:color="auto"/>
                    <w:bottom w:val="none" w:sz="0" w:space="0" w:color="auto"/>
                    <w:right w:val="none" w:sz="0" w:space="0" w:color="auto"/>
                  </w:divBdr>
                  <w:divsChild>
                    <w:div w:id="20272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667724">
      <w:bodyDiv w:val="1"/>
      <w:marLeft w:val="0"/>
      <w:marRight w:val="0"/>
      <w:marTop w:val="0"/>
      <w:marBottom w:val="0"/>
      <w:divBdr>
        <w:top w:val="none" w:sz="0" w:space="0" w:color="auto"/>
        <w:left w:val="none" w:sz="0" w:space="0" w:color="auto"/>
        <w:bottom w:val="none" w:sz="0" w:space="0" w:color="auto"/>
        <w:right w:val="none" w:sz="0" w:space="0" w:color="auto"/>
      </w:divBdr>
      <w:divsChild>
        <w:div w:id="883447631">
          <w:marLeft w:val="0"/>
          <w:marRight w:val="240"/>
          <w:marTop w:val="0"/>
          <w:marBottom w:val="0"/>
          <w:divBdr>
            <w:top w:val="none" w:sz="0" w:space="0" w:color="auto"/>
            <w:left w:val="none" w:sz="0" w:space="0" w:color="auto"/>
            <w:bottom w:val="none" w:sz="0" w:space="0" w:color="auto"/>
            <w:right w:val="none" w:sz="0" w:space="0" w:color="auto"/>
          </w:divBdr>
          <w:divsChild>
            <w:div w:id="1981229314">
              <w:marLeft w:val="0"/>
              <w:marRight w:val="0"/>
              <w:marTop w:val="0"/>
              <w:marBottom w:val="0"/>
              <w:divBdr>
                <w:top w:val="none" w:sz="0" w:space="0" w:color="auto"/>
                <w:left w:val="none" w:sz="0" w:space="0" w:color="auto"/>
                <w:bottom w:val="none" w:sz="0" w:space="0" w:color="auto"/>
                <w:right w:val="none" w:sz="0" w:space="0" w:color="auto"/>
              </w:divBdr>
              <w:divsChild>
                <w:div w:id="580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8195">
          <w:marLeft w:val="0"/>
          <w:marRight w:val="240"/>
          <w:marTop w:val="0"/>
          <w:marBottom w:val="0"/>
          <w:divBdr>
            <w:top w:val="none" w:sz="0" w:space="0" w:color="auto"/>
            <w:left w:val="none" w:sz="0" w:space="0" w:color="auto"/>
            <w:bottom w:val="none" w:sz="0" w:space="0" w:color="auto"/>
            <w:right w:val="none" w:sz="0" w:space="0" w:color="auto"/>
          </w:divBdr>
          <w:divsChild>
            <w:div w:id="1063867692">
              <w:marLeft w:val="0"/>
              <w:marRight w:val="0"/>
              <w:marTop w:val="0"/>
              <w:marBottom w:val="0"/>
              <w:divBdr>
                <w:top w:val="none" w:sz="0" w:space="0" w:color="auto"/>
                <w:left w:val="none" w:sz="0" w:space="0" w:color="auto"/>
                <w:bottom w:val="none" w:sz="0" w:space="0" w:color="auto"/>
                <w:right w:val="none" w:sz="0" w:space="0" w:color="auto"/>
              </w:divBdr>
              <w:divsChild>
                <w:div w:id="33561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38029">
          <w:marLeft w:val="0"/>
          <w:marRight w:val="0"/>
          <w:marTop w:val="750"/>
          <w:marBottom w:val="0"/>
          <w:divBdr>
            <w:top w:val="none" w:sz="0" w:space="0" w:color="auto"/>
            <w:left w:val="none" w:sz="0" w:space="0" w:color="auto"/>
            <w:bottom w:val="none" w:sz="0" w:space="0" w:color="auto"/>
            <w:right w:val="none" w:sz="0" w:space="0" w:color="auto"/>
          </w:divBdr>
          <w:divsChild>
            <w:div w:id="1374229033">
              <w:marLeft w:val="0"/>
              <w:marRight w:val="0"/>
              <w:marTop w:val="0"/>
              <w:marBottom w:val="0"/>
              <w:divBdr>
                <w:top w:val="none" w:sz="0" w:space="0" w:color="auto"/>
                <w:left w:val="none" w:sz="0" w:space="0" w:color="auto"/>
                <w:bottom w:val="none" w:sz="0" w:space="0" w:color="auto"/>
                <w:right w:val="none" w:sz="0" w:space="0" w:color="auto"/>
              </w:divBdr>
              <w:divsChild>
                <w:div w:id="207690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181450">
      <w:bodyDiv w:val="1"/>
      <w:marLeft w:val="0"/>
      <w:marRight w:val="0"/>
      <w:marTop w:val="0"/>
      <w:marBottom w:val="0"/>
      <w:divBdr>
        <w:top w:val="none" w:sz="0" w:space="0" w:color="auto"/>
        <w:left w:val="none" w:sz="0" w:space="0" w:color="auto"/>
        <w:bottom w:val="none" w:sz="0" w:space="0" w:color="auto"/>
        <w:right w:val="none" w:sz="0" w:space="0" w:color="auto"/>
      </w:divBdr>
      <w:divsChild>
        <w:div w:id="1966109845">
          <w:marLeft w:val="0"/>
          <w:marRight w:val="240"/>
          <w:marTop w:val="0"/>
          <w:marBottom w:val="0"/>
          <w:divBdr>
            <w:top w:val="none" w:sz="0" w:space="0" w:color="auto"/>
            <w:left w:val="none" w:sz="0" w:space="0" w:color="auto"/>
            <w:bottom w:val="none" w:sz="0" w:space="0" w:color="auto"/>
            <w:right w:val="none" w:sz="0" w:space="0" w:color="auto"/>
          </w:divBdr>
          <w:divsChild>
            <w:div w:id="598760567">
              <w:marLeft w:val="0"/>
              <w:marRight w:val="0"/>
              <w:marTop w:val="0"/>
              <w:marBottom w:val="0"/>
              <w:divBdr>
                <w:top w:val="none" w:sz="0" w:space="0" w:color="auto"/>
                <w:left w:val="none" w:sz="0" w:space="0" w:color="auto"/>
                <w:bottom w:val="none" w:sz="0" w:space="0" w:color="auto"/>
                <w:right w:val="none" w:sz="0" w:space="0" w:color="auto"/>
              </w:divBdr>
              <w:divsChild>
                <w:div w:id="5531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9805">
          <w:marLeft w:val="0"/>
          <w:marRight w:val="240"/>
          <w:marTop w:val="0"/>
          <w:marBottom w:val="0"/>
          <w:divBdr>
            <w:top w:val="none" w:sz="0" w:space="0" w:color="auto"/>
            <w:left w:val="none" w:sz="0" w:space="0" w:color="auto"/>
            <w:bottom w:val="none" w:sz="0" w:space="0" w:color="auto"/>
            <w:right w:val="none" w:sz="0" w:space="0" w:color="auto"/>
          </w:divBdr>
          <w:divsChild>
            <w:div w:id="2133935692">
              <w:marLeft w:val="0"/>
              <w:marRight w:val="0"/>
              <w:marTop w:val="0"/>
              <w:marBottom w:val="0"/>
              <w:divBdr>
                <w:top w:val="none" w:sz="0" w:space="0" w:color="auto"/>
                <w:left w:val="none" w:sz="0" w:space="0" w:color="auto"/>
                <w:bottom w:val="none" w:sz="0" w:space="0" w:color="auto"/>
                <w:right w:val="none" w:sz="0" w:space="0" w:color="auto"/>
              </w:divBdr>
              <w:divsChild>
                <w:div w:id="6646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5067">
          <w:marLeft w:val="0"/>
          <w:marRight w:val="0"/>
          <w:marTop w:val="750"/>
          <w:marBottom w:val="0"/>
          <w:divBdr>
            <w:top w:val="none" w:sz="0" w:space="0" w:color="auto"/>
            <w:left w:val="none" w:sz="0" w:space="0" w:color="auto"/>
            <w:bottom w:val="none" w:sz="0" w:space="0" w:color="auto"/>
            <w:right w:val="none" w:sz="0" w:space="0" w:color="auto"/>
          </w:divBdr>
          <w:divsChild>
            <w:div w:id="596332292">
              <w:marLeft w:val="0"/>
              <w:marRight w:val="0"/>
              <w:marTop w:val="0"/>
              <w:marBottom w:val="0"/>
              <w:divBdr>
                <w:top w:val="none" w:sz="0" w:space="0" w:color="auto"/>
                <w:left w:val="none" w:sz="0" w:space="0" w:color="auto"/>
                <w:bottom w:val="none" w:sz="0" w:space="0" w:color="auto"/>
                <w:right w:val="none" w:sz="0" w:space="0" w:color="auto"/>
              </w:divBdr>
              <w:divsChild>
                <w:div w:id="1312826715">
                  <w:marLeft w:val="0"/>
                  <w:marRight w:val="0"/>
                  <w:marTop w:val="0"/>
                  <w:marBottom w:val="0"/>
                  <w:divBdr>
                    <w:top w:val="none" w:sz="0" w:space="0" w:color="auto"/>
                    <w:left w:val="none" w:sz="0" w:space="0" w:color="auto"/>
                    <w:bottom w:val="none" w:sz="0" w:space="0" w:color="auto"/>
                    <w:right w:val="none" w:sz="0" w:space="0" w:color="auto"/>
                  </w:divBdr>
                  <w:divsChild>
                    <w:div w:id="1267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839360">
      <w:bodyDiv w:val="1"/>
      <w:marLeft w:val="0"/>
      <w:marRight w:val="0"/>
      <w:marTop w:val="0"/>
      <w:marBottom w:val="0"/>
      <w:divBdr>
        <w:top w:val="none" w:sz="0" w:space="0" w:color="auto"/>
        <w:left w:val="none" w:sz="0" w:space="0" w:color="auto"/>
        <w:bottom w:val="none" w:sz="0" w:space="0" w:color="auto"/>
        <w:right w:val="none" w:sz="0" w:space="0" w:color="auto"/>
      </w:divBdr>
      <w:divsChild>
        <w:div w:id="925577506">
          <w:marLeft w:val="0"/>
          <w:marRight w:val="240"/>
          <w:marTop w:val="0"/>
          <w:marBottom w:val="0"/>
          <w:divBdr>
            <w:top w:val="none" w:sz="0" w:space="0" w:color="auto"/>
            <w:left w:val="none" w:sz="0" w:space="0" w:color="auto"/>
            <w:bottom w:val="none" w:sz="0" w:space="0" w:color="auto"/>
            <w:right w:val="none" w:sz="0" w:space="0" w:color="auto"/>
          </w:divBdr>
          <w:divsChild>
            <w:div w:id="112479002">
              <w:marLeft w:val="0"/>
              <w:marRight w:val="0"/>
              <w:marTop w:val="0"/>
              <w:marBottom w:val="0"/>
              <w:divBdr>
                <w:top w:val="none" w:sz="0" w:space="0" w:color="auto"/>
                <w:left w:val="none" w:sz="0" w:space="0" w:color="auto"/>
                <w:bottom w:val="none" w:sz="0" w:space="0" w:color="auto"/>
                <w:right w:val="none" w:sz="0" w:space="0" w:color="auto"/>
              </w:divBdr>
              <w:divsChild>
                <w:div w:id="18613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8178">
          <w:marLeft w:val="0"/>
          <w:marRight w:val="240"/>
          <w:marTop w:val="0"/>
          <w:marBottom w:val="0"/>
          <w:divBdr>
            <w:top w:val="none" w:sz="0" w:space="0" w:color="auto"/>
            <w:left w:val="none" w:sz="0" w:space="0" w:color="auto"/>
            <w:bottom w:val="none" w:sz="0" w:space="0" w:color="auto"/>
            <w:right w:val="none" w:sz="0" w:space="0" w:color="auto"/>
          </w:divBdr>
          <w:divsChild>
            <w:div w:id="757411754">
              <w:marLeft w:val="0"/>
              <w:marRight w:val="0"/>
              <w:marTop w:val="0"/>
              <w:marBottom w:val="0"/>
              <w:divBdr>
                <w:top w:val="none" w:sz="0" w:space="0" w:color="auto"/>
                <w:left w:val="none" w:sz="0" w:space="0" w:color="auto"/>
                <w:bottom w:val="none" w:sz="0" w:space="0" w:color="auto"/>
                <w:right w:val="none" w:sz="0" w:space="0" w:color="auto"/>
              </w:divBdr>
              <w:divsChild>
                <w:div w:id="2123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1151">
          <w:marLeft w:val="0"/>
          <w:marRight w:val="0"/>
          <w:marTop w:val="750"/>
          <w:marBottom w:val="0"/>
          <w:divBdr>
            <w:top w:val="none" w:sz="0" w:space="0" w:color="auto"/>
            <w:left w:val="none" w:sz="0" w:space="0" w:color="auto"/>
            <w:bottom w:val="none" w:sz="0" w:space="0" w:color="auto"/>
            <w:right w:val="none" w:sz="0" w:space="0" w:color="auto"/>
          </w:divBdr>
          <w:divsChild>
            <w:div w:id="1329673978">
              <w:marLeft w:val="0"/>
              <w:marRight w:val="0"/>
              <w:marTop w:val="0"/>
              <w:marBottom w:val="0"/>
              <w:divBdr>
                <w:top w:val="none" w:sz="0" w:space="0" w:color="auto"/>
                <w:left w:val="none" w:sz="0" w:space="0" w:color="auto"/>
                <w:bottom w:val="none" w:sz="0" w:space="0" w:color="auto"/>
                <w:right w:val="none" w:sz="0" w:space="0" w:color="auto"/>
              </w:divBdr>
              <w:divsChild>
                <w:div w:id="2037534104">
                  <w:marLeft w:val="0"/>
                  <w:marRight w:val="0"/>
                  <w:marTop w:val="0"/>
                  <w:marBottom w:val="0"/>
                  <w:divBdr>
                    <w:top w:val="none" w:sz="0" w:space="0" w:color="auto"/>
                    <w:left w:val="none" w:sz="0" w:space="0" w:color="auto"/>
                    <w:bottom w:val="none" w:sz="0" w:space="0" w:color="auto"/>
                    <w:right w:val="none" w:sz="0" w:space="0" w:color="auto"/>
                  </w:divBdr>
                  <w:divsChild>
                    <w:div w:id="7405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344252">
      <w:bodyDiv w:val="1"/>
      <w:marLeft w:val="0"/>
      <w:marRight w:val="0"/>
      <w:marTop w:val="0"/>
      <w:marBottom w:val="0"/>
      <w:divBdr>
        <w:top w:val="none" w:sz="0" w:space="0" w:color="auto"/>
        <w:left w:val="none" w:sz="0" w:space="0" w:color="auto"/>
        <w:bottom w:val="none" w:sz="0" w:space="0" w:color="auto"/>
        <w:right w:val="none" w:sz="0" w:space="0" w:color="auto"/>
      </w:divBdr>
      <w:divsChild>
        <w:div w:id="1643073352">
          <w:marLeft w:val="0"/>
          <w:marRight w:val="240"/>
          <w:marTop w:val="0"/>
          <w:marBottom w:val="0"/>
          <w:divBdr>
            <w:top w:val="none" w:sz="0" w:space="0" w:color="auto"/>
            <w:left w:val="none" w:sz="0" w:space="0" w:color="auto"/>
            <w:bottom w:val="none" w:sz="0" w:space="0" w:color="auto"/>
            <w:right w:val="none" w:sz="0" w:space="0" w:color="auto"/>
          </w:divBdr>
          <w:divsChild>
            <w:div w:id="347878773">
              <w:marLeft w:val="0"/>
              <w:marRight w:val="0"/>
              <w:marTop w:val="0"/>
              <w:marBottom w:val="0"/>
              <w:divBdr>
                <w:top w:val="none" w:sz="0" w:space="0" w:color="auto"/>
                <w:left w:val="none" w:sz="0" w:space="0" w:color="auto"/>
                <w:bottom w:val="none" w:sz="0" w:space="0" w:color="auto"/>
                <w:right w:val="none" w:sz="0" w:space="0" w:color="auto"/>
              </w:divBdr>
              <w:divsChild>
                <w:div w:id="45398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213">
          <w:marLeft w:val="0"/>
          <w:marRight w:val="240"/>
          <w:marTop w:val="0"/>
          <w:marBottom w:val="0"/>
          <w:divBdr>
            <w:top w:val="none" w:sz="0" w:space="0" w:color="auto"/>
            <w:left w:val="none" w:sz="0" w:space="0" w:color="auto"/>
            <w:bottom w:val="none" w:sz="0" w:space="0" w:color="auto"/>
            <w:right w:val="none" w:sz="0" w:space="0" w:color="auto"/>
          </w:divBdr>
          <w:divsChild>
            <w:div w:id="93021101">
              <w:marLeft w:val="0"/>
              <w:marRight w:val="0"/>
              <w:marTop w:val="0"/>
              <w:marBottom w:val="0"/>
              <w:divBdr>
                <w:top w:val="none" w:sz="0" w:space="0" w:color="auto"/>
                <w:left w:val="none" w:sz="0" w:space="0" w:color="auto"/>
                <w:bottom w:val="none" w:sz="0" w:space="0" w:color="auto"/>
                <w:right w:val="none" w:sz="0" w:space="0" w:color="auto"/>
              </w:divBdr>
              <w:divsChild>
                <w:div w:id="50444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641">
          <w:marLeft w:val="0"/>
          <w:marRight w:val="0"/>
          <w:marTop w:val="750"/>
          <w:marBottom w:val="0"/>
          <w:divBdr>
            <w:top w:val="none" w:sz="0" w:space="0" w:color="auto"/>
            <w:left w:val="none" w:sz="0" w:space="0" w:color="auto"/>
            <w:bottom w:val="none" w:sz="0" w:space="0" w:color="auto"/>
            <w:right w:val="none" w:sz="0" w:space="0" w:color="auto"/>
          </w:divBdr>
          <w:divsChild>
            <w:div w:id="944384453">
              <w:marLeft w:val="0"/>
              <w:marRight w:val="0"/>
              <w:marTop w:val="0"/>
              <w:marBottom w:val="0"/>
              <w:divBdr>
                <w:top w:val="none" w:sz="0" w:space="0" w:color="auto"/>
                <w:left w:val="none" w:sz="0" w:space="0" w:color="auto"/>
                <w:bottom w:val="none" w:sz="0" w:space="0" w:color="auto"/>
                <w:right w:val="none" w:sz="0" w:space="0" w:color="auto"/>
              </w:divBdr>
              <w:divsChild>
                <w:div w:id="1642883888">
                  <w:marLeft w:val="0"/>
                  <w:marRight w:val="0"/>
                  <w:marTop w:val="0"/>
                  <w:marBottom w:val="0"/>
                  <w:divBdr>
                    <w:top w:val="none" w:sz="0" w:space="0" w:color="auto"/>
                    <w:left w:val="none" w:sz="0" w:space="0" w:color="auto"/>
                    <w:bottom w:val="none" w:sz="0" w:space="0" w:color="auto"/>
                    <w:right w:val="none" w:sz="0" w:space="0" w:color="auto"/>
                  </w:divBdr>
                  <w:divsChild>
                    <w:div w:id="17796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429804">
      <w:bodyDiv w:val="1"/>
      <w:marLeft w:val="0"/>
      <w:marRight w:val="0"/>
      <w:marTop w:val="0"/>
      <w:marBottom w:val="0"/>
      <w:divBdr>
        <w:top w:val="none" w:sz="0" w:space="0" w:color="auto"/>
        <w:left w:val="none" w:sz="0" w:space="0" w:color="auto"/>
        <w:bottom w:val="none" w:sz="0" w:space="0" w:color="auto"/>
        <w:right w:val="none" w:sz="0" w:space="0" w:color="auto"/>
      </w:divBdr>
      <w:divsChild>
        <w:div w:id="1876579416">
          <w:marLeft w:val="0"/>
          <w:marRight w:val="240"/>
          <w:marTop w:val="0"/>
          <w:marBottom w:val="0"/>
          <w:divBdr>
            <w:top w:val="none" w:sz="0" w:space="0" w:color="auto"/>
            <w:left w:val="none" w:sz="0" w:space="0" w:color="auto"/>
            <w:bottom w:val="none" w:sz="0" w:space="0" w:color="auto"/>
            <w:right w:val="none" w:sz="0" w:space="0" w:color="auto"/>
          </w:divBdr>
          <w:divsChild>
            <w:div w:id="1188331185">
              <w:marLeft w:val="0"/>
              <w:marRight w:val="0"/>
              <w:marTop w:val="0"/>
              <w:marBottom w:val="0"/>
              <w:divBdr>
                <w:top w:val="none" w:sz="0" w:space="0" w:color="auto"/>
                <w:left w:val="none" w:sz="0" w:space="0" w:color="auto"/>
                <w:bottom w:val="none" w:sz="0" w:space="0" w:color="auto"/>
                <w:right w:val="none" w:sz="0" w:space="0" w:color="auto"/>
              </w:divBdr>
              <w:divsChild>
                <w:div w:id="16356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5442">
          <w:marLeft w:val="0"/>
          <w:marRight w:val="0"/>
          <w:marTop w:val="750"/>
          <w:marBottom w:val="0"/>
          <w:divBdr>
            <w:top w:val="none" w:sz="0" w:space="0" w:color="auto"/>
            <w:left w:val="none" w:sz="0" w:space="0" w:color="auto"/>
            <w:bottom w:val="none" w:sz="0" w:space="0" w:color="auto"/>
            <w:right w:val="none" w:sz="0" w:space="0" w:color="auto"/>
          </w:divBdr>
          <w:divsChild>
            <w:div w:id="1778988882">
              <w:marLeft w:val="0"/>
              <w:marRight w:val="0"/>
              <w:marTop w:val="0"/>
              <w:marBottom w:val="0"/>
              <w:divBdr>
                <w:top w:val="none" w:sz="0" w:space="0" w:color="auto"/>
                <w:left w:val="none" w:sz="0" w:space="0" w:color="auto"/>
                <w:bottom w:val="none" w:sz="0" w:space="0" w:color="auto"/>
                <w:right w:val="none" w:sz="0" w:space="0" w:color="auto"/>
              </w:divBdr>
              <w:divsChild>
                <w:div w:id="533032864">
                  <w:marLeft w:val="0"/>
                  <w:marRight w:val="0"/>
                  <w:marTop w:val="0"/>
                  <w:marBottom w:val="0"/>
                  <w:divBdr>
                    <w:top w:val="none" w:sz="0" w:space="0" w:color="auto"/>
                    <w:left w:val="none" w:sz="0" w:space="0" w:color="auto"/>
                    <w:bottom w:val="none" w:sz="0" w:space="0" w:color="auto"/>
                    <w:right w:val="none" w:sz="0" w:space="0" w:color="auto"/>
                  </w:divBdr>
                  <w:divsChild>
                    <w:div w:id="1527600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18779204">
      <w:bodyDiv w:val="1"/>
      <w:marLeft w:val="0"/>
      <w:marRight w:val="0"/>
      <w:marTop w:val="0"/>
      <w:marBottom w:val="0"/>
      <w:divBdr>
        <w:top w:val="none" w:sz="0" w:space="0" w:color="auto"/>
        <w:left w:val="none" w:sz="0" w:space="0" w:color="auto"/>
        <w:bottom w:val="none" w:sz="0" w:space="0" w:color="auto"/>
        <w:right w:val="none" w:sz="0" w:space="0" w:color="auto"/>
      </w:divBdr>
      <w:divsChild>
        <w:div w:id="1384982989">
          <w:marLeft w:val="0"/>
          <w:marRight w:val="240"/>
          <w:marTop w:val="0"/>
          <w:marBottom w:val="0"/>
          <w:divBdr>
            <w:top w:val="none" w:sz="0" w:space="0" w:color="auto"/>
            <w:left w:val="none" w:sz="0" w:space="0" w:color="auto"/>
            <w:bottom w:val="none" w:sz="0" w:space="0" w:color="auto"/>
            <w:right w:val="none" w:sz="0" w:space="0" w:color="auto"/>
          </w:divBdr>
          <w:divsChild>
            <w:div w:id="962421222">
              <w:marLeft w:val="0"/>
              <w:marRight w:val="0"/>
              <w:marTop w:val="0"/>
              <w:marBottom w:val="0"/>
              <w:divBdr>
                <w:top w:val="none" w:sz="0" w:space="0" w:color="auto"/>
                <w:left w:val="none" w:sz="0" w:space="0" w:color="auto"/>
                <w:bottom w:val="none" w:sz="0" w:space="0" w:color="auto"/>
                <w:right w:val="none" w:sz="0" w:space="0" w:color="auto"/>
              </w:divBdr>
              <w:divsChild>
                <w:div w:id="19924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5599">
          <w:marLeft w:val="0"/>
          <w:marRight w:val="240"/>
          <w:marTop w:val="0"/>
          <w:marBottom w:val="0"/>
          <w:divBdr>
            <w:top w:val="none" w:sz="0" w:space="0" w:color="auto"/>
            <w:left w:val="none" w:sz="0" w:space="0" w:color="auto"/>
            <w:bottom w:val="none" w:sz="0" w:space="0" w:color="auto"/>
            <w:right w:val="none" w:sz="0" w:space="0" w:color="auto"/>
          </w:divBdr>
          <w:divsChild>
            <w:div w:id="2087146916">
              <w:marLeft w:val="0"/>
              <w:marRight w:val="0"/>
              <w:marTop w:val="0"/>
              <w:marBottom w:val="0"/>
              <w:divBdr>
                <w:top w:val="none" w:sz="0" w:space="0" w:color="auto"/>
                <w:left w:val="none" w:sz="0" w:space="0" w:color="auto"/>
                <w:bottom w:val="none" w:sz="0" w:space="0" w:color="auto"/>
                <w:right w:val="none" w:sz="0" w:space="0" w:color="auto"/>
              </w:divBdr>
              <w:divsChild>
                <w:div w:id="86077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878">
          <w:marLeft w:val="0"/>
          <w:marRight w:val="0"/>
          <w:marTop w:val="750"/>
          <w:marBottom w:val="0"/>
          <w:divBdr>
            <w:top w:val="none" w:sz="0" w:space="0" w:color="auto"/>
            <w:left w:val="none" w:sz="0" w:space="0" w:color="auto"/>
            <w:bottom w:val="none" w:sz="0" w:space="0" w:color="auto"/>
            <w:right w:val="none" w:sz="0" w:space="0" w:color="auto"/>
          </w:divBdr>
          <w:divsChild>
            <w:div w:id="442506612">
              <w:marLeft w:val="0"/>
              <w:marRight w:val="0"/>
              <w:marTop w:val="0"/>
              <w:marBottom w:val="0"/>
              <w:divBdr>
                <w:top w:val="none" w:sz="0" w:space="0" w:color="auto"/>
                <w:left w:val="none" w:sz="0" w:space="0" w:color="auto"/>
                <w:bottom w:val="none" w:sz="0" w:space="0" w:color="auto"/>
                <w:right w:val="none" w:sz="0" w:space="0" w:color="auto"/>
              </w:divBdr>
              <w:divsChild>
                <w:div w:id="2144543503">
                  <w:marLeft w:val="0"/>
                  <w:marRight w:val="0"/>
                  <w:marTop w:val="0"/>
                  <w:marBottom w:val="0"/>
                  <w:divBdr>
                    <w:top w:val="none" w:sz="0" w:space="0" w:color="auto"/>
                    <w:left w:val="none" w:sz="0" w:space="0" w:color="auto"/>
                    <w:bottom w:val="none" w:sz="0" w:space="0" w:color="auto"/>
                    <w:right w:val="none" w:sz="0" w:space="0" w:color="auto"/>
                  </w:divBdr>
                  <w:divsChild>
                    <w:div w:id="17531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860027">
      <w:bodyDiv w:val="1"/>
      <w:marLeft w:val="0"/>
      <w:marRight w:val="0"/>
      <w:marTop w:val="0"/>
      <w:marBottom w:val="0"/>
      <w:divBdr>
        <w:top w:val="none" w:sz="0" w:space="0" w:color="auto"/>
        <w:left w:val="none" w:sz="0" w:space="0" w:color="auto"/>
        <w:bottom w:val="none" w:sz="0" w:space="0" w:color="auto"/>
        <w:right w:val="none" w:sz="0" w:space="0" w:color="auto"/>
      </w:divBdr>
      <w:divsChild>
        <w:div w:id="382558346">
          <w:marLeft w:val="0"/>
          <w:marRight w:val="240"/>
          <w:marTop w:val="0"/>
          <w:marBottom w:val="0"/>
          <w:divBdr>
            <w:top w:val="none" w:sz="0" w:space="0" w:color="auto"/>
            <w:left w:val="none" w:sz="0" w:space="0" w:color="auto"/>
            <w:bottom w:val="none" w:sz="0" w:space="0" w:color="auto"/>
            <w:right w:val="none" w:sz="0" w:space="0" w:color="auto"/>
          </w:divBdr>
          <w:divsChild>
            <w:div w:id="1524242314">
              <w:marLeft w:val="0"/>
              <w:marRight w:val="0"/>
              <w:marTop w:val="0"/>
              <w:marBottom w:val="0"/>
              <w:divBdr>
                <w:top w:val="none" w:sz="0" w:space="0" w:color="auto"/>
                <w:left w:val="none" w:sz="0" w:space="0" w:color="auto"/>
                <w:bottom w:val="none" w:sz="0" w:space="0" w:color="auto"/>
                <w:right w:val="none" w:sz="0" w:space="0" w:color="auto"/>
              </w:divBdr>
              <w:divsChild>
                <w:div w:id="166208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10147">
          <w:marLeft w:val="0"/>
          <w:marRight w:val="240"/>
          <w:marTop w:val="0"/>
          <w:marBottom w:val="0"/>
          <w:divBdr>
            <w:top w:val="none" w:sz="0" w:space="0" w:color="auto"/>
            <w:left w:val="none" w:sz="0" w:space="0" w:color="auto"/>
            <w:bottom w:val="none" w:sz="0" w:space="0" w:color="auto"/>
            <w:right w:val="none" w:sz="0" w:space="0" w:color="auto"/>
          </w:divBdr>
          <w:divsChild>
            <w:div w:id="951714787">
              <w:marLeft w:val="0"/>
              <w:marRight w:val="0"/>
              <w:marTop w:val="0"/>
              <w:marBottom w:val="0"/>
              <w:divBdr>
                <w:top w:val="none" w:sz="0" w:space="0" w:color="auto"/>
                <w:left w:val="none" w:sz="0" w:space="0" w:color="auto"/>
                <w:bottom w:val="none" w:sz="0" w:space="0" w:color="auto"/>
                <w:right w:val="none" w:sz="0" w:space="0" w:color="auto"/>
              </w:divBdr>
              <w:divsChild>
                <w:div w:id="9787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6459">
          <w:marLeft w:val="0"/>
          <w:marRight w:val="0"/>
          <w:marTop w:val="750"/>
          <w:marBottom w:val="0"/>
          <w:divBdr>
            <w:top w:val="none" w:sz="0" w:space="0" w:color="auto"/>
            <w:left w:val="none" w:sz="0" w:space="0" w:color="auto"/>
            <w:bottom w:val="none" w:sz="0" w:space="0" w:color="auto"/>
            <w:right w:val="none" w:sz="0" w:space="0" w:color="auto"/>
          </w:divBdr>
          <w:divsChild>
            <w:div w:id="2143959238">
              <w:marLeft w:val="0"/>
              <w:marRight w:val="0"/>
              <w:marTop w:val="0"/>
              <w:marBottom w:val="0"/>
              <w:divBdr>
                <w:top w:val="none" w:sz="0" w:space="0" w:color="auto"/>
                <w:left w:val="none" w:sz="0" w:space="0" w:color="auto"/>
                <w:bottom w:val="none" w:sz="0" w:space="0" w:color="auto"/>
                <w:right w:val="none" w:sz="0" w:space="0" w:color="auto"/>
              </w:divBdr>
              <w:divsChild>
                <w:div w:id="984161612">
                  <w:marLeft w:val="0"/>
                  <w:marRight w:val="0"/>
                  <w:marTop w:val="0"/>
                  <w:marBottom w:val="0"/>
                  <w:divBdr>
                    <w:top w:val="none" w:sz="0" w:space="0" w:color="auto"/>
                    <w:left w:val="none" w:sz="0" w:space="0" w:color="auto"/>
                    <w:bottom w:val="none" w:sz="0" w:space="0" w:color="auto"/>
                    <w:right w:val="none" w:sz="0" w:space="0" w:color="auto"/>
                  </w:divBdr>
                  <w:divsChild>
                    <w:div w:id="537088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20937502">
      <w:bodyDiv w:val="1"/>
      <w:marLeft w:val="0"/>
      <w:marRight w:val="0"/>
      <w:marTop w:val="0"/>
      <w:marBottom w:val="0"/>
      <w:divBdr>
        <w:top w:val="none" w:sz="0" w:space="0" w:color="auto"/>
        <w:left w:val="none" w:sz="0" w:space="0" w:color="auto"/>
        <w:bottom w:val="none" w:sz="0" w:space="0" w:color="auto"/>
        <w:right w:val="none" w:sz="0" w:space="0" w:color="auto"/>
      </w:divBdr>
      <w:divsChild>
        <w:div w:id="1616403318">
          <w:marLeft w:val="0"/>
          <w:marRight w:val="0"/>
          <w:marTop w:val="0"/>
          <w:marBottom w:val="0"/>
          <w:divBdr>
            <w:top w:val="none" w:sz="0" w:space="0" w:color="auto"/>
            <w:left w:val="none" w:sz="0" w:space="0" w:color="auto"/>
            <w:bottom w:val="none" w:sz="0" w:space="0" w:color="auto"/>
            <w:right w:val="none" w:sz="0" w:space="0" w:color="auto"/>
          </w:divBdr>
          <w:divsChild>
            <w:div w:id="2011829472">
              <w:marLeft w:val="0"/>
              <w:marRight w:val="0"/>
              <w:marTop w:val="0"/>
              <w:marBottom w:val="0"/>
              <w:divBdr>
                <w:top w:val="none" w:sz="0" w:space="0" w:color="auto"/>
                <w:left w:val="none" w:sz="0" w:space="0" w:color="auto"/>
                <w:bottom w:val="none" w:sz="0" w:space="0" w:color="auto"/>
                <w:right w:val="none" w:sz="0" w:space="0" w:color="auto"/>
              </w:divBdr>
              <w:divsChild>
                <w:div w:id="660430674">
                  <w:marLeft w:val="0"/>
                  <w:marRight w:val="0"/>
                  <w:marTop w:val="0"/>
                  <w:marBottom w:val="0"/>
                  <w:divBdr>
                    <w:top w:val="none" w:sz="0" w:space="0" w:color="auto"/>
                    <w:left w:val="none" w:sz="0" w:space="0" w:color="auto"/>
                    <w:bottom w:val="none" w:sz="0" w:space="0" w:color="auto"/>
                    <w:right w:val="none" w:sz="0" w:space="0" w:color="auto"/>
                  </w:divBdr>
                  <w:divsChild>
                    <w:div w:id="243884857">
                      <w:marLeft w:val="0"/>
                      <w:marRight w:val="0"/>
                      <w:marTop w:val="0"/>
                      <w:marBottom w:val="0"/>
                      <w:divBdr>
                        <w:top w:val="none" w:sz="0" w:space="0" w:color="auto"/>
                        <w:left w:val="none" w:sz="0" w:space="0" w:color="auto"/>
                        <w:bottom w:val="none" w:sz="0" w:space="0" w:color="auto"/>
                        <w:right w:val="none" w:sz="0" w:space="0" w:color="auto"/>
                      </w:divBdr>
                      <w:divsChild>
                        <w:div w:id="2009017321">
                          <w:marLeft w:val="0"/>
                          <w:marRight w:val="0"/>
                          <w:marTop w:val="0"/>
                          <w:marBottom w:val="0"/>
                          <w:divBdr>
                            <w:top w:val="none" w:sz="0" w:space="0" w:color="auto"/>
                            <w:left w:val="none" w:sz="0" w:space="0" w:color="auto"/>
                            <w:bottom w:val="none" w:sz="0" w:space="0" w:color="auto"/>
                            <w:right w:val="none" w:sz="0" w:space="0" w:color="auto"/>
                          </w:divBdr>
                          <w:divsChild>
                            <w:div w:id="1780837970">
                              <w:marLeft w:val="0"/>
                              <w:marRight w:val="0"/>
                              <w:marTop w:val="0"/>
                              <w:marBottom w:val="0"/>
                              <w:divBdr>
                                <w:top w:val="none" w:sz="0" w:space="0" w:color="auto"/>
                                <w:left w:val="none" w:sz="0" w:space="0" w:color="auto"/>
                                <w:bottom w:val="none" w:sz="0" w:space="0" w:color="auto"/>
                                <w:right w:val="none" w:sz="0" w:space="0" w:color="auto"/>
                              </w:divBdr>
                              <w:divsChild>
                                <w:div w:id="1523592888">
                                  <w:marLeft w:val="0"/>
                                  <w:marRight w:val="0"/>
                                  <w:marTop w:val="0"/>
                                  <w:marBottom w:val="0"/>
                                  <w:divBdr>
                                    <w:top w:val="none" w:sz="0" w:space="0" w:color="auto"/>
                                    <w:left w:val="none" w:sz="0" w:space="0" w:color="auto"/>
                                    <w:bottom w:val="none" w:sz="0" w:space="0" w:color="auto"/>
                                    <w:right w:val="none" w:sz="0" w:space="0" w:color="auto"/>
                                  </w:divBdr>
                                  <w:divsChild>
                                    <w:div w:id="100537584">
                                      <w:marLeft w:val="0"/>
                                      <w:marRight w:val="0"/>
                                      <w:marTop w:val="0"/>
                                      <w:marBottom w:val="0"/>
                                      <w:divBdr>
                                        <w:top w:val="none" w:sz="0" w:space="0" w:color="auto"/>
                                        <w:left w:val="none" w:sz="0" w:space="0" w:color="auto"/>
                                        <w:bottom w:val="none" w:sz="0" w:space="0" w:color="auto"/>
                                        <w:right w:val="none" w:sz="0" w:space="0" w:color="auto"/>
                                      </w:divBdr>
                                      <w:divsChild>
                                        <w:div w:id="967783164">
                                          <w:marLeft w:val="0"/>
                                          <w:marRight w:val="0"/>
                                          <w:marTop w:val="0"/>
                                          <w:marBottom w:val="0"/>
                                          <w:divBdr>
                                            <w:top w:val="none" w:sz="0" w:space="0" w:color="auto"/>
                                            <w:left w:val="none" w:sz="0" w:space="0" w:color="auto"/>
                                            <w:bottom w:val="none" w:sz="0" w:space="0" w:color="auto"/>
                                            <w:right w:val="none" w:sz="0" w:space="0" w:color="auto"/>
                                          </w:divBdr>
                                          <w:divsChild>
                                            <w:div w:id="1400402159">
                                              <w:marLeft w:val="0"/>
                                              <w:marRight w:val="0"/>
                                              <w:marTop w:val="0"/>
                                              <w:marBottom w:val="0"/>
                                              <w:divBdr>
                                                <w:top w:val="none" w:sz="0" w:space="0" w:color="auto"/>
                                                <w:left w:val="none" w:sz="0" w:space="0" w:color="auto"/>
                                                <w:bottom w:val="none" w:sz="0" w:space="0" w:color="auto"/>
                                                <w:right w:val="none" w:sz="0" w:space="0" w:color="auto"/>
                                              </w:divBdr>
                                              <w:divsChild>
                                                <w:div w:id="157963861">
                                                  <w:marLeft w:val="0"/>
                                                  <w:marRight w:val="0"/>
                                                  <w:marTop w:val="0"/>
                                                  <w:marBottom w:val="0"/>
                                                  <w:divBdr>
                                                    <w:top w:val="none" w:sz="0" w:space="0" w:color="auto"/>
                                                    <w:left w:val="none" w:sz="0" w:space="0" w:color="auto"/>
                                                    <w:bottom w:val="none" w:sz="0" w:space="0" w:color="auto"/>
                                                    <w:right w:val="none" w:sz="0" w:space="0" w:color="auto"/>
                                                  </w:divBdr>
                                                  <w:divsChild>
                                                    <w:div w:id="442924711">
                                                      <w:marLeft w:val="0"/>
                                                      <w:marRight w:val="0"/>
                                                      <w:marTop w:val="0"/>
                                                      <w:marBottom w:val="0"/>
                                                      <w:divBdr>
                                                        <w:top w:val="none" w:sz="0" w:space="0" w:color="auto"/>
                                                        <w:left w:val="none" w:sz="0" w:space="0" w:color="auto"/>
                                                        <w:bottom w:val="none" w:sz="0" w:space="0" w:color="auto"/>
                                                        <w:right w:val="none" w:sz="0" w:space="0" w:color="auto"/>
                                                      </w:divBdr>
                                                      <w:divsChild>
                                                        <w:div w:id="449400775">
                                                          <w:marLeft w:val="0"/>
                                                          <w:marRight w:val="0"/>
                                                          <w:marTop w:val="0"/>
                                                          <w:marBottom w:val="0"/>
                                                          <w:divBdr>
                                                            <w:top w:val="none" w:sz="0" w:space="0" w:color="auto"/>
                                                            <w:left w:val="none" w:sz="0" w:space="0" w:color="auto"/>
                                                            <w:bottom w:val="none" w:sz="0" w:space="0" w:color="auto"/>
                                                            <w:right w:val="none" w:sz="0" w:space="0" w:color="auto"/>
                                                          </w:divBdr>
                                                          <w:divsChild>
                                                            <w:div w:id="1349671094">
                                                              <w:marLeft w:val="0"/>
                                                              <w:marRight w:val="0"/>
                                                              <w:marTop w:val="0"/>
                                                              <w:marBottom w:val="0"/>
                                                              <w:divBdr>
                                                                <w:top w:val="none" w:sz="0" w:space="0" w:color="auto"/>
                                                                <w:left w:val="none" w:sz="0" w:space="0" w:color="auto"/>
                                                                <w:bottom w:val="none" w:sz="0" w:space="0" w:color="auto"/>
                                                                <w:right w:val="none" w:sz="0" w:space="0" w:color="auto"/>
                                                              </w:divBdr>
                                                              <w:divsChild>
                                                                <w:div w:id="913778589">
                                                                  <w:marLeft w:val="0"/>
                                                                  <w:marRight w:val="0"/>
                                                                  <w:marTop w:val="0"/>
                                                                  <w:marBottom w:val="0"/>
                                                                  <w:divBdr>
                                                                    <w:top w:val="none" w:sz="0" w:space="0" w:color="auto"/>
                                                                    <w:left w:val="none" w:sz="0" w:space="0" w:color="auto"/>
                                                                    <w:bottom w:val="none" w:sz="0" w:space="0" w:color="auto"/>
                                                                    <w:right w:val="none" w:sz="0" w:space="0" w:color="auto"/>
                                                                  </w:divBdr>
                                                                  <w:divsChild>
                                                                    <w:div w:id="7070233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41469036">
                                                              <w:marLeft w:val="0"/>
                                                              <w:marRight w:val="0"/>
                                                              <w:marTop w:val="0"/>
                                                              <w:marBottom w:val="0"/>
                                                              <w:divBdr>
                                                                <w:top w:val="none" w:sz="0" w:space="0" w:color="auto"/>
                                                                <w:left w:val="none" w:sz="0" w:space="0" w:color="auto"/>
                                                                <w:bottom w:val="none" w:sz="0" w:space="0" w:color="auto"/>
                                                                <w:right w:val="none" w:sz="0" w:space="0" w:color="auto"/>
                                                              </w:divBdr>
                                                              <w:divsChild>
                                                                <w:div w:id="1502426858">
                                                                  <w:marLeft w:val="0"/>
                                                                  <w:marRight w:val="0"/>
                                                                  <w:marTop w:val="0"/>
                                                                  <w:marBottom w:val="0"/>
                                                                  <w:divBdr>
                                                                    <w:top w:val="none" w:sz="0" w:space="0" w:color="auto"/>
                                                                    <w:left w:val="none" w:sz="0" w:space="0" w:color="auto"/>
                                                                    <w:bottom w:val="none" w:sz="0" w:space="0" w:color="auto"/>
                                                                    <w:right w:val="none" w:sz="0" w:space="0" w:color="auto"/>
                                                                  </w:divBdr>
                                                                  <w:divsChild>
                                                                    <w:div w:id="15223565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0910190">
                                                              <w:marLeft w:val="0"/>
                                                              <w:marRight w:val="0"/>
                                                              <w:marTop w:val="0"/>
                                                              <w:marBottom w:val="0"/>
                                                              <w:divBdr>
                                                                <w:top w:val="none" w:sz="0" w:space="0" w:color="auto"/>
                                                                <w:left w:val="none" w:sz="0" w:space="0" w:color="auto"/>
                                                                <w:bottom w:val="none" w:sz="0" w:space="0" w:color="auto"/>
                                                                <w:right w:val="none" w:sz="0" w:space="0" w:color="auto"/>
                                                              </w:divBdr>
                                                              <w:divsChild>
                                                                <w:div w:id="1675650209">
                                                                  <w:marLeft w:val="0"/>
                                                                  <w:marRight w:val="0"/>
                                                                  <w:marTop w:val="0"/>
                                                                  <w:marBottom w:val="0"/>
                                                                  <w:divBdr>
                                                                    <w:top w:val="none" w:sz="0" w:space="0" w:color="auto"/>
                                                                    <w:left w:val="none" w:sz="0" w:space="0" w:color="auto"/>
                                                                    <w:bottom w:val="none" w:sz="0" w:space="0" w:color="auto"/>
                                                                    <w:right w:val="none" w:sz="0" w:space="0" w:color="auto"/>
                                                                  </w:divBdr>
                                                                  <w:divsChild>
                                                                    <w:div w:id="184829221">
                                                                      <w:marLeft w:val="-420"/>
                                                                      <w:marRight w:val="0"/>
                                                                      <w:marTop w:val="0"/>
                                                                      <w:marBottom w:val="0"/>
                                                                      <w:divBdr>
                                                                        <w:top w:val="none" w:sz="0" w:space="0" w:color="auto"/>
                                                                        <w:left w:val="none" w:sz="0" w:space="0" w:color="auto"/>
                                                                        <w:bottom w:val="none" w:sz="0" w:space="0" w:color="auto"/>
                                                                        <w:right w:val="none" w:sz="0" w:space="0" w:color="auto"/>
                                                                      </w:divBdr>
                                                                      <w:divsChild>
                                                                        <w:div w:id="975836292">
                                                                          <w:marLeft w:val="0"/>
                                                                          <w:marRight w:val="0"/>
                                                                          <w:marTop w:val="0"/>
                                                                          <w:marBottom w:val="0"/>
                                                                          <w:divBdr>
                                                                            <w:top w:val="none" w:sz="0" w:space="0" w:color="auto"/>
                                                                            <w:left w:val="none" w:sz="0" w:space="0" w:color="auto"/>
                                                                            <w:bottom w:val="none" w:sz="0" w:space="0" w:color="auto"/>
                                                                            <w:right w:val="none" w:sz="0" w:space="0" w:color="auto"/>
                                                                          </w:divBdr>
                                                                          <w:divsChild>
                                                                            <w:div w:id="903026794">
                                                                              <w:marLeft w:val="0"/>
                                                                              <w:marRight w:val="0"/>
                                                                              <w:marTop w:val="0"/>
                                                                              <w:marBottom w:val="0"/>
                                                                              <w:divBdr>
                                                                                <w:top w:val="none" w:sz="0" w:space="0" w:color="auto"/>
                                                                                <w:left w:val="none" w:sz="0" w:space="0" w:color="auto"/>
                                                                                <w:bottom w:val="none" w:sz="0" w:space="0" w:color="auto"/>
                                                                                <w:right w:val="none" w:sz="0" w:space="0" w:color="auto"/>
                                                                              </w:divBdr>
                                                                              <w:divsChild>
                                                                                <w:div w:id="1241939107">
                                                                                  <w:marLeft w:val="0"/>
                                                                                  <w:marRight w:val="0"/>
                                                                                  <w:marTop w:val="0"/>
                                                                                  <w:marBottom w:val="0"/>
                                                                                  <w:divBdr>
                                                                                    <w:top w:val="none" w:sz="0" w:space="0" w:color="auto"/>
                                                                                    <w:left w:val="none" w:sz="0" w:space="0" w:color="auto"/>
                                                                                    <w:bottom w:val="none" w:sz="0" w:space="0" w:color="auto"/>
                                                                                    <w:right w:val="none" w:sz="0" w:space="0" w:color="auto"/>
                                                                                  </w:divBdr>
                                                                                </w:div>
                                                                                <w:div w:id="3237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97133">
                                                                      <w:marLeft w:val="-420"/>
                                                                      <w:marRight w:val="0"/>
                                                                      <w:marTop w:val="0"/>
                                                                      <w:marBottom w:val="0"/>
                                                                      <w:divBdr>
                                                                        <w:top w:val="none" w:sz="0" w:space="0" w:color="auto"/>
                                                                        <w:left w:val="none" w:sz="0" w:space="0" w:color="auto"/>
                                                                        <w:bottom w:val="none" w:sz="0" w:space="0" w:color="auto"/>
                                                                        <w:right w:val="none" w:sz="0" w:space="0" w:color="auto"/>
                                                                      </w:divBdr>
                                                                      <w:divsChild>
                                                                        <w:div w:id="2025940772">
                                                                          <w:marLeft w:val="0"/>
                                                                          <w:marRight w:val="0"/>
                                                                          <w:marTop w:val="0"/>
                                                                          <w:marBottom w:val="0"/>
                                                                          <w:divBdr>
                                                                            <w:top w:val="none" w:sz="0" w:space="0" w:color="auto"/>
                                                                            <w:left w:val="none" w:sz="0" w:space="0" w:color="auto"/>
                                                                            <w:bottom w:val="none" w:sz="0" w:space="0" w:color="auto"/>
                                                                            <w:right w:val="none" w:sz="0" w:space="0" w:color="auto"/>
                                                                          </w:divBdr>
                                                                          <w:divsChild>
                                                                            <w:div w:id="2122874585">
                                                                              <w:marLeft w:val="0"/>
                                                                              <w:marRight w:val="0"/>
                                                                              <w:marTop w:val="0"/>
                                                                              <w:marBottom w:val="0"/>
                                                                              <w:divBdr>
                                                                                <w:top w:val="none" w:sz="0" w:space="0" w:color="auto"/>
                                                                                <w:left w:val="none" w:sz="0" w:space="0" w:color="auto"/>
                                                                                <w:bottom w:val="none" w:sz="0" w:space="0" w:color="auto"/>
                                                                                <w:right w:val="none" w:sz="0" w:space="0" w:color="auto"/>
                                                                              </w:divBdr>
                                                                              <w:divsChild>
                                                                                <w:div w:id="1060061099">
                                                                                  <w:marLeft w:val="0"/>
                                                                                  <w:marRight w:val="0"/>
                                                                                  <w:marTop w:val="0"/>
                                                                                  <w:marBottom w:val="0"/>
                                                                                  <w:divBdr>
                                                                                    <w:top w:val="none" w:sz="0" w:space="0" w:color="auto"/>
                                                                                    <w:left w:val="none" w:sz="0" w:space="0" w:color="auto"/>
                                                                                    <w:bottom w:val="none" w:sz="0" w:space="0" w:color="auto"/>
                                                                                    <w:right w:val="none" w:sz="0" w:space="0" w:color="auto"/>
                                                                                  </w:divBdr>
                                                                                </w:div>
                                                                                <w:div w:id="53781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4308">
                                                                      <w:marLeft w:val="-420"/>
                                                                      <w:marRight w:val="0"/>
                                                                      <w:marTop w:val="0"/>
                                                                      <w:marBottom w:val="0"/>
                                                                      <w:divBdr>
                                                                        <w:top w:val="none" w:sz="0" w:space="0" w:color="auto"/>
                                                                        <w:left w:val="none" w:sz="0" w:space="0" w:color="auto"/>
                                                                        <w:bottom w:val="none" w:sz="0" w:space="0" w:color="auto"/>
                                                                        <w:right w:val="none" w:sz="0" w:space="0" w:color="auto"/>
                                                                      </w:divBdr>
                                                                      <w:divsChild>
                                                                        <w:div w:id="1483619545">
                                                                          <w:marLeft w:val="0"/>
                                                                          <w:marRight w:val="0"/>
                                                                          <w:marTop w:val="0"/>
                                                                          <w:marBottom w:val="0"/>
                                                                          <w:divBdr>
                                                                            <w:top w:val="none" w:sz="0" w:space="0" w:color="auto"/>
                                                                            <w:left w:val="none" w:sz="0" w:space="0" w:color="auto"/>
                                                                            <w:bottom w:val="none" w:sz="0" w:space="0" w:color="auto"/>
                                                                            <w:right w:val="none" w:sz="0" w:space="0" w:color="auto"/>
                                                                          </w:divBdr>
                                                                          <w:divsChild>
                                                                            <w:div w:id="97532617">
                                                                              <w:marLeft w:val="0"/>
                                                                              <w:marRight w:val="0"/>
                                                                              <w:marTop w:val="0"/>
                                                                              <w:marBottom w:val="0"/>
                                                                              <w:divBdr>
                                                                                <w:top w:val="none" w:sz="0" w:space="0" w:color="auto"/>
                                                                                <w:left w:val="none" w:sz="0" w:space="0" w:color="auto"/>
                                                                                <w:bottom w:val="none" w:sz="0" w:space="0" w:color="auto"/>
                                                                                <w:right w:val="none" w:sz="0" w:space="0" w:color="auto"/>
                                                                              </w:divBdr>
                                                                              <w:divsChild>
                                                                                <w:div w:id="1063599076">
                                                                                  <w:marLeft w:val="0"/>
                                                                                  <w:marRight w:val="0"/>
                                                                                  <w:marTop w:val="0"/>
                                                                                  <w:marBottom w:val="0"/>
                                                                                  <w:divBdr>
                                                                                    <w:top w:val="none" w:sz="0" w:space="0" w:color="auto"/>
                                                                                    <w:left w:val="none" w:sz="0" w:space="0" w:color="auto"/>
                                                                                    <w:bottom w:val="none" w:sz="0" w:space="0" w:color="auto"/>
                                                                                    <w:right w:val="none" w:sz="0" w:space="0" w:color="auto"/>
                                                                                  </w:divBdr>
                                                                                </w:div>
                                                                                <w:div w:id="9191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9098">
                                                                      <w:marLeft w:val="-420"/>
                                                                      <w:marRight w:val="0"/>
                                                                      <w:marTop w:val="0"/>
                                                                      <w:marBottom w:val="0"/>
                                                                      <w:divBdr>
                                                                        <w:top w:val="none" w:sz="0" w:space="0" w:color="auto"/>
                                                                        <w:left w:val="none" w:sz="0" w:space="0" w:color="auto"/>
                                                                        <w:bottom w:val="none" w:sz="0" w:space="0" w:color="auto"/>
                                                                        <w:right w:val="none" w:sz="0" w:space="0" w:color="auto"/>
                                                                      </w:divBdr>
                                                                      <w:divsChild>
                                                                        <w:div w:id="540560647">
                                                                          <w:marLeft w:val="0"/>
                                                                          <w:marRight w:val="0"/>
                                                                          <w:marTop w:val="0"/>
                                                                          <w:marBottom w:val="0"/>
                                                                          <w:divBdr>
                                                                            <w:top w:val="none" w:sz="0" w:space="0" w:color="auto"/>
                                                                            <w:left w:val="none" w:sz="0" w:space="0" w:color="auto"/>
                                                                            <w:bottom w:val="none" w:sz="0" w:space="0" w:color="auto"/>
                                                                            <w:right w:val="none" w:sz="0" w:space="0" w:color="auto"/>
                                                                          </w:divBdr>
                                                                          <w:divsChild>
                                                                            <w:div w:id="331494197">
                                                                              <w:marLeft w:val="0"/>
                                                                              <w:marRight w:val="0"/>
                                                                              <w:marTop w:val="0"/>
                                                                              <w:marBottom w:val="0"/>
                                                                              <w:divBdr>
                                                                                <w:top w:val="none" w:sz="0" w:space="0" w:color="auto"/>
                                                                                <w:left w:val="none" w:sz="0" w:space="0" w:color="auto"/>
                                                                                <w:bottom w:val="none" w:sz="0" w:space="0" w:color="auto"/>
                                                                                <w:right w:val="none" w:sz="0" w:space="0" w:color="auto"/>
                                                                              </w:divBdr>
                                                                              <w:divsChild>
                                                                                <w:div w:id="182403553">
                                                                                  <w:marLeft w:val="0"/>
                                                                                  <w:marRight w:val="0"/>
                                                                                  <w:marTop w:val="0"/>
                                                                                  <w:marBottom w:val="0"/>
                                                                                  <w:divBdr>
                                                                                    <w:top w:val="none" w:sz="0" w:space="0" w:color="auto"/>
                                                                                    <w:left w:val="none" w:sz="0" w:space="0" w:color="auto"/>
                                                                                    <w:bottom w:val="none" w:sz="0" w:space="0" w:color="auto"/>
                                                                                    <w:right w:val="none" w:sz="0" w:space="0" w:color="auto"/>
                                                                                  </w:divBdr>
                                                                                </w:div>
                                                                                <w:div w:id="16670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397103">
                                                                      <w:marLeft w:val="-420"/>
                                                                      <w:marRight w:val="0"/>
                                                                      <w:marTop w:val="0"/>
                                                                      <w:marBottom w:val="0"/>
                                                                      <w:divBdr>
                                                                        <w:top w:val="none" w:sz="0" w:space="0" w:color="auto"/>
                                                                        <w:left w:val="none" w:sz="0" w:space="0" w:color="auto"/>
                                                                        <w:bottom w:val="none" w:sz="0" w:space="0" w:color="auto"/>
                                                                        <w:right w:val="none" w:sz="0" w:space="0" w:color="auto"/>
                                                                      </w:divBdr>
                                                                      <w:divsChild>
                                                                        <w:div w:id="544294976">
                                                                          <w:marLeft w:val="0"/>
                                                                          <w:marRight w:val="0"/>
                                                                          <w:marTop w:val="0"/>
                                                                          <w:marBottom w:val="0"/>
                                                                          <w:divBdr>
                                                                            <w:top w:val="none" w:sz="0" w:space="0" w:color="auto"/>
                                                                            <w:left w:val="none" w:sz="0" w:space="0" w:color="auto"/>
                                                                            <w:bottom w:val="none" w:sz="0" w:space="0" w:color="auto"/>
                                                                            <w:right w:val="none" w:sz="0" w:space="0" w:color="auto"/>
                                                                          </w:divBdr>
                                                                          <w:divsChild>
                                                                            <w:div w:id="1667173618">
                                                                              <w:marLeft w:val="0"/>
                                                                              <w:marRight w:val="0"/>
                                                                              <w:marTop w:val="0"/>
                                                                              <w:marBottom w:val="0"/>
                                                                              <w:divBdr>
                                                                                <w:top w:val="none" w:sz="0" w:space="0" w:color="auto"/>
                                                                                <w:left w:val="none" w:sz="0" w:space="0" w:color="auto"/>
                                                                                <w:bottom w:val="none" w:sz="0" w:space="0" w:color="auto"/>
                                                                                <w:right w:val="none" w:sz="0" w:space="0" w:color="auto"/>
                                                                              </w:divBdr>
                                                                              <w:divsChild>
                                                                                <w:div w:id="1862737221">
                                                                                  <w:marLeft w:val="0"/>
                                                                                  <w:marRight w:val="0"/>
                                                                                  <w:marTop w:val="0"/>
                                                                                  <w:marBottom w:val="0"/>
                                                                                  <w:divBdr>
                                                                                    <w:top w:val="none" w:sz="0" w:space="0" w:color="auto"/>
                                                                                    <w:left w:val="none" w:sz="0" w:space="0" w:color="auto"/>
                                                                                    <w:bottom w:val="none" w:sz="0" w:space="0" w:color="auto"/>
                                                                                    <w:right w:val="none" w:sz="0" w:space="0" w:color="auto"/>
                                                                                  </w:divBdr>
                                                                                </w:div>
                                                                                <w:div w:id="172629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177353">
                                                  <w:marLeft w:val="0"/>
                                                  <w:marRight w:val="0"/>
                                                  <w:marTop w:val="0"/>
                                                  <w:marBottom w:val="0"/>
                                                  <w:divBdr>
                                                    <w:top w:val="none" w:sz="0" w:space="0" w:color="auto"/>
                                                    <w:left w:val="none" w:sz="0" w:space="0" w:color="auto"/>
                                                    <w:bottom w:val="none" w:sz="0" w:space="0" w:color="auto"/>
                                                    <w:right w:val="none" w:sz="0" w:space="0" w:color="auto"/>
                                                  </w:divBdr>
                                                  <w:divsChild>
                                                    <w:div w:id="350375584">
                                                      <w:marLeft w:val="0"/>
                                                      <w:marRight w:val="0"/>
                                                      <w:marTop w:val="0"/>
                                                      <w:marBottom w:val="0"/>
                                                      <w:divBdr>
                                                        <w:top w:val="none" w:sz="0" w:space="0" w:color="auto"/>
                                                        <w:left w:val="none" w:sz="0" w:space="0" w:color="auto"/>
                                                        <w:bottom w:val="none" w:sz="0" w:space="0" w:color="auto"/>
                                                        <w:right w:val="none" w:sz="0" w:space="0" w:color="auto"/>
                                                      </w:divBdr>
                                                      <w:divsChild>
                                                        <w:div w:id="1296720713">
                                                          <w:marLeft w:val="0"/>
                                                          <w:marRight w:val="0"/>
                                                          <w:marTop w:val="0"/>
                                                          <w:marBottom w:val="0"/>
                                                          <w:divBdr>
                                                            <w:top w:val="none" w:sz="0" w:space="0" w:color="auto"/>
                                                            <w:left w:val="none" w:sz="0" w:space="0" w:color="auto"/>
                                                            <w:bottom w:val="none" w:sz="0" w:space="0" w:color="auto"/>
                                                            <w:right w:val="none" w:sz="0" w:space="0" w:color="auto"/>
                                                          </w:divBdr>
                                                          <w:divsChild>
                                                            <w:div w:id="1111318316">
                                                              <w:marLeft w:val="0"/>
                                                              <w:marRight w:val="0"/>
                                                              <w:marTop w:val="0"/>
                                                              <w:marBottom w:val="0"/>
                                                              <w:divBdr>
                                                                <w:top w:val="none" w:sz="0" w:space="0" w:color="auto"/>
                                                                <w:left w:val="none" w:sz="0" w:space="0" w:color="auto"/>
                                                                <w:bottom w:val="none" w:sz="0" w:space="0" w:color="auto"/>
                                                                <w:right w:val="none" w:sz="0" w:space="0" w:color="auto"/>
                                                              </w:divBdr>
                                                              <w:divsChild>
                                                                <w:div w:id="190995301">
                                                                  <w:marLeft w:val="0"/>
                                                                  <w:marRight w:val="0"/>
                                                                  <w:marTop w:val="0"/>
                                                                  <w:marBottom w:val="300"/>
                                                                  <w:divBdr>
                                                                    <w:top w:val="none" w:sz="0" w:space="0" w:color="auto"/>
                                                                    <w:left w:val="none" w:sz="0" w:space="0" w:color="auto"/>
                                                                    <w:bottom w:val="none" w:sz="0" w:space="0" w:color="auto"/>
                                                                    <w:right w:val="none" w:sz="0" w:space="0" w:color="auto"/>
                                                                  </w:divBdr>
                                                                  <w:divsChild>
                                                                    <w:div w:id="1842234747">
                                                                      <w:marLeft w:val="0"/>
                                                                      <w:marRight w:val="0"/>
                                                                      <w:marTop w:val="0"/>
                                                                      <w:marBottom w:val="0"/>
                                                                      <w:divBdr>
                                                                        <w:top w:val="none" w:sz="0" w:space="0" w:color="auto"/>
                                                                        <w:left w:val="none" w:sz="0" w:space="0" w:color="auto"/>
                                                                        <w:bottom w:val="none" w:sz="0" w:space="0" w:color="auto"/>
                                                                        <w:right w:val="none" w:sz="0" w:space="0" w:color="auto"/>
                                                                      </w:divBdr>
                                                                      <w:divsChild>
                                                                        <w:div w:id="770516233">
                                                                          <w:marLeft w:val="0"/>
                                                                          <w:marRight w:val="0"/>
                                                                          <w:marTop w:val="0"/>
                                                                          <w:marBottom w:val="0"/>
                                                                          <w:divBdr>
                                                                            <w:top w:val="none" w:sz="0" w:space="0" w:color="auto"/>
                                                                            <w:left w:val="none" w:sz="0" w:space="0" w:color="auto"/>
                                                                            <w:bottom w:val="none" w:sz="0" w:space="0" w:color="auto"/>
                                                                            <w:right w:val="none" w:sz="0" w:space="0" w:color="auto"/>
                                                                          </w:divBdr>
                                                                          <w:divsChild>
                                                                            <w:div w:id="1169248259">
                                                                              <w:marLeft w:val="0"/>
                                                                              <w:marRight w:val="0"/>
                                                                              <w:marTop w:val="0"/>
                                                                              <w:marBottom w:val="0"/>
                                                                              <w:divBdr>
                                                                                <w:top w:val="none" w:sz="0" w:space="0" w:color="auto"/>
                                                                                <w:left w:val="none" w:sz="0" w:space="0" w:color="auto"/>
                                                                                <w:bottom w:val="none" w:sz="0" w:space="0" w:color="auto"/>
                                                                                <w:right w:val="none" w:sz="0" w:space="0" w:color="auto"/>
                                                                              </w:divBdr>
                                                                              <w:divsChild>
                                                                                <w:div w:id="640498570">
                                                                                  <w:marLeft w:val="0"/>
                                                                                  <w:marRight w:val="0"/>
                                                                                  <w:marTop w:val="0"/>
                                                                                  <w:marBottom w:val="0"/>
                                                                                  <w:divBdr>
                                                                                    <w:top w:val="none" w:sz="0" w:space="0" w:color="auto"/>
                                                                                    <w:left w:val="none" w:sz="0" w:space="0" w:color="auto"/>
                                                                                    <w:bottom w:val="none" w:sz="0" w:space="0" w:color="auto"/>
                                                                                    <w:right w:val="none" w:sz="0" w:space="0" w:color="auto"/>
                                                                                  </w:divBdr>
                                                                                  <w:divsChild>
                                                                                    <w:div w:id="1315143403">
                                                                                      <w:marLeft w:val="0"/>
                                                                                      <w:marRight w:val="0"/>
                                                                                      <w:marTop w:val="0"/>
                                                                                      <w:marBottom w:val="0"/>
                                                                                      <w:divBdr>
                                                                                        <w:top w:val="none" w:sz="0" w:space="0" w:color="auto"/>
                                                                                        <w:left w:val="none" w:sz="0" w:space="0" w:color="auto"/>
                                                                                        <w:bottom w:val="none" w:sz="0" w:space="0" w:color="auto"/>
                                                                                        <w:right w:val="none" w:sz="0" w:space="0" w:color="auto"/>
                                                                                      </w:divBdr>
                                                                                      <w:divsChild>
                                                                                        <w:div w:id="829753997">
                                                                                          <w:marLeft w:val="0"/>
                                                                                          <w:marRight w:val="0"/>
                                                                                          <w:marTop w:val="0"/>
                                                                                          <w:marBottom w:val="0"/>
                                                                                          <w:divBdr>
                                                                                            <w:top w:val="none" w:sz="0" w:space="0" w:color="auto"/>
                                                                                            <w:left w:val="none" w:sz="0" w:space="0" w:color="auto"/>
                                                                                            <w:bottom w:val="none" w:sz="0" w:space="0" w:color="auto"/>
                                                                                            <w:right w:val="none" w:sz="0" w:space="0" w:color="auto"/>
                                                                                          </w:divBdr>
                                                                                          <w:divsChild>
                                                                                            <w:div w:id="1135566340">
                                                                                              <w:marLeft w:val="0"/>
                                                                                              <w:marRight w:val="0"/>
                                                                                              <w:marTop w:val="0"/>
                                                                                              <w:marBottom w:val="60"/>
                                                                                              <w:divBdr>
                                                                                                <w:top w:val="none" w:sz="0" w:space="0" w:color="auto"/>
                                                                                                <w:left w:val="none" w:sz="0" w:space="0" w:color="auto"/>
                                                                                                <w:bottom w:val="none" w:sz="0" w:space="0" w:color="auto"/>
                                                                                                <w:right w:val="none" w:sz="0" w:space="0" w:color="auto"/>
                                                                                              </w:divBdr>
                                                                                            </w:div>
                                                                                            <w:div w:id="1916622707">
                                                                                              <w:marLeft w:val="0"/>
                                                                                              <w:marRight w:val="0"/>
                                                                                              <w:marTop w:val="0"/>
                                                                                              <w:marBottom w:val="120"/>
                                                                                              <w:divBdr>
                                                                                                <w:top w:val="none" w:sz="0" w:space="0" w:color="auto"/>
                                                                                                <w:left w:val="none" w:sz="0" w:space="0" w:color="auto"/>
                                                                                                <w:bottom w:val="none" w:sz="0" w:space="0" w:color="auto"/>
                                                                                                <w:right w:val="none" w:sz="0" w:space="0" w:color="auto"/>
                                                                                              </w:divBdr>
                                                                                            </w:div>
                                                                                            <w:div w:id="1270235672">
                                                                                              <w:marLeft w:val="0"/>
                                                                                              <w:marRight w:val="0"/>
                                                                                              <w:marTop w:val="0"/>
                                                                                              <w:marBottom w:val="0"/>
                                                                                              <w:divBdr>
                                                                                                <w:top w:val="none" w:sz="0" w:space="0" w:color="auto"/>
                                                                                                <w:left w:val="none" w:sz="0" w:space="0" w:color="auto"/>
                                                                                                <w:bottom w:val="none" w:sz="0" w:space="0" w:color="auto"/>
                                                                                                <w:right w:val="none" w:sz="0" w:space="0" w:color="auto"/>
                                                                                              </w:divBdr>
                                                                                              <w:divsChild>
                                                                                                <w:div w:id="800421384">
                                                                                                  <w:marLeft w:val="0"/>
                                                                                                  <w:marRight w:val="0"/>
                                                                                                  <w:marTop w:val="0"/>
                                                                                                  <w:marBottom w:val="0"/>
                                                                                                  <w:divBdr>
                                                                                                    <w:top w:val="none" w:sz="0" w:space="0" w:color="auto"/>
                                                                                                    <w:left w:val="none" w:sz="0" w:space="0" w:color="auto"/>
                                                                                                    <w:bottom w:val="none" w:sz="0" w:space="0" w:color="auto"/>
                                                                                                    <w:right w:val="none" w:sz="0" w:space="0" w:color="auto"/>
                                                                                                  </w:divBdr>
                                                                                                  <w:divsChild>
                                                                                                    <w:div w:id="1503204745">
                                                                                                      <w:marLeft w:val="0"/>
                                                                                                      <w:marRight w:val="0"/>
                                                                                                      <w:marTop w:val="0"/>
                                                                                                      <w:marBottom w:val="0"/>
                                                                                                      <w:divBdr>
                                                                                                        <w:top w:val="none" w:sz="0" w:space="0" w:color="auto"/>
                                                                                                        <w:left w:val="none" w:sz="0" w:space="0" w:color="auto"/>
                                                                                                        <w:bottom w:val="none" w:sz="0" w:space="0" w:color="auto"/>
                                                                                                        <w:right w:val="none" w:sz="0" w:space="0" w:color="auto"/>
                                                                                                      </w:divBdr>
                                                                                                      <w:divsChild>
                                                                                                        <w:div w:id="1868323695">
                                                                                                          <w:marLeft w:val="0"/>
                                                                                                          <w:marRight w:val="0"/>
                                                                                                          <w:marTop w:val="0"/>
                                                                                                          <w:marBottom w:val="0"/>
                                                                                                          <w:divBdr>
                                                                                                            <w:top w:val="none" w:sz="0" w:space="0" w:color="auto"/>
                                                                                                            <w:left w:val="none" w:sz="0" w:space="0" w:color="auto"/>
                                                                                                            <w:bottom w:val="none" w:sz="0" w:space="0" w:color="auto"/>
                                                                                                            <w:right w:val="none" w:sz="0" w:space="0" w:color="auto"/>
                                                                                                          </w:divBdr>
                                                                                                          <w:divsChild>
                                                                                                            <w:div w:id="1836216311">
                                                                                                              <w:marLeft w:val="0"/>
                                                                                                              <w:marRight w:val="0"/>
                                                                                                              <w:marTop w:val="0"/>
                                                                                                              <w:marBottom w:val="0"/>
                                                                                                              <w:divBdr>
                                                                                                                <w:top w:val="none" w:sz="0" w:space="0" w:color="auto"/>
                                                                                                                <w:left w:val="none" w:sz="0" w:space="0" w:color="auto"/>
                                                                                                                <w:bottom w:val="none" w:sz="0" w:space="0" w:color="auto"/>
                                                                                                                <w:right w:val="none" w:sz="0" w:space="0" w:color="auto"/>
                                                                                                              </w:divBdr>
                                                                                                              <w:divsChild>
                                                                                                                <w:div w:id="191609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2823">
                                                                                                          <w:marLeft w:val="90"/>
                                                                                                          <w:marRight w:val="0"/>
                                                                                                          <w:marTop w:val="0"/>
                                                                                                          <w:marBottom w:val="0"/>
                                                                                                          <w:divBdr>
                                                                                                            <w:top w:val="none" w:sz="0" w:space="0" w:color="auto"/>
                                                                                                            <w:left w:val="none" w:sz="0" w:space="0" w:color="auto"/>
                                                                                                            <w:bottom w:val="none" w:sz="0" w:space="0" w:color="auto"/>
                                                                                                            <w:right w:val="none" w:sz="0" w:space="0" w:color="auto"/>
                                                                                                          </w:divBdr>
                                                                                                          <w:divsChild>
                                                                                                            <w:div w:id="1675375106">
                                                                                                              <w:marLeft w:val="0"/>
                                                                                                              <w:marRight w:val="0"/>
                                                                                                              <w:marTop w:val="0"/>
                                                                                                              <w:marBottom w:val="0"/>
                                                                                                              <w:divBdr>
                                                                                                                <w:top w:val="none" w:sz="0" w:space="0" w:color="auto"/>
                                                                                                                <w:left w:val="none" w:sz="0" w:space="0" w:color="auto"/>
                                                                                                                <w:bottom w:val="none" w:sz="0" w:space="0" w:color="auto"/>
                                                                                                                <w:right w:val="none" w:sz="0" w:space="0" w:color="auto"/>
                                                                                                              </w:divBdr>
                                                                                                            </w:div>
                                                                                                            <w:div w:id="5875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07525">
                                                                                          <w:marLeft w:val="0"/>
                                                                                          <w:marRight w:val="0"/>
                                                                                          <w:marTop w:val="0"/>
                                                                                          <w:marBottom w:val="0"/>
                                                                                          <w:divBdr>
                                                                                            <w:top w:val="none" w:sz="0" w:space="0" w:color="auto"/>
                                                                                            <w:left w:val="none" w:sz="0" w:space="0" w:color="auto"/>
                                                                                            <w:bottom w:val="none" w:sz="0" w:space="0" w:color="auto"/>
                                                                                            <w:right w:val="none" w:sz="0" w:space="0" w:color="auto"/>
                                                                                          </w:divBdr>
                                                                                          <w:divsChild>
                                                                                            <w:div w:id="1085298087">
                                                                                              <w:marLeft w:val="0"/>
                                                                                              <w:marRight w:val="0"/>
                                                                                              <w:marTop w:val="0"/>
                                                                                              <w:marBottom w:val="60"/>
                                                                                              <w:divBdr>
                                                                                                <w:top w:val="none" w:sz="0" w:space="0" w:color="auto"/>
                                                                                                <w:left w:val="none" w:sz="0" w:space="0" w:color="auto"/>
                                                                                                <w:bottom w:val="none" w:sz="0" w:space="0" w:color="auto"/>
                                                                                                <w:right w:val="none" w:sz="0" w:space="0" w:color="auto"/>
                                                                                              </w:divBdr>
                                                                                            </w:div>
                                                                                            <w:div w:id="30621033">
                                                                                              <w:marLeft w:val="0"/>
                                                                                              <w:marRight w:val="0"/>
                                                                                              <w:marTop w:val="0"/>
                                                                                              <w:marBottom w:val="120"/>
                                                                                              <w:divBdr>
                                                                                                <w:top w:val="none" w:sz="0" w:space="0" w:color="auto"/>
                                                                                                <w:left w:val="none" w:sz="0" w:space="0" w:color="auto"/>
                                                                                                <w:bottom w:val="none" w:sz="0" w:space="0" w:color="auto"/>
                                                                                                <w:right w:val="none" w:sz="0" w:space="0" w:color="auto"/>
                                                                                              </w:divBdr>
                                                                                            </w:div>
                                                                                            <w:div w:id="419564332">
                                                                                              <w:marLeft w:val="0"/>
                                                                                              <w:marRight w:val="0"/>
                                                                                              <w:marTop w:val="0"/>
                                                                                              <w:marBottom w:val="0"/>
                                                                                              <w:divBdr>
                                                                                                <w:top w:val="none" w:sz="0" w:space="0" w:color="auto"/>
                                                                                                <w:left w:val="none" w:sz="0" w:space="0" w:color="auto"/>
                                                                                                <w:bottom w:val="none" w:sz="0" w:space="0" w:color="auto"/>
                                                                                                <w:right w:val="none" w:sz="0" w:space="0" w:color="auto"/>
                                                                                              </w:divBdr>
                                                                                              <w:divsChild>
                                                                                                <w:div w:id="877086515">
                                                                                                  <w:marLeft w:val="0"/>
                                                                                                  <w:marRight w:val="0"/>
                                                                                                  <w:marTop w:val="0"/>
                                                                                                  <w:marBottom w:val="0"/>
                                                                                                  <w:divBdr>
                                                                                                    <w:top w:val="none" w:sz="0" w:space="0" w:color="auto"/>
                                                                                                    <w:left w:val="none" w:sz="0" w:space="0" w:color="auto"/>
                                                                                                    <w:bottom w:val="none" w:sz="0" w:space="0" w:color="auto"/>
                                                                                                    <w:right w:val="none" w:sz="0" w:space="0" w:color="auto"/>
                                                                                                  </w:divBdr>
                                                                                                  <w:divsChild>
                                                                                                    <w:div w:id="1241867182">
                                                                                                      <w:marLeft w:val="0"/>
                                                                                                      <w:marRight w:val="0"/>
                                                                                                      <w:marTop w:val="0"/>
                                                                                                      <w:marBottom w:val="0"/>
                                                                                                      <w:divBdr>
                                                                                                        <w:top w:val="none" w:sz="0" w:space="0" w:color="auto"/>
                                                                                                        <w:left w:val="none" w:sz="0" w:space="0" w:color="auto"/>
                                                                                                        <w:bottom w:val="none" w:sz="0" w:space="0" w:color="auto"/>
                                                                                                        <w:right w:val="none" w:sz="0" w:space="0" w:color="auto"/>
                                                                                                      </w:divBdr>
                                                                                                      <w:divsChild>
                                                                                                        <w:div w:id="689332789">
                                                                                                          <w:marLeft w:val="0"/>
                                                                                                          <w:marRight w:val="0"/>
                                                                                                          <w:marTop w:val="0"/>
                                                                                                          <w:marBottom w:val="0"/>
                                                                                                          <w:divBdr>
                                                                                                            <w:top w:val="none" w:sz="0" w:space="0" w:color="auto"/>
                                                                                                            <w:left w:val="none" w:sz="0" w:space="0" w:color="auto"/>
                                                                                                            <w:bottom w:val="none" w:sz="0" w:space="0" w:color="auto"/>
                                                                                                            <w:right w:val="none" w:sz="0" w:space="0" w:color="auto"/>
                                                                                                          </w:divBdr>
                                                                                                          <w:divsChild>
                                                                                                            <w:div w:id="1452701372">
                                                                                                              <w:marLeft w:val="0"/>
                                                                                                              <w:marRight w:val="0"/>
                                                                                                              <w:marTop w:val="0"/>
                                                                                                              <w:marBottom w:val="0"/>
                                                                                                              <w:divBdr>
                                                                                                                <w:top w:val="none" w:sz="0" w:space="0" w:color="auto"/>
                                                                                                                <w:left w:val="none" w:sz="0" w:space="0" w:color="auto"/>
                                                                                                                <w:bottom w:val="none" w:sz="0" w:space="0" w:color="auto"/>
                                                                                                                <w:right w:val="none" w:sz="0" w:space="0" w:color="auto"/>
                                                                                                              </w:divBdr>
                                                                                                              <w:divsChild>
                                                                                                                <w:div w:id="198936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66543">
                                                                                                          <w:marLeft w:val="90"/>
                                                                                                          <w:marRight w:val="0"/>
                                                                                                          <w:marTop w:val="0"/>
                                                                                                          <w:marBottom w:val="0"/>
                                                                                                          <w:divBdr>
                                                                                                            <w:top w:val="none" w:sz="0" w:space="0" w:color="auto"/>
                                                                                                            <w:left w:val="none" w:sz="0" w:space="0" w:color="auto"/>
                                                                                                            <w:bottom w:val="none" w:sz="0" w:space="0" w:color="auto"/>
                                                                                                            <w:right w:val="none" w:sz="0" w:space="0" w:color="auto"/>
                                                                                                          </w:divBdr>
                                                                                                          <w:divsChild>
                                                                                                            <w:div w:id="10213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768294">
                                                                                          <w:marLeft w:val="0"/>
                                                                                          <w:marRight w:val="0"/>
                                                                                          <w:marTop w:val="0"/>
                                                                                          <w:marBottom w:val="0"/>
                                                                                          <w:divBdr>
                                                                                            <w:top w:val="none" w:sz="0" w:space="0" w:color="auto"/>
                                                                                            <w:left w:val="none" w:sz="0" w:space="0" w:color="auto"/>
                                                                                            <w:bottom w:val="none" w:sz="0" w:space="0" w:color="auto"/>
                                                                                            <w:right w:val="none" w:sz="0" w:space="0" w:color="auto"/>
                                                                                          </w:divBdr>
                                                                                          <w:divsChild>
                                                                                            <w:div w:id="424883258">
                                                                                              <w:marLeft w:val="0"/>
                                                                                              <w:marRight w:val="0"/>
                                                                                              <w:marTop w:val="0"/>
                                                                                              <w:marBottom w:val="60"/>
                                                                                              <w:divBdr>
                                                                                                <w:top w:val="none" w:sz="0" w:space="0" w:color="auto"/>
                                                                                                <w:left w:val="none" w:sz="0" w:space="0" w:color="auto"/>
                                                                                                <w:bottom w:val="none" w:sz="0" w:space="0" w:color="auto"/>
                                                                                                <w:right w:val="none" w:sz="0" w:space="0" w:color="auto"/>
                                                                                              </w:divBdr>
                                                                                            </w:div>
                                                                                            <w:div w:id="818109474">
                                                                                              <w:marLeft w:val="0"/>
                                                                                              <w:marRight w:val="0"/>
                                                                                              <w:marTop w:val="0"/>
                                                                                              <w:marBottom w:val="120"/>
                                                                                              <w:divBdr>
                                                                                                <w:top w:val="none" w:sz="0" w:space="0" w:color="auto"/>
                                                                                                <w:left w:val="none" w:sz="0" w:space="0" w:color="auto"/>
                                                                                                <w:bottom w:val="none" w:sz="0" w:space="0" w:color="auto"/>
                                                                                                <w:right w:val="none" w:sz="0" w:space="0" w:color="auto"/>
                                                                                              </w:divBdr>
                                                                                            </w:div>
                                                                                            <w:div w:id="1154250555">
                                                                                              <w:marLeft w:val="0"/>
                                                                                              <w:marRight w:val="0"/>
                                                                                              <w:marTop w:val="0"/>
                                                                                              <w:marBottom w:val="0"/>
                                                                                              <w:divBdr>
                                                                                                <w:top w:val="none" w:sz="0" w:space="0" w:color="auto"/>
                                                                                                <w:left w:val="none" w:sz="0" w:space="0" w:color="auto"/>
                                                                                                <w:bottom w:val="none" w:sz="0" w:space="0" w:color="auto"/>
                                                                                                <w:right w:val="none" w:sz="0" w:space="0" w:color="auto"/>
                                                                                              </w:divBdr>
                                                                                              <w:divsChild>
                                                                                                <w:div w:id="972098125">
                                                                                                  <w:marLeft w:val="0"/>
                                                                                                  <w:marRight w:val="0"/>
                                                                                                  <w:marTop w:val="0"/>
                                                                                                  <w:marBottom w:val="0"/>
                                                                                                  <w:divBdr>
                                                                                                    <w:top w:val="none" w:sz="0" w:space="0" w:color="auto"/>
                                                                                                    <w:left w:val="none" w:sz="0" w:space="0" w:color="auto"/>
                                                                                                    <w:bottom w:val="none" w:sz="0" w:space="0" w:color="auto"/>
                                                                                                    <w:right w:val="none" w:sz="0" w:space="0" w:color="auto"/>
                                                                                                  </w:divBdr>
                                                                                                  <w:divsChild>
                                                                                                    <w:div w:id="730274642">
                                                                                                      <w:marLeft w:val="0"/>
                                                                                                      <w:marRight w:val="0"/>
                                                                                                      <w:marTop w:val="0"/>
                                                                                                      <w:marBottom w:val="0"/>
                                                                                                      <w:divBdr>
                                                                                                        <w:top w:val="none" w:sz="0" w:space="0" w:color="auto"/>
                                                                                                        <w:left w:val="none" w:sz="0" w:space="0" w:color="auto"/>
                                                                                                        <w:bottom w:val="none" w:sz="0" w:space="0" w:color="auto"/>
                                                                                                        <w:right w:val="none" w:sz="0" w:space="0" w:color="auto"/>
                                                                                                      </w:divBdr>
                                                                                                      <w:divsChild>
                                                                                                        <w:div w:id="1206524535">
                                                                                                          <w:marLeft w:val="0"/>
                                                                                                          <w:marRight w:val="0"/>
                                                                                                          <w:marTop w:val="0"/>
                                                                                                          <w:marBottom w:val="0"/>
                                                                                                          <w:divBdr>
                                                                                                            <w:top w:val="none" w:sz="0" w:space="0" w:color="auto"/>
                                                                                                            <w:left w:val="none" w:sz="0" w:space="0" w:color="auto"/>
                                                                                                            <w:bottom w:val="none" w:sz="0" w:space="0" w:color="auto"/>
                                                                                                            <w:right w:val="none" w:sz="0" w:space="0" w:color="auto"/>
                                                                                                          </w:divBdr>
                                                                                                          <w:divsChild>
                                                                                                            <w:div w:id="1930194053">
                                                                                                              <w:marLeft w:val="0"/>
                                                                                                              <w:marRight w:val="0"/>
                                                                                                              <w:marTop w:val="0"/>
                                                                                                              <w:marBottom w:val="0"/>
                                                                                                              <w:divBdr>
                                                                                                                <w:top w:val="none" w:sz="0" w:space="0" w:color="auto"/>
                                                                                                                <w:left w:val="none" w:sz="0" w:space="0" w:color="auto"/>
                                                                                                                <w:bottom w:val="none" w:sz="0" w:space="0" w:color="auto"/>
                                                                                                                <w:right w:val="none" w:sz="0" w:space="0" w:color="auto"/>
                                                                                                              </w:divBdr>
                                                                                                              <w:divsChild>
                                                                                                                <w:div w:id="9025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2146">
                                                                                                          <w:marLeft w:val="90"/>
                                                                                                          <w:marRight w:val="0"/>
                                                                                                          <w:marTop w:val="0"/>
                                                                                                          <w:marBottom w:val="0"/>
                                                                                                          <w:divBdr>
                                                                                                            <w:top w:val="none" w:sz="0" w:space="0" w:color="auto"/>
                                                                                                            <w:left w:val="none" w:sz="0" w:space="0" w:color="auto"/>
                                                                                                            <w:bottom w:val="none" w:sz="0" w:space="0" w:color="auto"/>
                                                                                                            <w:right w:val="none" w:sz="0" w:space="0" w:color="auto"/>
                                                                                                          </w:divBdr>
                                                                                                          <w:divsChild>
                                                                                                            <w:div w:id="159817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956808">
                                                                                          <w:marLeft w:val="0"/>
                                                                                          <w:marRight w:val="0"/>
                                                                                          <w:marTop w:val="0"/>
                                                                                          <w:marBottom w:val="0"/>
                                                                                          <w:divBdr>
                                                                                            <w:top w:val="none" w:sz="0" w:space="0" w:color="auto"/>
                                                                                            <w:left w:val="none" w:sz="0" w:space="0" w:color="auto"/>
                                                                                            <w:bottom w:val="none" w:sz="0" w:space="0" w:color="auto"/>
                                                                                            <w:right w:val="none" w:sz="0" w:space="0" w:color="auto"/>
                                                                                          </w:divBdr>
                                                                                          <w:divsChild>
                                                                                            <w:div w:id="7133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3483708">
      <w:bodyDiv w:val="1"/>
      <w:marLeft w:val="0"/>
      <w:marRight w:val="0"/>
      <w:marTop w:val="0"/>
      <w:marBottom w:val="0"/>
      <w:divBdr>
        <w:top w:val="none" w:sz="0" w:space="0" w:color="auto"/>
        <w:left w:val="none" w:sz="0" w:space="0" w:color="auto"/>
        <w:bottom w:val="none" w:sz="0" w:space="0" w:color="auto"/>
        <w:right w:val="none" w:sz="0" w:space="0" w:color="auto"/>
      </w:divBdr>
    </w:div>
    <w:div w:id="1730877988">
      <w:bodyDiv w:val="1"/>
      <w:marLeft w:val="0"/>
      <w:marRight w:val="0"/>
      <w:marTop w:val="0"/>
      <w:marBottom w:val="0"/>
      <w:divBdr>
        <w:top w:val="none" w:sz="0" w:space="0" w:color="auto"/>
        <w:left w:val="none" w:sz="0" w:space="0" w:color="auto"/>
        <w:bottom w:val="none" w:sz="0" w:space="0" w:color="auto"/>
        <w:right w:val="none" w:sz="0" w:space="0" w:color="auto"/>
      </w:divBdr>
    </w:div>
    <w:div w:id="1733772173">
      <w:bodyDiv w:val="1"/>
      <w:marLeft w:val="0"/>
      <w:marRight w:val="0"/>
      <w:marTop w:val="0"/>
      <w:marBottom w:val="0"/>
      <w:divBdr>
        <w:top w:val="none" w:sz="0" w:space="0" w:color="auto"/>
        <w:left w:val="none" w:sz="0" w:space="0" w:color="auto"/>
        <w:bottom w:val="none" w:sz="0" w:space="0" w:color="auto"/>
        <w:right w:val="none" w:sz="0" w:space="0" w:color="auto"/>
      </w:divBdr>
      <w:divsChild>
        <w:div w:id="906840762">
          <w:marLeft w:val="0"/>
          <w:marRight w:val="240"/>
          <w:marTop w:val="0"/>
          <w:marBottom w:val="0"/>
          <w:divBdr>
            <w:top w:val="none" w:sz="0" w:space="0" w:color="auto"/>
            <w:left w:val="none" w:sz="0" w:space="0" w:color="auto"/>
            <w:bottom w:val="none" w:sz="0" w:space="0" w:color="auto"/>
            <w:right w:val="none" w:sz="0" w:space="0" w:color="auto"/>
          </w:divBdr>
          <w:divsChild>
            <w:div w:id="1985163712">
              <w:marLeft w:val="0"/>
              <w:marRight w:val="0"/>
              <w:marTop w:val="0"/>
              <w:marBottom w:val="0"/>
              <w:divBdr>
                <w:top w:val="none" w:sz="0" w:space="0" w:color="auto"/>
                <w:left w:val="none" w:sz="0" w:space="0" w:color="auto"/>
                <w:bottom w:val="none" w:sz="0" w:space="0" w:color="auto"/>
                <w:right w:val="none" w:sz="0" w:space="0" w:color="auto"/>
              </w:divBdr>
              <w:divsChild>
                <w:div w:id="6261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48159">
          <w:marLeft w:val="0"/>
          <w:marRight w:val="240"/>
          <w:marTop w:val="0"/>
          <w:marBottom w:val="0"/>
          <w:divBdr>
            <w:top w:val="none" w:sz="0" w:space="0" w:color="auto"/>
            <w:left w:val="none" w:sz="0" w:space="0" w:color="auto"/>
            <w:bottom w:val="none" w:sz="0" w:space="0" w:color="auto"/>
            <w:right w:val="none" w:sz="0" w:space="0" w:color="auto"/>
          </w:divBdr>
          <w:divsChild>
            <w:div w:id="5711800">
              <w:marLeft w:val="0"/>
              <w:marRight w:val="0"/>
              <w:marTop w:val="0"/>
              <w:marBottom w:val="0"/>
              <w:divBdr>
                <w:top w:val="none" w:sz="0" w:space="0" w:color="auto"/>
                <w:left w:val="none" w:sz="0" w:space="0" w:color="auto"/>
                <w:bottom w:val="none" w:sz="0" w:space="0" w:color="auto"/>
                <w:right w:val="none" w:sz="0" w:space="0" w:color="auto"/>
              </w:divBdr>
              <w:divsChild>
                <w:div w:id="16620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4330">
          <w:marLeft w:val="0"/>
          <w:marRight w:val="0"/>
          <w:marTop w:val="750"/>
          <w:marBottom w:val="0"/>
          <w:divBdr>
            <w:top w:val="none" w:sz="0" w:space="0" w:color="auto"/>
            <w:left w:val="none" w:sz="0" w:space="0" w:color="auto"/>
            <w:bottom w:val="none" w:sz="0" w:space="0" w:color="auto"/>
            <w:right w:val="none" w:sz="0" w:space="0" w:color="auto"/>
          </w:divBdr>
          <w:divsChild>
            <w:div w:id="1277370761">
              <w:marLeft w:val="0"/>
              <w:marRight w:val="0"/>
              <w:marTop w:val="0"/>
              <w:marBottom w:val="0"/>
              <w:divBdr>
                <w:top w:val="none" w:sz="0" w:space="0" w:color="auto"/>
                <w:left w:val="none" w:sz="0" w:space="0" w:color="auto"/>
                <w:bottom w:val="none" w:sz="0" w:space="0" w:color="auto"/>
                <w:right w:val="none" w:sz="0" w:space="0" w:color="auto"/>
              </w:divBdr>
              <w:divsChild>
                <w:div w:id="789669477">
                  <w:marLeft w:val="0"/>
                  <w:marRight w:val="0"/>
                  <w:marTop w:val="0"/>
                  <w:marBottom w:val="0"/>
                  <w:divBdr>
                    <w:top w:val="none" w:sz="0" w:space="0" w:color="auto"/>
                    <w:left w:val="none" w:sz="0" w:space="0" w:color="auto"/>
                    <w:bottom w:val="none" w:sz="0" w:space="0" w:color="auto"/>
                    <w:right w:val="none" w:sz="0" w:space="0" w:color="auto"/>
                  </w:divBdr>
                  <w:divsChild>
                    <w:div w:id="168908370">
                      <w:marLeft w:val="0"/>
                      <w:marRight w:val="0"/>
                      <w:marTop w:val="0"/>
                      <w:marBottom w:val="0"/>
                      <w:divBdr>
                        <w:top w:val="none" w:sz="0" w:space="0" w:color="auto"/>
                        <w:left w:val="none" w:sz="0" w:space="0" w:color="auto"/>
                        <w:bottom w:val="none" w:sz="0" w:space="0" w:color="auto"/>
                        <w:right w:val="none" w:sz="0" w:space="0" w:color="auto"/>
                      </w:divBdr>
                      <w:divsChild>
                        <w:div w:id="2917879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36928098">
      <w:bodyDiv w:val="1"/>
      <w:marLeft w:val="0"/>
      <w:marRight w:val="0"/>
      <w:marTop w:val="0"/>
      <w:marBottom w:val="0"/>
      <w:divBdr>
        <w:top w:val="none" w:sz="0" w:space="0" w:color="auto"/>
        <w:left w:val="none" w:sz="0" w:space="0" w:color="auto"/>
        <w:bottom w:val="none" w:sz="0" w:space="0" w:color="auto"/>
        <w:right w:val="none" w:sz="0" w:space="0" w:color="auto"/>
      </w:divBdr>
    </w:div>
    <w:div w:id="1738359864">
      <w:bodyDiv w:val="1"/>
      <w:marLeft w:val="0"/>
      <w:marRight w:val="0"/>
      <w:marTop w:val="0"/>
      <w:marBottom w:val="0"/>
      <w:divBdr>
        <w:top w:val="none" w:sz="0" w:space="0" w:color="auto"/>
        <w:left w:val="none" w:sz="0" w:space="0" w:color="auto"/>
        <w:bottom w:val="none" w:sz="0" w:space="0" w:color="auto"/>
        <w:right w:val="none" w:sz="0" w:space="0" w:color="auto"/>
      </w:divBdr>
      <w:divsChild>
        <w:div w:id="585848528">
          <w:marLeft w:val="0"/>
          <w:marRight w:val="240"/>
          <w:marTop w:val="0"/>
          <w:marBottom w:val="0"/>
          <w:divBdr>
            <w:top w:val="none" w:sz="0" w:space="0" w:color="auto"/>
            <w:left w:val="none" w:sz="0" w:space="0" w:color="auto"/>
            <w:bottom w:val="none" w:sz="0" w:space="0" w:color="auto"/>
            <w:right w:val="none" w:sz="0" w:space="0" w:color="auto"/>
          </w:divBdr>
          <w:divsChild>
            <w:div w:id="1568148191">
              <w:marLeft w:val="0"/>
              <w:marRight w:val="0"/>
              <w:marTop w:val="0"/>
              <w:marBottom w:val="0"/>
              <w:divBdr>
                <w:top w:val="none" w:sz="0" w:space="0" w:color="auto"/>
                <w:left w:val="none" w:sz="0" w:space="0" w:color="auto"/>
                <w:bottom w:val="none" w:sz="0" w:space="0" w:color="auto"/>
                <w:right w:val="none" w:sz="0" w:space="0" w:color="auto"/>
              </w:divBdr>
              <w:divsChild>
                <w:div w:id="139389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4826">
          <w:marLeft w:val="0"/>
          <w:marRight w:val="240"/>
          <w:marTop w:val="0"/>
          <w:marBottom w:val="0"/>
          <w:divBdr>
            <w:top w:val="none" w:sz="0" w:space="0" w:color="auto"/>
            <w:left w:val="none" w:sz="0" w:space="0" w:color="auto"/>
            <w:bottom w:val="none" w:sz="0" w:space="0" w:color="auto"/>
            <w:right w:val="none" w:sz="0" w:space="0" w:color="auto"/>
          </w:divBdr>
          <w:divsChild>
            <w:div w:id="1476602519">
              <w:marLeft w:val="0"/>
              <w:marRight w:val="0"/>
              <w:marTop w:val="0"/>
              <w:marBottom w:val="0"/>
              <w:divBdr>
                <w:top w:val="none" w:sz="0" w:space="0" w:color="auto"/>
                <w:left w:val="none" w:sz="0" w:space="0" w:color="auto"/>
                <w:bottom w:val="none" w:sz="0" w:space="0" w:color="auto"/>
                <w:right w:val="none" w:sz="0" w:space="0" w:color="auto"/>
              </w:divBdr>
              <w:divsChild>
                <w:div w:id="13626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33219">
          <w:marLeft w:val="0"/>
          <w:marRight w:val="0"/>
          <w:marTop w:val="750"/>
          <w:marBottom w:val="0"/>
          <w:divBdr>
            <w:top w:val="none" w:sz="0" w:space="0" w:color="auto"/>
            <w:left w:val="none" w:sz="0" w:space="0" w:color="auto"/>
            <w:bottom w:val="none" w:sz="0" w:space="0" w:color="auto"/>
            <w:right w:val="none" w:sz="0" w:space="0" w:color="auto"/>
          </w:divBdr>
          <w:divsChild>
            <w:div w:id="522018626">
              <w:marLeft w:val="0"/>
              <w:marRight w:val="0"/>
              <w:marTop w:val="0"/>
              <w:marBottom w:val="0"/>
              <w:divBdr>
                <w:top w:val="none" w:sz="0" w:space="0" w:color="auto"/>
                <w:left w:val="none" w:sz="0" w:space="0" w:color="auto"/>
                <w:bottom w:val="none" w:sz="0" w:space="0" w:color="auto"/>
                <w:right w:val="none" w:sz="0" w:space="0" w:color="auto"/>
              </w:divBdr>
              <w:divsChild>
                <w:div w:id="1497264634">
                  <w:marLeft w:val="0"/>
                  <w:marRight w:val="0"/>
                  <w:marTop w:val="0"/>
                  <w:marBottom w:val="0"/>
                  <w:divBdr>
                    <w:top w:val="none" w:sz="0" w:space="0" w:color="auto"/>
                    <w:left w:val="none" w:sz="0" w:space="0" w:color="auto"/>
                    <w:bottom w:val="none" w:sz="0" w:space="0" w:color="auto"/>
                    <w:right w:val="none" w:sz="0" w:space="0" w:color="auto"/>
                  </w:divBdr>
                  <w:divsChild>
                    <w:div w:id="15322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907184">
      <w:bodyDiv w:val="1"/>
      <w:marLeft w:val="0"/>
      <w:marRight w:val="0"/>
      <w:marTop w:val="0"/>
      <w:marBottom w:val="0"/>
      <w:divBdr>
        <w:top w:val="none" w:sz="0" w:space="0" w:color="auto"/>
        <w:left w:val="none" w:sz="0" w:space="0" w:color="auto"/>
        <w:bottom w:val="none" w:sz="0" w:space="0" w:color="auto"/>
        <w:right w:val="none" w:sz="0" w:space="0" w:color="auto"/>
      </w:divBdr>
    </w:div>
    <w:div w:id="1743915382">
      <w:bodyDiv w:val="1"/>
      <w:marLeft w:val="0"/>
      <w:marRight w:val="0"/>
      <w:marTop w:val="0"/>
      <w:marBottom w:val="0"/>
      <w:divBdr>
        <w:top w:val="none" w:sz="0" w:space="0" w:color="auto"/>
        <w:left w:val="none" w:sz="0" w:space="0" w:color="auto"/>
        <w:bottom w:val="none" w:sz="0" w:space="0" w:color="auto"/>
        <w:right w:val="none" w:sz="0" w:space="0" w:color="auto"/>
      </w:divBdr>
      <w:divsChild>
        <w:div w:id="1184244020">
          <w:marLeft w:val="240"/>
          <w:marRight w:val="0"/>
          <w:marTop w:val="240"/>
          <w:marBottom w:val="240"/>
          <w:divBdr>
            <w:top w:val="none" w:sz="0" w:space="0" w:color="auto"/>
            <w:left w:val="none" w:sz="0" w:space="0" w:color="auto"/>
            <w:bottom w:val="none" w:sz="0" w:space="0" w:color="auto"/>
            <w:right w:val="none" w:sz="0" w:space="0" w:color="auto"/>
          </w:divBdr>
        </w:div>
      </w:divsChild>
    </w:div>
    <w:div w:id="1744184838">
      <w:bodyDiv w:val="1"/>
      <w:marLeft w:val="0"/>
      <w:marRight w:val="0"/>
      <w:marTop w:val="0"/>
      <w:marBottom w:val="0"/>
      <w:divBdr>
        <w:top w:val="none" w:sz="0" w:space="0" w:color="auto"/>
        <w:left w:val="none" w:sz="0" w:space="0" w:color="auto"/>
        <w:bottom w:val="none" w:sz="0" w:space="0" w:color="auto"/>
        <w:right w:val="none" w:sz="0" w:space="0" w:color="auto"/>
      </w:divBdr>
    </w:div>
    <w:div w:id="1744378603">
      <w:bodyDiv w:val="1"/>
      <w:marLeft w:val="0"/>
      <w:marRight w:val="0"/>
      <w:marTop w:val="0"/>
      <w:marBottom w:val="0"/>
      <w:divBdr>
        <w:top w:val="none" w:sz="0" w:space="0" w:color="auto"/>
        <w:left w:val="none" w:sz="0" w:space="0" w:color="auto"/>
        <w:bottom w:val="none" w:sz="0" w:space="0" w:color="auto"/>
        <w:right w:val="none" w:sz="0" w:space="0" w:color="auto"/>
      </w:divBdr>
      <w:divsChild>
        <w:div w:id="1243103884">
          <w:marLeft w:val="0"/>
          <w:marRight w:val="240"/>
          <w:marTop w:val="0"/>
          <w:marBottom w:val="0"/>
          <w:divBdr>
            <w:top w:val="none" w:sz="0" w:space="0" w:color="auto"/>
            <w:left w:val="none" w:sz="0" w:space="0" w:color="auto"/>
            <w:bottom w:val="none" w:sz="0" w:space="0" w:color="auto"/>
            <w:right w:val="none" w:sz="0" w:space="0" w:color="auto"/>
          </w:divBdr>
          <w:divsChild>
            <w:div w:id="1867136857">
              <w:marLeft w:val="0"/>
              <w:marRight w:val="0"/>
              <w:marTop w:val="0"/>
              <w:marBottom w:val="0"/>
              <w:divBdr>
                <w:top w:val="none" w:sz="0" w:space="0" w:color="auto"/>
                <w:left w:val="none" w:sz="0" w:space="0" w:color="auto"/>
                <w:bottom w:val="none" w:sz="0" w:space="0" w:color="auto"/>
                <w:right w:val="none" w:sz="0" w:space="0" w:color="auto"/>
              </w:divBdr>
              <w:divsChild>
                <w:div w:id="9191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6786">
          <w:marLeft w:val="0"/>
          <w:marRight w:val="240"/>
          <w:marTop w:val="0"/>
          <w:marBottom w:val="0"/>
          <w:divBdr>
            <w:top w:val="none" w:sz="0" w:space="0" w:color="auto"/>
            <w:left w:val="none" w:sz="0" w:space="0" w:color="auto"/>
            <w:bottom w:val="none" w:sz="0" w:space="0" w:color="auto"/>
            <w:right w:val="none" w:sz="0" w:space="0" w:color="auto"/>
          </w:divBdr>
          <w:divsChild>
            <w:div w:id="1783380827">
              <w:marLeft w:val="0"/>
              <w:marRight w:val="0"/>
              <w:marTop w:val="0"/>
              <w:marBottom w:val="0"/>
              <w:divBdr>
                <w:top w:val="none" w:sz="0" w:space="0" w:color="auto"/>
                <w:left w:val="none" w:sz="0" w:space="0" w:color="auto"/>
                <w:bottom w:val="none" w:sz="0" w:space="0" w:color="auto"/>
                <w:right w:val="none" w:sz="0" w:space="0" w:color="auto"/>
              </w:divBdr>
              <w:divsChild>
                <w:div w:id="50498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7742">
          <w:marLeft w:val="0"/>
          <w:marRight w:val="0"/>
          <w:marTop w:val="750"/>
          <w:marBottom w:val="0"/>
          <w:divBdr>
            <w:top w:val="none" w:sz="0" w:space="0" w:color="auto"/>
            <w:left w:val="none" w:sz="0" w:space="0" w:color="auto"/>
            <w:bottom w:val="none" w:sz="0" w:space="0" w:color="auto"/>
            <w:right w:val="none" w:sz="0" w:space="0" w:color="auto"/>
          </w:divBdr>
          <w:divsChild>
            <w:div w:id="535657900">
              <w:marLeft w:val="0"/>
              <w:marRight w:val="0"/>
              <w:marTop w:val="0"/>
              <w:marBottom w:val="0"/>
              <w:divBdr>
                <w:top w:val="none" w:sz="0" w:space="0" w:color="auto"/>
                <w:left w:val="none" w:sz="0" w:space="0" w:color="auto"/>
                <w:bottom w:val="none" w:sz="0" w:space="0" w:color="auto"/>
                <w:right w:val="none" w:sz="0" w:space="0" w:color="auto"/>
              </w:divBdr>
              <w:divsChild>
                <w:div w:id="347370882">
                  <w:marLeft w:val="0"/>
                  <w:marRight w:val="0"/>
                  <w:marTop w:val="0"/>
                  <w:marBottom w:val="0"/>
                  <w:divBdr>
                    <w:top w:val="none" w:sz="0" w:space="0" w:color="auto"/>
                    <w:left w:val="none" w:sz="0" w:space="0" w:color="auto"/>
                    <w:bottom w:val="none" w:sz="0" w:space="0" w:color="auto"/>
                    <w:right w:val="none" w:sz="0" w:space="0" w:color="auto"/>
                  </w:divBdr>
                  <w:divsChild>
                    <w:div w:id="20806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990434">
      <w:bodyDiv w:val="1"/>
      <w:marLeft w:val="0"/>
      <w:marRight w:val="0"/>
      <w:marTop w:val="0"/>
      <w:marBottom w:val="0"/>
      <w:divBdr>
        <w:top w:val="none" w:sz="0" w:space="0" w:color="auto"/>
        <w:left w:val="none" w:sz="0" w:space="0" w:color="auto"/>
        <w:bottom w:val="none" w:sz="0" w:space="0" w:color="auto"/>
        <w:right w:val="none" w:sz="0" w:space="0" w:color="auto"/>
      </w:divBdr>
      <w:divsChild>
        <w:div w:id="969016304">
          <w:marLeft w:val="0"/>
          <w:marRight w:val="0"/>
          <w:marTop w:val="0"/>
          <w:marBottom w:val="0"/>
          <w:divBdr>
            <w:top w:val="none" w:sz="0" w:space="0" w:color="auto"/>
            <w:left w:val="none" w:sz="0" w:space="0" w:color="auto"/>
            <w:bottom w:val="none" w:sz="0" w:space="0" w:color="auto"/>
            <w:right w:val="none" w:sz="0" w:space="0" w:color="auto"/>
          </w:divBdr>
          <w:divsChild>
            <w:div w:id="364795291">
              <w:marLeft w:val="0"/>
              <w:marRight w:val="0"/>
              <w:marTop w:val="0"/>
              <w:marBottom w:val="0"/>
              <w:divBdr>
                <w:top w:val="none" w:sz="0" w:space="0" w:color="auto"/>
                <w:left w:val="none" w:sz="0" w:space="0" w:color="auto"/>
                <w:bottom w:val="none" w:sz="0" w:space="0" w:color="auto"/>
                <w:right w:val="none" w:sz="0" w:space="0" w:color="auto"/>
              </w:divBdr>
              <w:divsChild>
                <w:div w:id="54391062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813254940">
          <w:marLeft w:val="0"/>
          <w:marRight w:val="0"/>
          <w:marTop w:val="0"/>
          <w:marBottom w:val="0"/>
          <w:divBdr>
            <w:top w:val="none" w:sz="0" w:space="0" w:color="auto"/>
            <w:left w:val="none" w:sz="0" w:space="0" w:color="auto"/>
            <w:bottom w:val="none" w:sz="0" w:space="0" w:color="auto"/>
            <w:right w:val="none" w:sz="0" w:space="0" w:color="auto"/>
          </w:divBdr>
          <w:divsChild>
            <w:div w:id="1743215887">
              <w:marLeft w:val="0"/>
              <w:marRight w:val="0"/>
              <w:marTop w:val="0"/>
              <w:marBottom w:val="0"/>
              <w:divBdr>
                <w:top w:val="none" w:sz="0" w:space="0" w:color="auto"/>
                <w:left w:val="none" w:sz="0" w:space="0" w:color="auto"/>
                <w:bottom w:val="none" w:sz="0" w:space="0" w:color="auto"/>
                <w:right w:val="none" w:sz="0" w:space="0" w:color="auto"/>
              </w:divBdr>
              <w:divsChild>
                <w:div w:id="1862548834">
                  <w:marLeft w:val="0"/>
                  <w:marRight w:val="0"/>
                  <w:marTop w:val="0"/>
                  <w:marBottom w:val="0"/>
                  <w:divBdr>
                    <w:top w:val="none" w:sz="0" w:space="0" w:color="auto"/>
                    <w:left w:val="none" w:sz="0" w:space="0" w:color="auto"/>
                    <w:bottom w:val="none" w:sz="0" w:space="0" w:color="auto"/>
                    <w:right w:val="none" w:sz="0" w:space="0" w:color="auto"/>
                  </w:divBdr>
                  <w:divsChild>
                    <w:div w:id="1297444401">
                      <w:marLeft w:val="0"/>
                      <w:marRight w:val="0"/>
                      <w:marTop w:val="0"/>
                      <w:marBottom w:val="0"/>
                      <w:divBdr>
                        <w:top w:val="none" w:sz="0" w:space="0" w:color="auto"/>
                        <w:left w:val="none" w:sz="0" w:space="0" w:color="auto"/>
                        <w:bottom w:val="none" w:sz="0" w:space="0" w:color="auto"/>
                        <w:right w:val="none" w:sz="0" w:space="0" w:color="auto"/>
                      </w:divBdr>
                      <w:divsChild>
                        <w:div w:id="879319699">
                          <w:marLeft w:val="0"/>
                          <w:marRight w:val="0"/>
                          <w:marTop w:val="0"/>
                          <w:marBottom w:val="0"/>
                          <w:divBdr>
                            <w:top w:val="none" w:sz="0" w:space="0" w:color="auto"/>
                            <w:left w:val="none" w:sz="0" w:space="0" w:color="auto"/>
                            <w:bottom w:val="none" w:sz="0" w:space="0" w:color="auto"/>
                            <w:right w:val="none" w:sz="0" w:space="0" w:color="auto"/>
                          </w:divBdr>
                          <w:divsChild>
                            <w:div w:id="44651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261446">
      <w:bodyDiv w:val="1"/>
      <w:marLeft w:val="0"/>
      <w:marRight w:val="0"/>
      <w:marTop w:val="0"/>
      <w:marBottom w:val="0"/>
      <w:divBdr>
        <w:top w:val="none" w:sz="0" w:space="0" w:color="auto"/>
        <w:left w:val="none" w:sz="0" w:space="0" w:color="auto"/>
        <w:bottom w:val="none" w:sz="0" w:space="0" w:color="auto"/>
        <w:right w:val="none" w:sz="0" w:space="0" w:color="auto"/>
      </w:divBdr>
      <w:divsChild>
        <w:div w:id="1082408583">
          <w:marLeft w:val="240"/>
          <w:marRight w:val="0"/>
          <w:marTop w:val="240"/>
          <w:marBottom w:val="240"/>
          <w:divBdr>
            <w:top w:val="none" w:sz="0" w:space="0" w:color="auto"/>
            <w:left w:val="none" w:sz="0" w:space="0" w:color="auto"/>
            <w:bottom w:val="none" w:sz="0" w:space="0" w:color="auto"/>
            <w:right w:val="none" w:sz="0" w:space="0" w:color="auto"/>
          </w:divBdr>
        </w:div>
      </w:divsChild>
    </w:div>
    <w:div w:id="1749306419">
      <w:bodyDiv w:val="1"/>
      <w:marLeft w:val="0"/>
      <w:marRight w:val="0"/>
      <w:marTop w:val="0"/>
      <w:marBottom w:val="0"/>
      <w:divBdr>
        <w:top w:val="none" w:sz="0" w:space="0" w:color="auto"/>
        <w:left w:val="none" w:sz="0" w:space="0" w:color="auto"/>
        <w:bottom w:val="none" w:sz="0" w:space="0" w:color="auto"/>
        <w:right w:val="none" w:sz="0" w:space="0" w:color="auto"/>
      </w:divBdr>
      <w:divsChild>
        <w:div w:id="795490082">
          <w:marLeft w:val="0"/>
          <w:marRight w:val="240"/>
          <w:marTop w:val="0"/>
          <w:marBottom w:val="0"/>
          <w:divBdr>
            <w:top w:val="none" w:sz="0" w:space="0" w:color="auto"/>
            <w:left w:val="none" w:sz="0" w:space="0" w:color="auto"/>
            <w:bottom w:val="none" w:sz="0" w:space="0" w:color="auto"/>
            <w:right w:val="none" w:sz="0" w:space="0" w:color="auto"/>
          </w:divBdr>
          <w:divsChild>
            <w:div w:id="504593107">
              <w:marLeft w:val="0"/>
              <w:marRight w:val="0"/>
              <w:marTop w:val="0"/>
              <w:marBottom w:val="0"/>
              <w:divBdr>
                <w:top w:val="none" w:sz="0" w:space="0" w:color="auto"/>
                <w:left w:val="none" w:sz="0" w:space="0" w:color="auto"/>
                <w:bottom w:val="none" w:sz="0" w:space="0" w:color="auto"/>
                <w:right w:val="none" w:sz="0" w:space="0" w:color="auto"/>
              </w:divBdr>
              <w:divsChild>
                <w:div w:id="112781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51142">
          <w:marLeft w:val="0"/>
          <w:marRight w:val="0"/>
          <w:marTop w:val="750"/>
          <w:marBottom w:val="0"/>
          <w:divBdr>
            <w:top w:val="none" w:sz="0" w:space="0" w:color="auto"/>
            <w:left w:val="none" w:sz="0" w:space="0" w:color="auto"/>
            <w:bottom w:val="none" w:sz="0" w:space="0" w:color="auto"/>
            <w:right w:val="none" w:sz="0" w:space="0" w:color="auto"/>
          </w:divBdr>
          <w:divsChild>
            <w:div w:id="855116173">
              <w:marLeft w:val="0"/>
              <w:marRight w:val="0"/>
              <w:marTop w:val="0"/>
              <w:marBottom w:val="0"/>
              <w:divBdr>
                <w:top w:val="none" w:sz="0" w:space="0" w:color="auto"/>
                <w:left w:val="none" w:sz="0" w:space="0" w:color="auto"/>
                <w:bottom w:val="none" w:sz="0" w:space="0" w:color="auto"/>
                <w:right w:val="none" w:sz="0" w:space="0" w:color="auto"/>
              </w:divBdr>
              <w:divsChild>
                <w:div w:id="5874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163962">
      <w:bodyDiv w:val="1"/>
      <w:marLeft w:val="0"/>
      <w:marRight w:val="0"/>
      <w:marTop w:val="0"/>
      <w:marBottom w:val="0"/>
      <w:divBdr>
        <w:top w:val="none" w:sz="0" w:space="0" w:color="auto"/>
        <w:left w:val="none" w:sz="0" w:space="0" w:color="auto"/>
        <w:bottom w:val="none" w:sz="0" w:space="0" w:color="auto"/>
        <w:right w:val="none" w:sz="0" w:space="0" w:color="auto"/>
      </w:divBdr>
      <w:divsChild>
        <w:div w:id="1110661444">
          <w:marLeft w:val="0"/>
          <w:marRight w:val="240"/>
          <w:marTop w:val="0"/>
          <w:marBottom w:val="0"/>
          <w:divBdr>
            <w:top w:val="none" w:sz="0" w:space="0" w:color="auto"/>
            <w:left w:val="none" w:sz="0" w:space="0" w:color="auto"/>
            <w:bottom w:val="none" w:sz="0" w:space="0" w:color="auto"/>
            <w:right w:val="none" w:sz="0" w:space="0" w:color="auto"/>
          </w:divBdr>
          <w:divsChild>
            <w:div w:id="868880870">
              <w:marLeft w:val="0"/>
              <w:marRight w:val="0"/>
              <w:marTop w:val="0"/>
              <w:marBottom w:val="0"/>
              <w:divBdr>
                <w:top w:val="none" w:sz="0" w:space="0" w:color="auto"/>
                <w:left w:val="none" w:sz="0" w:space="0" w:color="auto"/>
                <w:bottom w:val="none" w:sz="0" w:space="0" w:color="auto"/>
                <w:right w:val="none" w:sz="0" w:space="0" w:color="auto"/>
              </w:divBdr>
              <w:divsChild>
                <w:div w:id="39165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4273">
          <w:marLeft w:val="0"/>
          <w:marRight w:val="240"/>
          <w:marTop w:val="0"/>
          <w:marBottom w:val="0"/>
          <w:divBdr>
            <w:top w:val="none" w:sz="0" w:space="0" w:color="auto"/>
            <w:left w:val="none" w:sz="0" w:space="0" w:color="auto"/>
            <w:bottom w:val="none" w:sz="0" w:space="0" w:color="auto"/>
            <w:right w:val="none" w:sz="0" w:space="0" w:color="auto"/>
          </w:divBdr>
          <w:divsChild>
            <w:div w:id="54939126">
              <w:marLeft w:val="0"/>
              <w:marRight w:val="0"/>
              <w:marTop w:val="0"/>
              <w:marBottom w:val="0"/>
              <w:divBdr>
                <w:top w:val="none" w:sz="0" w:space="0" w:color="auto"/>
                <w:left w:val="none" w:sz="0" w:space="0" w:color="auto"/>
                <w:bottom w:val="none" w:sz="0" w:space="0" w:color="auto"/>
                <w:right w:val="none" w:sz="0" w:space="0" w:color="auto"/>
              </w:divBdr>
              <w:divsChild>
                <w:div w:id="4699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11942">
          <w:marLeft w:val="0"/>
          <w:marRight w:val="0"/>
          <w:marTop w:val="750"/>
          <w:marBottom w:val="0"/>
          <w:divBdr>
            <w:top w:val="none" w:sz="0" w:space="0" w:color="auto"/>
            <w:left w:val="none" w:sz="0" w:space="0" w:color="auto"/>
            <w:bottom w:val="none" w:sz="0" w:space="0" w:color="auto"/>
            <w:right w:val="none" w:sz="0" w:space="0" w:color="auto"/>
          </w:divBdr>
          <w:divsChild>
            <w:div w:id="347098237">
              <w:marLeft w:val="0"/>
              <w:marRight w:val="0"/>
              <w:marTop w:val="0"/>
              <w:marBottom w:val="0"/>
              <w:divBdr>
                <w:top w:val="none" w:sz="0" w:space="0" w:color="auto"/>
                <w:left w:val="none" w:sz="0" w:space="0" w:color="auto"/>
                <w:bottom w:val="none" w:sz="0" w:space="0" w:color="auto"/>
                <w:right w:val="none" w:sz="0" w:space="0" w:color="auto"/>
              </w:divBdr>
              <w:divsChild>
                <w:div w:id="762380575">
                  <w:marLeft w:val="0"/>
                  <w:marRight w:val="0"/>
                  <w:marTop w:val="0"/>
                  <w:marBottom w:val="0"/>
                  <w:divBdr>
                    <w:top w:val="none" w:sz="0" w:space="0" w:color="auto"/>
                    <w:left w:val="none" w:sz="0" w:space="0" w:color="auto"/>
                    <w:bottom w:val="none" w:sz="0" w:space="0" w:color="auto"/>
                    <w:right w:val="none" w:sz="0" w:space="0" w:color="auto"/>
                  </w:divBdr>
                  <w:divsChild>
                    <w:div w:id="1859008033">
                      <w:marLeft w:val="0"/>
                      <w:marRight w:val="0"/>
                      <w:marTop w:val="0"/>
                      <w:marBottom w:val="0"/>
                      <w:divBdr>
                        <w:top w:val="none" w:sz="0" w:space="0" w:color="auto"/>
                        <w:left w:val="none" w:sz="0" w:space="0" w:color="auto"/>
                        <w:bottom w:val="none" w:sz="0" w:space="0" w:color="auto"/>
                        <w:right w:val="none" w:sz="0" w:space="0" w:color="auto"/>
                      </w:divBdr>
                      <w:divsChild>
                        <w:div w:id="2743381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56509673">
      <w:bodyDiv w:val="1"/>
      <w:marLeft w:val="0"/>
      <w:marRight w:val="0"/>
      <w:marTop w:val="0"/>
      <w:marBottom w:val="0"/>
      <w:divBdr>
        <w:top w:val="none" w:sz="0" w:space="0" w:color="auto"/>
        <w:left w:val="none" w:sz="0" w:space="0" w:color="auto"/>
        <w:bottom w:val="none" w:sz="0" w:space="0" w:color="auto"/>
        <w:right w:val="none" w:sz="0" w:space="0" w:color="auto"/>
      </w:divBdr>
    </w:div>
    <w:div w:id="1758020517">
      <w:bodyDiv w:val="1"/>
      <w:marLeft w:val="0"/>
      <w:marRight w:val="0"/>
      <w:marTop w:val="0"/>
      <w:marBottom w:val="0"/>
      <w:divBdr>
        <w:top w:val="none" w:sz="0" w:space="0" w:color="auto"/>
        <w:left w:val="none" w:sz="0" w:space="0" w:color="auto"/>
        <w:bottom w:val="none" w:sz="0" w:space="0" w:color="auto"/>
        <w:right w:val="none" w:sz="0" w:space="0" w:color="auto"/>
      </w:divBdr>
      <w:divsChild>
        <w:div w:id="1630937877">
          <w:marLeft w:val="0"/>
          <w:marRight w:val="240"/>
          <w:marTop w:val="0"/>
          <w:marBottom w:val="0"/>
          <w:divBdr>
            <w:top w:val="none" w:sz="0" w:space="0" w:color="auto"/>
            <w:left w:val="none" w:sz="0" w:space="0" w:color="auto"/>
            <w:bottom w:val="none" w:sz="0" w:space="0" w:color="auto"/>
            <w:right w:val="none" w:sz="0" w:space="0" w:color="auto"/>
          </w:divBdr>
          <w:divsChild>
            <w:div w:id="600145648">
              <w:marLeft w:val="0"/>
              <w:marRight w:val="0"/>
              <w:marTop w:val="0"/>
              <w:marBottom w:val="0"/>
              <w:divBdr>
                <w:top w:val="none" w:sz="0" w:space="0" w:color="auto"/>
                <w:left w:val="none" w:sz="0" w:space="0" w:color="auto"/>
                <w:bottom w:val="none" w:sz="0" w:space="0" w:color="auto"/>
                <w:right w:val="none" w:sz="0" w:space="0" w:color="auto"/>
              </w:divBdr>
              <w:divsChild>
                <w:div w:id="15331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9658">
          <w:marLeft w:val="0"/>
          <w:marRight w:val="240"/>
          <w:marTop w:val="0"/>
          <w:marBottom w:val="0"/>
          <w:divBdr>
            <w:top w:val="none" w:sz="0" w:space="0" w:color="auto"/>
            <w:left w:val="none" w:sz="0" w:space="0" w:color="auto"/>
            <w:bottom w:val="none" w:sz="0" w:space="0" w:color="auto"/>
            <w:right w:val="none" w:sz="0" w:space="0" w:color="auto"/>
          </w:divBdr>
          <w:divsChild>
            <w:div w:id="1419986061">
              <w:marLeft w:val="0"/>
              <w:marRight w:val="0"/>
              <w:marTop w:val="0"/>
              <w:marBottom w:val="0"/>
              <w:divBdr>
                <w:top w:val="none" w:sz="0" w:space="0" w:color="auto"/>
                <w:left w:val="none" w:sz="0" w:space="0" w:color="auto"/>
                <w:bottom w:val="none" w:sz="0" w:space="0" w:color="auto"/>
                <w:right w:val="none" w:sz="0" w:space="0" w:color="auto"/>
              </w:divBdr>
              <w:divsChild>
                <w:div w:id="156644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2798">
          <w:marLeft w:val="0"/>
          <w:marRight w:val="0"/>
          <w:marTop w:val="750"/>
          <w:marBottom w:val="0"/>
          <w:divBdr>
            <w:top w:val="none" w:sz="0" w:space="0" w:color="auto"/>
            <w:left w:val="none" w:sz="0" w:space="0" w:color="auto"/>
            <w:bottom w:val="none" w:sz="0" w:space="0" w:color="auto"/>
            <w:right w:val="none" w:sz="0" w:space="0" w:color="auto"/>
          </w:divBdr>
          <w:divsChild>
            <w:div w:id="529996458">
              <w:marLeft w:val="0"/>
              <w:marRight w:val="0"/>
              <w:marTop w:val="0"/>
              <w:marBottom w:val="0"/>
              <w:divBdr>
                <w:top w:val="none" w:sz="0" w:space="0" w:color="auto"/>
                <w:left w:val="none" w:sz="0" w:space="0" w:color="auto"/>
                <w:bottom w:val="none" w:sz="0" w:space="0" w:color="auto"/>
                <w:right w:val="none" w:sz="0" w:space="0" w:color="auto"/>
              </w:divBdr>
              <w:divsChild>
                <w:div w:id="1539507148">
                  <w:marLeft w:val="0"/>
                  <w:marRight w:val="0"/>
                  <w:marTop w:val="0"/>
                  <w:marBottom w:val="0"/>
                  <w:divBdr>
                    <w:top w:val="none" w:sz="0" w:space="0" w:color="auto"/>
                    <w:left w:val="none" w:sz="0" w:space="0" w:color="auto"/>
                    <w:bottom w:val="none" w:sz="0" w:space="0" w:color="auto"/>
                    <w:right w:val="none" w:sz="0" w:space="0" w:color="auto"/>
                  </w:divBdr>
                  <w:divsChild>
                    <w:div w:id="15064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211426">
      <w:bodyDiv w:val="1"/>
      <w:marLeft w:val="0"/>
      <w:marRight w:val="0"/>
      <w:marTop w:val="0"/>
      <w:marBottom w:val="0"/>
      <w:divBdr>
        <w:top w:val="none" w:sz="0" w:space="0" w:color="auto"/>
        <w:left w:val="none" w:sz="0" w:space="0" w:color="auto"/>
        <w:bottom w:val="none" w:sz="0" w:space="0" w:color="auto"/>
        <w:right w:val="none" w:sz="0" w:space="0" w:color="auto"/>
      </w:divBdr>
      <w:divsChild>
        <w:div w:id="593519221">
          <w:marLeft w:val="0"/>
          <w:marRight w:val="240"/>
          <w:marTop w:val="0"/>
          <w:marBottom w:val="0"/>
          <w:divBdr>
            <w:top w:val="none" w:sz="0" w:space="0" w:color="auto"/>
            <w:left w:val="none" w:sz="0" w:space="0" w:color="auto"/>
            <w:bottom w:val="none" w:sz="0" w:space="0" w:color="auto"/>
            <w:right w:val="none" w:sz="0" w:space="0" w:color="auto"/>
          </w:divBdr>
          <w:divsChild>
            <w:div w:id="888497593">
              <w:marLeft w:val="0"/>
              <w:marRight w:val="0"/>
              <w:marTop w:val="0"/>
              <w:marBottom w:val="0"/>
              <w:divBdr>
                <w:top w:val="none" w:sz="0" w:space="0" w:color="auto"/>
                <w:left w:val="none" w:sz="0" w:space="0" w:color="auto"/>
                <w:bottom w:val="none" w:sz="0" w:space="0" w:color="auto"/>
                <w:right w:val="none" w:sz="0" w:space="0" w:color="auto"/>
              </w:divBdr>
              <w:divsChild>
                <w:div w:id="154540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71480">
          <w:marLeft w:val="0"/>
          <w:marRight w:val="240"/>
          <w:marTop w:val="0"/>
          <w:marBottom w:val="0"/>
          <w:divBdr>
            <w:top w:val="none" w:sz="0" w:space="0" w:color="auto"/>
            <w:left w:val="none" w:sz="0" w:space="0" w:color="auto"/>
            <w:bottom w:val="none" w:sz="0" w:space="0" w:color="auto"/>
            <w:right w:val="none" w:sz="0" w:space="0" w:color="auto"/>
          </w:divBdr>
          <w:divsChild>
            <w:div w:id="1738475171">
              <w:marLeft w:val="0"/>
              <w:marRight w:val="0"/>
              <w:marTop w:val="0"/>
              <w:marBottom w:val="0"/>
              <w:divBdr>
                <w:top w:val="none" w:sz="0" w:space="0" w:color="auto"/>
                <w:left w:val="none" w:sz="0" w:space="0" w:color="auto"/>
                <w:bottom w:val="none" w:sz="0" w:space="0" w:color="auto"/>
                <w:right w:val="none" w:sz="0" w:space="0" w:color="auto"/>
              </w:divBdr>
              <w:divsChild>
                <w:div w:id="10426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9598">
          <w:marLeft w:val="0"/>
          <w:marRight w:val="0"/>
          <w:marTop w:val="750"/>
          <w:marBottom w:val="0"/>
          <w:divBdr>
            <w:top w:val="none" w:sz="0" w:space="0" w:color="auto"/>
            <w:left w:val="none" w:sz="0" w:space="0" w:color="auto"/>
            <w:bottom w:val="none" w:sz="0" w:space="0" w:color="auto"/>
            <w:right w:val="none" w:sz="0" w:space="0" w:color="auto"/>
          </w:divBdr>
          <w:divsChild>
            <w:div w:id="424619158">
              <w:marLeft w:val="0"/>
              <w:marRight w:val="0"/>
              <w:marTop w:val="0"/>
              <w:marBottom w:val="0"/>
              <w:divBdr>
                <w:top w:val="none" w:sz="0" w:space="0" w:color="auto"/>
                <w:left w:val="none" w:sz="0" w:space="0" w:color="auto"/>
                <w:bottom w:val="none" w:sz="0" w:space="0" w:color="auto"/>
                <w:right w:val="none" w:sz="0" w:space="0" w:color="auto"/>
              </w:divBdr>
              <w:divsChild>
                <w:div w:id="1532919344">
                  <w:marLeft w:val="0"/>
                  <w:marRight w:val="0"/>
                  <w:marTop w:val="0"/>
                  <w:marBottom w:val="0"/>
                  <w:divBdr>
                    <w:top w:val="none" w:sz="0" w:space="0" w:color="auto"/>
                    <w:left w:val="none" w:sz="0" w:space="0" w:color="auto"/>
                    <w:bottom w:val="none" w:sz="0" w:space="0" w:color="auto"/>
                    <w:right w:val="none" w:sz="0" w:space="0" w:color="auto"/>
                  </w:divBdr>
                  <w:divsChild>
                    <w:div w:id="12751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170433">
      <w:bodyDiv w:val="1"/>
      <w:marLeft w:val="0"/>
      <w:marRight w:val="0"/>
      <w:marTop w:val="0"/>
      <w:marBottom w:val="0"/>
      <w:divBdr>
        <w:top w:val="none" w:sz="0" w:space="0" w:color="auto"/>
        <w:left w:val="none" w:sz="0" w:space="0" w:color="auto"/>
        <w:bottom w:val="none" w:sz="0" w:space="0" w:color="auto"/>
        <w:right w:val="none" w:sz="0" w:space="0" w:color="auto"/>
      </w:divBdr>
      <w:divsChild>
        <w:div w:id="1811097119">
          <w:marLeft w:val="0"/>
          <w:marRight w:val="240"/>
          <w:marTop w:val="0"/>
          <w:marBottom w:val="0"/>
          <w:divBdr>
            <w:top w:val="none" w:sz="0" w:space="0" w:color="auto"/>
            <w:left w:val="none" w:sz="0" w:space="0" w:color="auto"/>
            <w:bottom w:val="none" w:sz="0" w:space="0" w:color="auto"/>
            <w:right w:val="none" w:sz="0" w:space="0" w:color="auto"/>
          </w:divBdr>
          <w:divsChild>
            <w:div w:id="1356885346">
              <w:marLeft w:val="0"/>
              <w:marRight w:val="0"/>
              <w:marTop w:val="0"/>
              <w:marBottom w:val="0"/>
              <w:divBdr>
                <w:top w:val="none" w:sz="0" w:space="0" w:color="auto"/>
                <w:left w:val="none" w:sz="0" w:space="0" w:color="auto"/>
                <w:bottom w:val="none" w:sz="0" w:space="0" w:color="auto"/>
                <w:right w:val="none" w:sz="0" w:space="0" w:color="auto"/>
              </w:divBdr>
              <w:divsChild>
                <w:div w:id="14962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17620">
          <w:marLeft w:val="0"/>
          <w:marRight w:val="240"/>
          <w:marTop w:val="0"/>
          <w:marBottom w:val="0"/>
          <w:divBdr>
            <w:top w:val="none" w:sz="0" w:space="0" w:color="auto"/>
            <w:left w:val="none" w:sz="0" w:space="0" w:color="auto"/>
            <w:bottom w:val="none" w:sz="0" w:space="0" w:color="auto"/>
            <w:right w:val="none" w:sz="0" w:space="0" w:color="auto"/>
          </w:divBdr>
          <w:divsChild>
            <w:div w:id="2140218721">
              <w:marLeft w:val="0"/>
              <w:marRight w:val="0"/>
              <w:marTop w:val="0"/>
              <w:marBottom w:val="0"/>
              <w:divBdr>
                <w:top w:val="none" w:sz="0" w:space="0" w:color="auto"/>
                <w:left w:val="none" w:sz="0" w:space="0" w:color="auto"/>
                <w:bottom w:val="none" w:sz="0" w:space="0" w:color="auto"/>
                <w:right w:val="none" w:sz="0" w:space="0" w:color="auto"/>
              </w:divBdr>
              <w:divsChild>
                <w:div w:id="3296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76033">
          <w:marLeft w:val="0"/>
          <w:marRight w:val="0"/>
          <w:marTop w:val="750"/>
          <w:marBottom w:val="0"/>
          <w:divBdr>
            <w:top w:val="none" w:sz="0" w:space="0" w:color="auto"/>
            <w:left w:val="none" w:sz="0" w:space="0" w:color="auto"/>
            <w:bottom w:val="none" w:sz="0" w:space="0" w:color="auto"/>
            <w:right w:val="none" w:sz="0" w:space="0" w:color="auto"/>
          </w:divBdr>
          <w:divsChild>
            <w:div w:id="163132778">
              <w:marLeft w:val="0"/>
              <w:marRight w:val="0"/>
              <w:marTop w:val="0"/>
              <w:marBottom w:val="0"/>
              <w:divBdr>
                <w:top w:val="none" w:sz="0" w:space="0" w:color="auto"/>
                <w:left w:val="none" w:sz="0" w:space="0" w:color="auto"/>
                <w:bottom w:val="none" w:sz="0" w:space="0" w:color="auto"/>
                <w:right w:val="none" w:sz="0" w:space="0" w:color="auto"/>
              </w:divBdr>
              <w:divsChild>
                <w:div w:id="156189050">
                  <w:marLeft w:val="0"/>
                  <w:marRight w:val="0"/>
                  <w:marTop w:val="0"/>
                  <w:marBottom w:val="0"/>
                  <w:divBdr>
                    <w:top w:val="none" w:sz="0" w:space="0" w:color="auto"/>
                    <w:left w:val="none" w:sz="0" w:space="0" w:color="auto"/>
                    <w:bottom w:val="none" w:sz="0" w:space="0" w:color="auto"/>
                    <w:right w:val="none" w:sz="0" w:space="0" w:color="auto"/>
                  </w:divBdr>
                  <w:divsChild>
                    <w:div w:id="9273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557325">
      <w:bodyDiv w:val="1"/>
      <w:marLeft w:val="0"/>
      <w:marRight w:val="0"/>
      <w:marTop w:val="0"/>
      <w:marBottom w:val="0"/>
      <w:divBdr>
        <w:top w:val="none" w:sz="0" w:space="0" w:color="auto"/>
        <w:left w:val="none" w:sz="0" w:space="0" w:color="auto"/>
        <w:bottom w:val="none" w:sz="0" w:space="0" w:color="auto"/>
        <w:right w:val="none" w:sz="0" w:space="0" w:color="auto"/>
      </w:divBdr>
      <w:divsChild>
        <w:div w:id="681665367">
          <w:marLeft w:val="0"/>
          <w:marRight w:val="240"/>
          <w:marTop w:val="0"/>
          <w:marBottom w:val="0"/>
          <w:divBdr>
            <w:top w:val="none" w:sz="0" w:space="0" w:color="auto"/>
            <w:left w:val="none" w:sz="0" w:space="0" w:color="auto"/>
            <w:bottom w:val="none" w:sz="0" w:space="0" w:color="auto"/>
            <w:right w:val="none" w:sz="0" w:space="0" w:color="auto"/>
          </w:divBdr>
          <w:divsChild>
            <w:div w:id="1102721362">
              <w:marLeft w:val="0"/>
              <w:marRight w:val="0"/>
              <w:marTop w:val="0"/>
              <w:marBottom w:val="0"/>
              <w:divBdr>
                <w:top w:val="none" w:sz="0" w:space="0" w:color="auto"/>
                <w:left w:val="none" w:sz="0" w:space="0" w:color="auto"/>
                <w:bottom w:val="none" w:sz="0" w:space="0" w:color="auto"/>
                <w:right w:val="none" w:sz="0" w:space="0" w:color="auto"/>
              </w:divBdr>
              <w:divsChild>
                <w:div w:id="352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6818">
          <w:marLeft w:val="0"/>
          <w:marRight w:val="240"/>
          <w:marTop w:val="0"/>
          <w:marBottom w:val="0"/>
          <w:divBdr>
            <w:top w:val="none" w:sz="0" w:space="0" w:color="auto"/>
            <w:left w:val="none" w:sz="0" w:space="0" w:color="auto"/>
            <w:bottom w:val="none" w:sz="0" w:space="0" w:color="auto"/>
            <w:right w:val="none" w:sz="0" w:space="0" w:color="auto"/>
          </w:divBdr>
          <w:divsChild>
            <w:div w:id="1311398141">
              <w:marLeft w:val="0"/>
              <w:marRight w:val="0"/>
              <w:marTop w:val="0"/>
              <w:marBottom w:val="0"/>
              <w:divBdr>
                <w:top w:val="none" w:sz="0" w:space="0" w:color="auto"/>
                <w:left w:val="none" w:sz="0" w:space="0" w:color="auto"/>
                <w:bottom w:val="none" w:sz="0" w:space="0" w:color="auto"/>
                <w:right w:val="none" w:sz="0" w:space="0" w:color="auto"/>
              </w:divBdr>
              <w:divsChild>
                <w:div w:id="6757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30710">
          <w:marLeft w:val="0"/>
          <w:marRight w:val="0"/>
          <w:marTop w:val="750"/>
          <w:marBottom w:val="0"/>
          <w:divBdr>
            <w:top w:val="none" w:sz="0" w:space="0" w:color="auto"/>
            <w:left w:val="none" w:sz="0" w:space="0" w:color="auto"/>
            <w:bottom w:val="none" w:sz="0" w:space="0" w:color="auto"/>
            <w:right w:val="none" w:sz="0" w:space="0" w:color="auto"/>
          </w:divBdr>
          <w:divsChild>
            <w:div w:id="481238280">
              <w:marLeft w:val="0"/>
              <w:marRight w:val="0"/>
              <w:marTop w:val="0"/>
              <w:marBottom w:val="0"/>
              <w:divBdr>
                <w:top w:val="none" w:sz="0" w:space="0" w:color="auto"/>
                <w:left w:val="none" w:sz="0" w:space="0" w:color="auto"/>
                <w:bottom w:val="none" w:sz="0" w:space="0" w:color="auto"/>
                <w:right w:val="none" w:sz="0" w:space="0" w:color="auto"/>
              </w:divBdr>
              <w:divsChild>
                <w:div w:id="264581214">
                  <w:marLeft w:val="0"/>
                  <w:marRight w:val="0"/>
                  <w:marTop w:val="0"/>
                  <w:marBottom w:val="0"/>
                  <w:divBdr>
                    <w:top w:val="none" w:sz="0" w:space="0" w:color="auto"/>
                    <w:left w:val="none" w:sz="0" w:space="0" w:color="auto"/>
                    <w:bottom w:val="none" w:sz="0" w:space="0" w:color="auto"/>
                    <w:right w:val="none" w:sz="0" w:space="0" w:color="auto"/>
                  </w:divBdr>
                  <w:divsChild>
                    <w:div w:id="9021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183155">
      <w:bodyDiv w:val="1"/>
      <w:marLeft w:val="0"/>
      <w:marRight w:val="0"/>
      <w:marTop w:val="0"/>
      <w:marBottom w:val="0"/>
      <w:divBdr>
        <w:top w:val="none" w:sz="0" w:space="0" w:color="auto"/>
        <w:left w:val="none" w:sz="0" w:space="0" w:color="auto"/>
        <w:bottom w:val="none" w:sz="0" w:space="0" w:color="auto"/>
        <w:right w:val="none" w:sz="0" w:space="0" w:color="auto"/>
      </w:divBdr>
      <w:divsChild>
        <w:div w:id="265701722">
          <w:marLeft w:val="0"/>
          <w:marRight w:val="240"/>
          <w:marTop w:val="0"/>
          <w:marBottom w:val="0"/>
          <w:divBdr>
            <w:top w:val="none" w:sz="0" w:space="0" w:color="auto"/>
            <w:left w:val="none" w:sz="0" w:space="0" w:color="auto"/>
            <w:bottom w:val="none" w:sz="0" w:space="0" w:color="auto"/>
            <w:right w:val="none" w:sz="0" w:space="0" w:color="auto"/>
          </w:divBdr>
          <w:divsChild>
            <w:div w:id="753017552">
              <w:marLeft w:val="0"/>
              <w:marRight w:val="0"/>
              <w:marTop w:val="0"/>
              <w:marBottom w:val="0"/>
              <w:divBdr>
                <w:top w:val="none" w:sz="0" w:space="0" w:color="auto"/>
                <w:left w:val="none" w:sz="0" w:space="0" w:color="auto"/>
                <w:bottom w:val="none" w:sz="0" w:space="0" w:color="auto"/>
                <w:right w:val="none" w:sz="0" w:space="0" w:color="auto"/>
              </w:divBdr>
              <w:divsChild>
                <w:div w:id="18082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98754">
          <w:marLeft w:val="0"/>
          <w:marRight w:val="240"/>
          <w:marTop w:val="0"/>
          <w:marBottom w:val="0"/>
          <w:divBdr>
            <w:top w:val="none" w:sz="0" w:space="0" w:color="auto"/>
            <w:left w:val="none" w:sz="0" w:space="0" w:color="auto"/>
            <w:bottom w:val="none" w:sz="0" w:space="0" w:color="auto"/>
            <w:right w:val="none" w:sz="0" w:space="0" w:color="auto"/>
          </w:divBdr>
          <w:divsChild>
            <w:div w:id="59255714">
              <w:marLeft w:val="0"/>
              <w:marRight w:val="0"/>
              <w:marTop w:val="0"/>
              <w:marBottom w:val="0"/>
              <w:divBdr>
                <w:top w:val="none" w:sz="0" w:space="0" w:color="auto"/>
                <w:left w:val="none" w:sz="0" w:space="0" w:color="auto"/>
                <w:bottom w:val="none" w:sz="0" w:space="0" w:color="auto"/>
                <w:right w:val="none" w:sz="0" w:space="0" w:color="auto"/>
              </w:divBdr>
              <w:divsChild>
                <w:div w:id="4134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060">
          <w:marLeft w:val="0"/>
          <w:marRight w:val="0"/>
          <w:marTop w:val="750"/>
          <w:marBottom w:val="0"/>
          <w:divBdr>
            <w:top w:val="none" w:sz="0" w:space="0" w:color="auto"/>
            <w:left w:val="none" w:sz="0" w:space="0" w:color="auto"/>
            <w:bottom w:val="none" w:sz="0" w:space="0" w:color="auto"/>
            <w:right w:val="none" w:sz="0" w:space="0" w:color="auto"/>
          </w:divBdr>
          <w:divsChild>
            <w:div w:id="1061252941">
              <w:marLeft w:val="0"/>
              <w:marRight w:val="0"/>
              <w:marTop w:val="0"/>
              <w:marBottom w:val="0"/>
              <w:divBdr>
                <w:top w:val="none" w:sz="0" w:space="0" w:color="auto"/>
                <w:left w:val="none" w:sz="0" w:space="0" w:color="auto"/>
                <w:bottom w:val="none" w:sz="0" w:space="0" w:color="auto"/>
                <w:right w:val="none" w:sz="0" w:space="0" w:color="auto"/>
              </w:divBdr>
              <w:divsChild>
                <w:div w:id="380325375">
                  <w:marLeft w:val="0"/>
                  <w:marRight w:val="0"/>
                  <w:marTop w:val="0"/>
                  <w:marBottom w:val="0"/>
                  <w:divBdr>
                    <w:top w:val="none" w:sz="0" w:space="0" w:color="auto"/>
                    <w:left w:val="none" w:sz="0" w:space="0" w:color="auto"/>
                    <w:bottom w:val="none" w:sz="0" w:space="0" w:color="auto"/>
                    <w:right w:val="none" w:sz="0" w:space="0" w:color="auto"/>
                  </w:divBdr>
                  <w:divsChild>
                    <w:div w:id="16428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06358">
      <w:bodyDiv w:val="1"/>
      <w:marLeft w:val="0"/>
      <w:marRight w:val="0"/>
      <w:marTop w:val="0"/>
      <w:marBottom w:val="0"/>
      <w:divBdr>
        <w:top w:val="none" w:sz="0" w:space="0" w:color="auto"/>
        <w:left w:val="none" w:sz="0" w:space="0" w:color="auto"/>
        <w:bottom w:val="none" w:sz="0" w:space="0" w:color="auto"/>
        <w:right w:val="none" w:sz="0" w:space="0" w:color="auto"/>
      </w:divBdr>
    </w:div>
    <w:div w:id="1773016580">
      <w:bodyDiv w:val="1"/>
      <w:marLeft w:val="0"/>
      <w:marRight w:val="0"/>
      <w:marTop w:val="0"/>
      <w:marBottom w:val="0"/>
      <w:divBdr>
        <w:top w:val="none" w:sz="0" w:space="0" w:color="auto"/>
        <w:left w:val="none" w:sz="0" w:space="0" w:color="auto"/>
        <w:bottom w:val="none" w:sz="0" w:space="0" w:color="auto"/>
        <w:right w:val="none" w:sz="0" w:space="0" w:color="auto"/>
      </w:divBdr>
      <w:divsChild>
        <w:div w:id="2090347805">
          <w:marLeft w:val="0"/>
          <w:marRight w:val="0"/>
          <w:marTop w:val="0"/>
          <w:marBottom w:val="0"/>
          <w:divBdr>
            <w:top w:val="none" w:sz="0" w:space="0" w:color="auto"/>
            <w:left w:val="none" w:sz="0" w:space="0" w:color="auto"/>
            <w:bottom w:val="none" w:sz="0" w:space="0" w:color="auto"/>
            <w:right w:val="none" w:sz="0" w:space="0" w:color="auto"/>
          </w:divBdr>
        </w:div>
        <w:div w:id="1097671385">
          <w:marLeft w:val="240"/>
          <w:marRight w:val="0"/>
          <w:marTop w:val="240"/>
          <w:marBottom w:val="240"/>
          <w:divBdr>
            <w:top w:val="none" w:sz="0" w:space="0" w:color="auto"/>
            <w:left w:val="none" w:sz="0" w:space="0" w:color="auto"/>
            <w:bottom w:val="none" w:sz="0" w:space="0" w:color="auto"/>
            <w:right w:val="none" w:sz="0" w:space="0" w:color="auto"/>
          </w:divBdr>
        </w:div>
      </w:divsChild>
    </w:div>
    <w:div w:id="1773740400">
      <w:bodyDiv w:val="1"/>
      <w:marLeft w:val="0"/>
      <w:marRight w:val="0"/>
      <w:marTop w:val="0"/>
      <w:marBottom w:val="0"/>
      <w:divBdr>
        <w:top w:val="none" w:sz="0" w:space="0" w:color="auto"/>
        <w:left w:val="none" w:sz="0" w:space="0" w:color="auto"/>
        <w:bottom w:val="none" w:sz="0" w:space="0" w:color="auto"/>
        <w:right w:val="none" w:sz="0" w:space="0" w:color="auto"/>
      </w:divBdr>
    </w:div>
    <w:div w:id="1776444352">
      <w:bodyDiv w:val="1"/>
      <w:marLeft w:val="0"/>
      <w:marRight w:val="0"/>
      <w:marTop w:val="0"/>
      <w:marBottom w:val="0"/>
      <w:divBdr>
        <w:top w:val="none" w:sz="0" w:space="0" w:color="auto"/>
        <w:left w:val="none" w:sz="0" w:space="0" w:color="auto"/>
        <w:bottom w:val="none" w:sz="0" w:space="0" w:color="auto"/>
        <w:right w:val="none" w:sz="0" w:space="0" w:color="auto"/>
      </w:divBdr>
      <w:divsChild>
        <w:div w:id="1671911397">
          <w:marLeft w:val="0"/>
          <w:marRight w:val="240"/>
          <w:marTop w:val="0"/>
          <w:marBottom w:val="0"/>
          <w:divBdr>
            <w:top w:val="none" w:sz="0" w:space="0" w:color="auto"/>
            <w:left w:val="none" w:sz="0" w:space="0" w:color="auto"/>
            <w:bottom w:val="none" w:sz="0" w:space="0" w:color="auto"/>
            <w:right w:val="none" w:sz="0" w:space="0" w:color="auto"/>
          </w:divBdr>
          <w:divsChild>
            <w:div w:id="211429948">
              <w:marLeft w:val="0"/>
              <w:marRight w:val="0"/>
              <w:marTop w:val="0"/>
              <w:marBottom w:val="0"/>
              <w:divBdr>
                <w:top w:val="none" w:sz="0" w:space="0" w:color="auto"/>
                <w:left w:val="none" w:sz="0" w:space="0" w:color="auto"/>
                <w:bottom w:val="none" w:sz="0" w:space="0" w:color="auto"/>
                <w:right w:val="none" w:sz="0" w:space="0" w:color="auto"/>
              </w:divBdr>
              <w:divsChild>
                <w:div w:id="10479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8499">
          <w:marLeft w:val="0"/>
          <w:marRight w:val="240"/>
          <w:marTop w:val="0"/>
          <w:marBottom w:val="0"/>
          <w:divBdr>
            <w:top w:val="none" w:sz="0" w:space="0" w:color="auto"/>
            <w:left w:val="none" w:sz="0" w:space="0" w:color="auto"/>
            <w:bottom w:val="none" w:sz="0" w:space="0" w:color="auto"/>
            <w:right w:val="none" w:sz="0" w:space="0" w:color="auto"/>
          </w:divBdr>
          <w:divsChild>
            <w:div w:id="842939507">
              <w:marLeft w:val="0"/>
              <w:marRight w:val="0"/>
              <w:marTop w:val="0"/>
              <w:marBottom w:val="0"/>
              <w:divBdr>
                <w:top w:val="none" w:sz="0" w:space="0" w:color="auto"/>
                <w:left w:val="none" w:sz="0" w:space="0" w:color="auto"/>
                <w:bottom w:val="none" w:sz="0" w:space="0" w:color="auto"/>
                <w:right w:val="none" w:sz="0" w:space="0" w:color="auto"/>
              </w:divBdr>
              <w:divsChild>
                <w:div w:id="5250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7200">
          <w:marLeft w:val="0"/>
          <w:marRight w:val="0"/>
          <w:marTop w:val="750"/>
          <w:marBottom w:val="0"/>
          <w:divBdr>
            <w:top w:val="none" w:sz="0" w:space="0" w:color="auto"/>
            <w:left w:val="none" w:sz="0" w:space="0" w:color="auto"/>
            <w:bottom w:val="none" w:sz="0" w:space="0" w:color="auto"/>
            <w:right w:val="none" w:sz="0" w:space="0" w:color="auto"/>
          </w:divBdr>
          <w:divsChild>
            <w:div w:id="708535311">
              <w:marLeft w:val="0"/>
              <w:marRight w:val="0"/>
              <w:marTop w:val="0"/>
              <w:marBottom w:val="0"/>
              <w:divBdr>
                <w:top w:val="none" w:sz="0" w:space="0" w:color="auto"/>
                <w:left w:val="none" w:sz="0" w:space="0" w:color="auto"/>
                <w:bottom w:val="none" w:sz="0" w:space="0" w:color="auto"/>
                <w:right w:val="none" w:sz="0" w:space="0" w:color="auto"/>
              </w:divBdr>
              <w:divsChild>
                <w:div w:id="1085958820">
                  <w:marLeft w:val="0"/>
                  <w:marRight w:val="0"/>
                  <w:marTop w:val="0"/>
                  <w:marBottom w:val="0"/>
                  <w:divBdr>
                    <w:top w:val="none" w:sz="0" w:space="0" w:color="auto"/>
                    <w:left w:val="none" w:sz="0" w:space="0" w:color="auto"/>
                    <w:bottom w:val="none" w:sz="0" w:space="0" w:color="auto"/>
                    <w:right w:val="none" w:sz="0" w:space="0" w:color="auto"/>
                  </w:divBdr>
                  <w:divsChild>
                    <w:div w:id="162792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72209">
      <w:bodyDiv w:val="1"/>
      <w:marLeft w:val="0"/>
      <w:marRight w:val="0"/>
      <w:marTop w:val="0"/>
      <w:marBottom w:val="0"/>
      <w:divBdr>
        <w:top w:val="none" w:sz="0" w:space="0" w:color="auto"/>
        <w:left w:val="none" w:sz="0" w:space="0" w:color="auto"/>
        <w:bottom w:val="none" w:sz="0" w:space="0" w:color="auto"/>
        <w:right w:val="none" w:sz="0" w:space="0" w:color="auto"/>
      </w:divBdr>
      <w:divsChild>
        <w:div w:id="2113041616">
          <w:marLeft w:val="240"/>
          <w:marRight w:val="0"/>
          <w:marTop w:val="240"/>
          <w:marBottom w:val="240"/>
          <w:divBdr>
            <w:top w:val="none" w:sz="0" w:space="0" w:color="auto"/>
            <w:left w:val="none" w:sz="0" w:space="0" w:color="auto"/>
            <w:bottom w:val="none" w:sz="0" w:space="0" w:color="auto"/>
            <w:right w:val="none" w:sz="0" w:space="0" w:color="auto"/>
          </w:divBdr>
        </w:div>
      </w:divsChild>
    </w:div>
    <w:div w:id="1779517943">
      <w:bodyDiv w:val="1"/>
      <w:marLeft w:val="0"/>
      <w:marRight w:val="0"/>
      <w:marTop w:val="0"/>
      <w:marBottom w:val="0"/>
      <w:divBdr>
        <w:top w:val="none" w:sz="0" w:space="0" w:color="auto"/>
        <w:left w:val="none" w:sz="0" w:space="0" w:color="auto"/>
        <w:bottom w:val="none" w:sz="0" w:space="0" w:color="auto"/>
        <w:right w:val="none" w:sz="0" w:space="0" w:color="auto"/>
      </w:divBdr>
      <w:divsChild>
        <w:div w:id="2010326968">
          <w:marLeft w:val="0"/>
          <w:marRight w:val="0"/>
          <w:marTop w:val="0"/>
          <w:marBottom w:val="0"/>
          <w:divBdr>
            <w:top w:val="none" w:sz="0" w:space="0" w:color="auto"/>
            <w:left w:val="none" w:sz="0" w:space="0" w:color="auto"/>
            <w:bottom w:val="none" w:sz="0" w:space="0" w:color="auto"/>
            <w:right w:val="none" w:sz="0" w:space="0" w:color="auto"/>
          </w:divBdr>
        </w:div>
        <w:div w:id="1441802212">
          <w:marLeft w:val="0"/>
          <w:marRight w:val="0"/>
          <w:marTop w:val="0"/>
          <w:marBottom w:val="0"/>
          <w:divBdr>
            <w:top w:val="none" w:sz="0" w:space="0" w:color="auto"/>
            <w:left w:val="none" w:sz="0" w:space="0" w:color="auto"/>
            <w:bottom w:val="none" w:sz="0" w:space="0" w:color="auto"/>
            <w:right w:val="none" w:sz="0" w:space="0" w:color="auto"/>
          </w:divBdr>
        </w:div>
      </w:divsChild>
    </w:div>
    <w:div w:id="1786344514">
      <w:bodyDiv w:val="1"/>
      <w:marLeft w:val="0"/>
      <w:marRight w:val="0"/>
      <w:marTop w:val="0"/>
      <w:marBottom w:val="0"/>
      <w:divBdr>
        <w:top w:val="none" w:sz="0" w:space="0" w:color="auto"/>
        <w:left w:val="none" w:sz="0" w:space="0" w:color="auto"/>
        <w:bottom w:val="none" w:sz="0" w:space="0" w:color="auto"/>
        <w:right w:val="none" w:sz="0" w:space="0" w:color="auto"/>
      </w:divBdr>
      <w:divsChild>
        <w:div w:id="1908298104">
          <w:marLeft w:val="0"/>
          <w:marRight w:val="0"/>
          <w:marTop w:val="0"/>
          <w:marBottom w:val="0"/>
          <w:divBdr>
            <w:top w:val="none" w:sz="0" w:space="0" w:color="auto"/>
            <w:left w:val="none" w:sz="0" w:space="0" w:color="auto"/>
            <w:bottom w:val="none" w:sz="0" w:space="0" w:color="auto"/>
            <w:right w:val="none" w:sz="0" w:space="0" w:color="auto"/>
          </w:divBdr>
          <w:divsChild>
            <w:div w:id="1911384958">
              <w:marLeft w:val="0"/>
              <w:marRight w:val="0"/>
              <w:marTop w:val="0"/>
              <w:marBottom w:val="0"/>
              <w:divBdr>
                <w:top w:val="none" w:sz="0" w:space="0" w:color="auto"/>
                <w:left w:val="none" w:sz="0" w:space="0" w:color="auto"/>
                <w:bottom w:val="none" w:sz="0" w:space="0" w:color="auto"/>
                <w:right w:val="none" w:sz="0" w:space="0" w:color="auto"/>
              </w:divBdr>
              <w:divsChild>
                <w:div w:id="17799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88545900">
      <w:bodyDiv w:val="1"/>
      <w:marLeft w:val="0"/>
      <w:marRight w:val="0"/>
      <w:marTop w:val="0"/>
      <w:marBottom w:val="0"/>
      <w:divBdr>
        <w:top w:val="none" w:sz="0" w:space="0" w:color="auto"/>
        <w:left w:val="none" w:sz="0" w:space="0" w:color="auto"/>
        <w:bottom w:val="none" w:sz="0" w:space="0" w:color="auto"/>
        <w:right w:val="none" w:sz="0" w:space="0" w:color="auto"/>
      </w:divBdr>
    </w:div>
    <w:div w:id="1789201307">
      <w:bodyDiv w:val="1"/>
      <w:marLeft w:val="0"/>
      <w:marRight w:val="0"/>
      <w:marTop w:val="0"/>
      <w:marBottom w:val="0"/>
      <w:divBdr>
        <w:top w:val="none" w:sz="0" w:space="0" w:color="auto"/>
        <w:left w:val="none" w:sz="0" w:space="0" w:color="auto"/>
        <w:bottom w:val="none" w:sz="0" w:space="0" w:color="auto"/>
        <w:right w:val="none" w:sz="0" w:space="0" w:color="auto"/>
      </w:divBdr>
      <w:divsChild>
        <w:div w:id="50156206">
          <w:marLeft w:val="0"/>
          <w:marRight w:val="0"/>
          <w:marTop w:val="0"/>
          <w:marBottom w:val="0"/>
          <w:divBdr>
            <w:top w:val="none" w:sz="0" w:space="0" w:color="auto"/>
            <w:left w:val="none" w:sz="0" w:space="0" w:color="auto"/>
            <w:bottom w:val="none" w:sz="0" w:space="0" w:color="auto"/>
            <w:right w:val="none" w:sz="0" w:space="0" w:color="auto"/>
          </w:divBdr>
          <w:divsChild>
            <w:div w:id="411704962">
              <w:marLeft w:val="0"/>
              <w:marRight w:val="0"/>
              <w:marTop w:val="0"/>
              <w:marBottom w:val="0"/>
              <w:divBdr>
                <w:top w:val="none" w:sz="0" w:space="0" w:color="auto"/>
                <w:left w:val="none" w:sz="0" w:space="0" w:color="auto"/>
                <w:bottom w:val="none" w:sz="0" w:space="0" w:color="auto"/>
                <w:right w:val="none" w:sz="0" w:space="0" w:color="auto"/>
              </w:divBdr>
              <w:divsChild>
                <w:div w:id="69612524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516459524">
          <w:marLeft w:val="0"/>
          <w:marRight w:val="0"/>
          <w:marTop w:val="0"/>
          <w:marBottom w:val="0"/>
          <w:divBdr>
            <w:top w:val="none" w:sz="0" w:space="0" w:color="auto"/>
            <w:left w:val="none" w:sz="0" w:space="0" w:color="auto"/>
            <w:bottom w:val="none" w:sz="0" w:space="0" w:color="auto"/>
            <w:right w:val="none" w:sz="0" w:space="0" w:color="auto"/>
          </w:divBdr>
          <w:divsChild>
            <w:div w:id="307630607">
              <w:marLeft w:val="0"/>
              <w:marRight w:val="0"/>
              <w:marTop w:val="0"/>
              <w:marBottom w:val="0"/>
              <w:divBdr>
                <w:top w:val="none" w:sz="0" w:space="0" w:color="auto"/>
                <w:left w:val="none" w:sz="0" w:space="0" w:color="auto"/>
                <w:bottom w:val="none" w:sz="0" w:space="0" w:color="auto"/>
                <w:right w:val="none" w:sz="0" w:space="0" w:color="auto"/>
              </w:divBdr>
              <w:divsChild>
                <w:div w:id="539126775">
                  <w:marLeft w:val="0"/>
                  <w:marRight w:val="0"/>
                  <w:marTop w:val="0"/>
                  <w:marBottom w:val="0"/>
                  <w:divBdr>
                    <w:top w:val="none" w:sz="0" w:space="0" w:color="auto"/>
                    <w:left w:val="none" w:sz="0" w:space="0" w:color="auto"/>
                    <w:bottom w:val="none" w:sz="0" w:space="0" w:color="auto"/>
                    <w:right w:val="none" w:sz="0" w:space="0" w:color="auto"/>
                  </w:divBdr>
                  <w:divsChild>
                    <w:div w:id="1572033736">
                      <w:marLeft w:val="0"/>
                      <w:marRight w:val="0"/>
                      <w:marTop w:val="0"/>
                      <w:marBottom w:val="0"/>
                      <w:divBdr>
                        <w:top w:val="none" w:sz="0" w:space="0" w:color="auto"/>
                        <w:left w:val="none" w:sz="0" w:space="0" w:color="auto"/>
                        <w:bottom w:val="none" w:sz="0" w:space="0" w:color="auto"/>
                        <w:right w:val="none" w:sz="0" w:space="0" w:color="auto"/>
                      </w:divBdr>
                      <w:divsChild>
                        <w:div w:id="1462840909">
                          <w:marLeft w:val="0"/>
                          <w:marRight w:val="0"/>
                          <w:marTop w:val="0"/>
                          <w:marBottom w:val="0"/>
                          <w:divBdr>
                            <w:top w:val="none" w:sz="0" w:space="0" w:color="auto"/>
                            <w:left w:val="none" w:sz="0" w:space="0" w:color="auto"/>
                            <w:bottom w:val="none" w:sz="0" w:space="0" w:color="auto"/>
                            <w:right w:val="none" w:sz="0" w:space="0" w:color="auto"/>
                          </w:divBdr>
                          <w:divsChild>
                            <w:div w:id="894690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548747">
      <w:bodyDiv w:val="1"/>
      <w:marLeft w:val="0"/>
      <w:marRight w:val="0"/>
      <w:marTop w:val="0"/>
      <w:marBottom w:val="0"/>
      <w:divBdr>
        <w:top w:val="none" w:sz="0" w:space="0" w:color="auto"/>
        <w:left w:val="none" w:sz="0" w:space="0" w:color="auto"/>
        <w:bottom w:val="none" w:sz="0" w:space="0" w:color="auto"/>
        <w:right w:val="none" w:sz="0" w:space="0" w:color="auto"/>
      </w:divBdr>
      <w:divsChild>
        <w:div w:id="1971551843">
          <w:marLeft w:val="0"/>
          <w:marRight w:val="240"/>
          <w:marTop w:val="0"/>
          <w:marBottom w:val="0"/>
          <w:divBdr>
            <w:top w:val="none" w:sz="0" w:space="0" w:color="auto"/>
            <w:left w:val="none" w:sz="0" w:space="0" w:color="auto"/>
            <w:bottom w:val="none" w:sz="0" w:space="0" w:color="auto"/>
            <w:right w:val="none" w:sz="0" w:space="0" w:color="auto"/>
          </w:divBdr>
          <w:divsChild>
            <w:div w:id="972711956">
              <w:marLeft w:val="0"/>
              <w:marRight w:val="0"/>
              <w:marTop w:val="0"/>
              <w:marBottom w:val="0"/>
              <w:divBdr>
                <w:top w:val="none" w:sz="0" w:space="0" w:color="auto"/>
                <w:left w:val="none" w:sz="0" w:space="0" w:color="auto"/>
                <w:bottom w:val="none" w:sz="0" w:space="0" w:color="auto"/>
                <w:right w:val="none" w:sz="0" w:space="0" w:color="auto"/>
              </w:divBdr>
              <w:divsChild>
                <w:div w:id="20535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69824">
          <w:marLeft w:val="0"/>
          <w:marRight w:val="240"/>
          <w:marTop w:val="0"/>
          <w:marBottom w:val="0"/>
          <w:divBdr>
            <w:top w:val="none" w:sz="0" w:space="0" w:color="auto"/>
            <w:left w:val="none" w:sz="0" w:space="0" w:color="auto"/>
            <w:bottom w:val="none" w:sz="0" w:space="0" w:color="auto"/>
            <w:right w:val="none" w:sz="0" w:space="0" w:color="auto"/>
          </w:divBdr>
          <w:divsChild>
            <w:div w:id="889193310">
              <w:marLeft w:val="0"/>
              <w:marRight w:val="0"/>
              <w:marTop w:val="0"/>
              <w:marBottom w:val="0"/>
              <w:divBdr>
                <w:top w:val="none" w:sz="0" w:space="0" w:color="auto"/>
                <w:left w:val="none" w:sz="0" w:space="0" w:color="auto"/>
                <w:bottom w:val="none" w:sz="0" w:space="0" w:color="auto"/>
                <w:right w:val="none" w:sz="0" w:space="0" w:color="auto"/>
              </w:divBdr>
              <w:divsChild>
                <w:div w:id="150786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3987">
          <w:marLeft w:val="0"/>
          <w:marRight w:val="0"/>
          <w:marTop w:val="750"/>
          <w:marBottom w:val="0"/>
          <w:divBdr>
            <w:top w:val="none" w:sz="0" w:space="0" w:color="auto"/>
            <w:left w:val="none" w:sz="0" w:space="0" w:color="auto"/>
            <w:bottom w:val="none" w:sz="0" w:space="0" w:color="auto"/>
            <w:right w:val="none" w:sz="0" w:space="0" w:color="auto"/>
          </w:divBdr>
          <w:divsChild>
            <w:div w:id="1663971404">
              <w:marLeft w:val="0"/>
              <w:marRight w:val="0"/>
              <w:marTop w:val="0"/>
              <w:marBottom w:val="0"/>
              <w:divBdr>
                <w:top w:val="none" w:sz="0" w:space="0" w:color="auto"/>
                <w:left w:val="none" w:sz="0" w:space="0" w:color="auto"/>
                <w:bottom w:val="none" w:sz="0" w:space="0" w:color="auto"/>
                <w:right w:val="none" w:sz="0" w:space="0" w:color="auto"/>
              </w:divBdr>
              <w:divsChild>
                <w:div w:id="4842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87030">
      <w:bodyDiv w:val="1"/>
      <w:marLeft w:val="0"/>
      <w:marRight w:val="0"/>
      <w:marTop w:val="0"/>
      <w:marBottom w:val="0"/>
      <w:divBdr>
        <w:top w:val="none" w:sz="0" w:space="0" w:color="auto"/>
        <w:left w:val="none" w:sz="0" w:space="0" w:color="auto"/>
        <w:bottom w:val="none" w:sz="0" w:space="0" w:color="auto"/>
        <w:right w:val="none" w:sz="0" w:space="0" w:color="auto"/>
      </w:divBdr>
    </w:div>
    <w:div w:id="1798838482">
      <w:bodyDiv w:val="1"/>
      <w:marLeft w:val="0"/>
      <w:marRight w:val="0"/>
      <w:marTop w:val="0"/>
      <w:marBottom w:val="0"/>
      <w:divBdr>
        <w:top w:val="none" w:sz="0" w:space="0" w:color="auto"/>
        <w:left w:val="none" w:sz="0" w:space="0" w:color="auto"/>
        <w:bottom w:val="none" w:sz="0" w:space="0" w:color="auto"/>
        <w:right w:val="none" w:sz="0" w:space="0" w:color="auto"/>
      </w:divBdr>
      <w:divsChild>
        <w:div w:id="83309970">
          <w:marLeft w:val="0"/>
          <w:marRight w:val="240"/>
          <w:marTop w:val="0"/>
          <w:marBottom w:val="0"/>
          <w:divBdr>
            <w:top w:val="none" w:sz="0" w:space="0" w:color="auto"/>
            <w:left w:val="none" w:sz="0" w:space="0" w:color="auto"/>
            <w:bottom w:val="none" w:sz="0" w:space="0" w:color="auto"/>
            <w:right w:val="none" w:sz="0" w:space="0" w:color="auto"/>
          </w:divBdr>
          <w:divsChild>
            <w:div w:id="1954828143">
              <w:marLeft w:val="0"/>
              <w:marRight w:val="0"/>
              <w:marTop w:val="0"/>
              <w:marBottom w:val="0"/>
              <w:divBdr>
                <w:top w:val="none" w:sz="0" w:space="0" w:color="auto"/>
                <w:left w:val="none" w:sz="0" w:space="0" w:color="auto"/>
                <w:bottom w:val="none" w:sz="0" w:space="0" w:color="auto"/>
                <w:right w:val="none" w:sz="0" w:space="0" w:color="auto"/>
              </w:divBdr>
              <w:divsChild>
                <w:div w:id="118640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2785">
          <w:marLeft w:val="0"/>
          <w:marRight w:val="240"/>
          <w:marTop w:val="0"/>
          <w:marBottom w:val="0"/>
          <w:divBdr>
            <w:top w:val="none" w:sz="0" w:space="0" w:color="auto"/>
            <w:left w:val="none" w:sz="0" w:space="0" w:color="auto"/>
            <w:bottom w:val="none" w:sz="0" w:space="0" w:color="auto"/>
            <w:right w:val="none" w:sz="0" w:space="0" w:color="auto"/>
          </w:divBdr>
          <w:divsChild>
            <w:div w:id="2031173897">
              <w:marLeft w:val="0"/>
              <w:marRight w:val="0"/>
              <w:marTop w:val="0"/>
              <w:marBottom w:val="0"/>
              <w:divBdr>
                <w:top w:val="none" w:sz="0" w:space="0" w:color="auto"/>
                <w:left w:val="none" w:sz="0" w:space="0" w:color="auto"/>
                <w:bottom w:val="none" w:sz="0" w:space="0" w:color="auto"/>
                <w:right w:val="none" w:sz="0" w:space="0" w:color="auto"/>
              </w:divBdr>
              <w:divsChild>
                <w:div w:id="9131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2863">
          <w:marLeft w:val="0"/>
          <w:marRight w:val="0"/>
          <w:marTop w:val="750"/>
          <w:marBottom w:val="0"/>
          <w:divBdr>
            <w:top w:val="none" w:sz="0" w:space="0" w:color="auto"/>
            <w:left w:val="none" w:sz="0" w:space="0" w:color="auto"/>
            <w:bottom w:val="none" w:sz="0" w:space="0" w:color="auto"/>
            <w:right w:val="none" w:sz="0" w:space="0" w:color="auto"/>
          </w:divBdr>
          <w:divsChild>
            <w:div w:id="1930308689">
              <w:marLeft w:val="0"/>
              <w:marRight w:val="0"/>
              <w:marTop w:val="0"/>
              <w:marBottom w:val="0"/>
              <w:divBdr>
                <w:top w:val="none" w:sz="0" w:space="0" w:color="auto"/>
                <w:left w:val="none" w:sz="0" w:space="0" w:color="auto"/>
                <w:bottom w:val="none" w:sz="0" w:space="0" w:color="auto"/>
                <w:right w:val="none" w:sz="0" w:space="0" w:color="auto"/>
              </w:divBdr>
              <w:divsChild>
                <w:div w:id="1714964458">
                  <w:marLeft w:val="0"/>
                  <w:marRight w:val="0"/>
                  <w:marTop w:val="0"/>
                  <w:marBottom w:val="0"/>
                  <w:divBdr>
                    <w:top w:val="none" w:sz="0" w:space="0" w:color="auto"/>
                    <w:left w:val="none" w:sz="0" w:space="0" w:color="auto"/>
                    <w:bottom w:val="none" w:sz="0" w:space="0" w:color="auto"/>
                    <w:right w:val="none" w:sz="0" w:space="0" w:color="auto"/>
                  </w:divBdr>
                  <w:divsChild>
                    <w:div w:id="2717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21185">
      <w:bodyDiv w:val="1"/>
      <w:marLeft w:val="0"/>
      <w:marRight w:val="0"/>
      <w:marTop w:val="0"/>
      <w:marBottom w:val="0"/>
      <w:divBdr>
        <w:top w:val="none" w:sz="0" w:space="0" w:color="auto"/>
        <w:left w:val="none" w:sz="0" w:space="0" w:color="auto"/>
        <w:bottom w:val="none" w:sz="0" w:space="0" w:color="auto"/>
        <w:right w:val="none" w:sz="0" w:space="0" w:color="auto"/>
      </w:divBdr>
      <w:divsChild>
        <w:div w:id="927544494">
          <w:marLeft w:val="0"/>
          <w:marRight w:val="0"/>
          <w:marTop w:val="0"/>
          <w:marBottom w:val="0"/>
          <w:divBdr>
            <w:top w:val="none" w:sz="0" w:space="0" w:color="auto"/>
            <w:left w:val="none" w:sz="0" w:space="0" w:color="auto"/>
            <w:bottom w:val="none" w:sz="0" w:space="0" w:color="auto"/>
            <w:right w:val="none" w:sz="0" w:space="0" w:color="auto"/>
          </w:divBdr>
        </w:div>
        <w:div w:id="112141214">
          <w:marLeft w:val="0"/>
          <w:marRight w:val="0"/>
          <w:marTop w:val="0"/>
          <w:marBottom w:val="0"/>
          <w:divBdr>
            <w:top w:val="none" w:sz="0" w:space="0" w:color="auto"/>
            <w:left w:val="none" w:sz="0" w:space="0" w:color="auto"/>
            <w:bottom w:val="none" w:sz="0" w:space="0" w:color="auto"/>
            <w:right w:val="none" w:sz="0" w:space="0" w:color="auto"/>
          </w:divBdr>
        </w:div>
      </w:divsChild>
    </w:div>
    <w:div w:id="1804034174">
      <w:bodyDiv w:val="1"/>
      <w:marLeft w:val="0"/>
      <w:marRight w:val="0"/>
      <w:marTop w:val="0"/>
      <w:marBottom w:val="0"/>
      <w:divBdr>
        <w:top w:val="none" w:sz="0" w:space="0" w:color="auto"/>
        <w:left w:val="none" w:sz="0" w:space="0" w:color="auto"/>
        <w:bottom w:val="none" w:sz="0" w:space="0" w:color="auto"/>
        <w:right w:val="none" w:sz="0" w:space="0" w:color="auto"/>
      </w:divBdr>
      <w:divsChild>
        <w:div w:id="1522891508">
          <w:marLeft w:val="0"/>
          <w:marRight w:val="240"/>
          <w:marTop w:val="0"/>
          <w:marBottom w:val="0"/>
          <w:divBdr>
            <w:top w:val="none" w:sz="0" w:space="0" w:color="auto"/>
            <w:left w:val="none" w:sz="0" w:space="0" w:color="auto"/>
            <w:bottom w:val="none" w:sz="0" w:space="0" w:color="auto"/>
            <w:right w:val="none" w:sz="0" w:space="0" w:color="auto"/>
          </w:divBdr>
          <w:divsChild>
            <w:div w:id="672295882">
              <w:marLeft w:val="0"/>
              <w:marRight w:val="0"/>
              <w:marTop w:val="0"/>
              <w:marBottom w:val="0"/>
              <w:divBdr>
                <w:top w:val="none" w:sz="0" w:space="0" w:color="auto"/>
                <w:left w:val="none" w:sz="0" w:space="0" w:color="auto"/>
                <w:bottom w:val="none" w:sz="0" w:space="0" w:color="auto"/>
                <w:right w:val="none" w:sz="0" w:space="0" w:color="auto"/>
              </w:divBdr>
              <w:divsChild>
                <w:div w:id="78762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38050">
          <w:marLeft w:val="0"/>
          <w:marRight w:val="240"/>
          <w:marTop w:val="0"/>
          <w:marBottom w:val="0"/>
          <w:divBdr>
            <w:top w:val="none" w:sz="0" w:space="0" w:color="auto"/>
            <w:left w:val="none" w:sz="0" w:space="0" w:color="auto"/>
            <w:bottom w:val="none" w:sz="0" w:space="0" w:color="auto"/>
            <w:right w:val="none" w:sz="0" w:space="0" w:color="auto"/>
          </w:divBdr>
          <w:divsChild>
            <w:div w:id="1274510600">
              <w:marLeft w:val="0"/>
              <w:marRight w:val="0"/>
              <w:marTop w:val="0"/>
              <w:marBottom w:val="0"/>
              <w:divBdr>
                <w:top w:val="none" w:sz="0" w:space="0" w:color="auto"/>
                <w:left w:val="none" w:sz="0" w:space="0" w:color="auto"/>
                <w:bottom w:val="none" w:sz="0" w:space="0" w:color="auto"/>
                <w:right w:val="none" w:sz="0" w:space="0" w:color="auto"/>
              </w:divBdr>
              <w:divsChild>
                <w:div w:id="2241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97379">
          <w:marLeft w:val="0"/>
          <w:marRight w:val="0"/>
          <w:marTop w:val="750"/>
          <w:marBottom w:val="0"/>
          <w:divBdr>
            <w:top w:val="none" w:sz="0" w:space="0" w:color="auto"/>
            <w:left w:val="none" w:sz="0" w:space="0" w:color="auto"/>
            <w:bottom w:val="none" w:sz="0" w:space="0" w:color="auto"/>
            <w:right w:val="none" w:sz="0" w:space="0" w:color="auto"/>
          </w:divBdr>
          <w:divsChild>
            <w:div w:id="719208794">
              <w:marLeft w:val="0"/>
              <w:marRight w:val="0"/>
              <w:marTop w:val="0"/>
              <w:marBottom w:val="0"/>
              <w:divBdr>
                <w:top w:val="none" w:sz="0" w:space="0" w:color="auto"/>
                <w:left w:val="none" w:sz="0" w:space="0" w:color="auto"/>
                <w:bottom w:val="none" w:sz="0" w:space="0" w:color="auto"/>
                <w:right w:val="none" w:sz="0" w:space="0" w:color="auto"/>
              </w:divBdr>
              <w:divsChild>
                <w:div w:id="581840824">
                  <w:marLeft w:val="0"/>
                  <w:marRight w:val="0"/>
                  <w:marTop w:val="0"/>
                  <w:marBottom w:val="0"/>
                  <w:divBdr>
                    <w:top w:val="none" w:sz="0" w:space="0" w:color="auto"/>
                    <w:left w:val="none" w:sz="0" w:space="0" w:color="auto"/>
                    <w:bottom w:val="none" w:sz="0" w:space="0" w:color="auto"/>
                    <w:right w:val="none" w:sz="0" w:space="0" w:color="auto"/>
                  </w:divBdr>
                  <w:divsChild>
                    <w:div w:id="6867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03953">
      <w:bodyDiv w:val="1"/>
      <w:marLeft w:val="0"/>
      <w:marRight w:val="0"/>
      <w:marTop w:val="0"/>
      <w:marBottom w:val="0"/>
      <w:divBdr>
        <w:top w:val="none" w:sz="0" w:space="0" w:color="auto"/>
        <w:left w:val="none" w:sz="0" w:space="0" w:color="auto"/>
        <w:bottom w:val="none" w:sz="0" w:space="0" w:color="auto"/>
        <w:right w:val="none" w:sz="0" w:space="0" w:color="auto"/>
      </w:divBdr>
    </w:div>
    <w:div w:id="1820419526">
      <w:bodyDiv w:val="1"/>
      <w:marLeft w:val="0"/>
      <w:marRight w:val="0"/>
      <w:marTop w:val="0"/>
      <w:marBottom w:val="0"/>
      <w:divBdr>
        <w:top w:val="none" w:sz="0" w:space="0" w:color="auto"/>
        <w:left w:val="none" w:sz="0" w:space="0" w:color="auto"/>
        <w:bottom w:val="none" w:sz="0" w:space="0" w:color="auto"/>
        <w:right w:val="none" w:sz="0" w:space="0" w:color="auto"/>
      </w:divBdr>
      <w:divsChild>
        <w:div w:id="1828087993">
          <w:marLeft w:val="0"/>
          <w:marRight w:val="240"/>
          <w:marTop w:val="0"/>
          <w:marBottom w:val="0"/>
          <w:divBdr>
            <w:top w:val="none" w:sz="0" w:space="0" w:color="auto"/>
            <w:left w:val="none" w:sz="0" w:space="0" w:color="auto"/>
            <w:bottom w:val="none" w:sz="0" w:space="0" w:color="auto"/>
            <w:right w:val="none" w:sz="0" w:space="0" w:color="auto"/>
          </w:divBdr>
          <w:divsChild>
            <w:div w:id="96684267">
              <w:marLeft w:val="0"/>
              <w:marRight w:val="0"/>
              <w:marTop w:val="0"/>
              <w:marBottom w:val="0"/>
              <w:divBdr>
                <w:top w:val="none" w:sz="0" w:space="0" w:color="auto"/>
                <w:left w:val="none" w:sz="0" w:space="0" w:color="auto"/>
                <w:bottom w:val="none" w:sz="0" w:space="0" w:color="auto"/>
                <w:right w:val="none" w:sz="0" w:space="0" w:color="auto"/>
              </w:divBdr>
              <w:divsChild>
                <w:div w:id="13792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42012">
          <w:marLeft w:val="0"/>
          <w:marRight w:val="240"/>
          <w:marTop w:val="0"/>
          <w:marBottom w:val="0"/>
          <w:divBdr>
            <w:top w:val="none" w:sz="0" w:space="0" w:color="auto"/>
            <w:left w:val="none" w:sz="0" w:space="0" w:color="auto"/>
            <w:bottom w:val="none" w:sz="0" w:space="0" w:color="auto"/>
            <w:right w:val="none" w:sz="0" w:space="0" w:color="auto"/>
          </w:divBdr>
          <w:divsChild>
            <w:div w:id="1514758263">
              <w:marLeft w:val="0"/>
              <w:marRight w:val="0"/>
              <w:marTop w:val="0"/>
              <w:marBottom w:val="0"/>
              <w:divBdr>
                <w:top w:val="none" w:sz="0" w:space="0" w:color="auto"/>
                <w:left w:val="none" w:sz="0" w:space="0" w:color="auto"/>
                <w:bottom w:val="none" w:sz="0" w:space="0" w:color="auto"/>
                <w:right w:val="none" w:sz="0" w:space="0" w:color="auto"/>
              </w:divBdr>
              <w:divsChild>
                <w:div w:id="9016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3423">
          <w:marLeft w:val="0"/>
          <w:marRight w:val="0"/>
          <w:marTop w:val="750"/>
          <w:marBottom w:val="0"/>
          <w:divBdr>
            <w:top w:val="none" w:sz="0" w:space="0" w:color="auto"/>
            <w:left w:val="none" w:sz="0" w:space="0" w:color="auto"/>
            <w:bottom w:val="none" w:sz="0" w:space="0" w:color="auto"/>
            <w:right w:val="none" w:sz="0" w:space="0" w:color="auto"/>
          </w:divBdr>
          <w:divsChild>
            <w:div w:id="1223518189">
              <w:marLeft w:val="0"/>
              <w:marRight w:val="0"/>
              <w:marTop w:val="0"/>
              <w:marBottom w:val="0"/>
              <w:divBdr>
                <w:top w:val="none" w:sz="0" w:space="0" w:color="auto"/>
                <w:left w:val="none" w:sz="0" w:space="0" w:color="auto"/>
                <w:bottom w:val="none" w:sz="0" w:space="0" w:color="auto"/>
                <w:right w:val="none" w:sz="0" w:space="0" w:color="auto"/>
              </w:divBdr>
              <w:divsChild>
                <w:div w:id="444077353">
                  <w:marLeft w:val="0"/>
                  <w:marRight w:val="0"/>
                  <w:marTop w:val="0"/>
                  <w:marBottom w:val="0"/>
                  <w:divBdr>
                    <w:top w:val="none" w:sz="0" w:space="0" w:color="auto"/>
                    <w:left w:val="none" w:sz="0" w:space="0" w:color="auto"/>
                    <w:bottom w:val="none" w:sz="0" w:space="0" w:color="auto"/>
                    <w:right w:val="none" w:sz="0" w:space="0" w:color="auto"/>
                  </w:divBdr>
                  <w:divsChild>
                    <w:div w:id="12122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969168">
      <w:bodyDiv w:val="1"/>
      <w:marLeft w:val="0"/>
      <w:marRight w:val="0"/>
      <w:marTop w:val="0"/>
      <w:marBottom w:val="0"/>
      <w:divBdr>
        <w:top w:val="none" w:sz="0" w:space="0" w:color="auto"/>
        <w:left w:val="none" w:sz="0" w:space="0" w:color="auto"/>
        <w:bottom w:val="none" w:sz="0" w:space="0" w:color="auto"/>
        <w:right w:val="none" w:sz="0" w:space="0" w:color="auto"/>
      </w:divBdr>
      <w:divsChild>
        <w:div w:id="1214001091">
          <w:marLeft w:val="240"/>
          <w:marRight w:val="0"/>
          <w:marTop w:val="240"/>
          <w:marBottom w:val="240"/>
          <w:divBdr>
            <w:top w:val="none" w:sz="0" w:space="0" w:color="auto"/>
            <w:left w:val="none" w:sz="0" w:space="0" w:color="auto"/>
            <w:bottom w:val="none" w:sz="0" w:space="0" w:color="auto"/>
            <w:right w:val="none" w:sz="0" w:space="0" w:color="auto"/>
          </w:divBdr>
        </w:div>
      </w:divsChild>
    </w:div>
    <w:div w:id="1832676202">
      <w:bodyDiv w:val="1"/>
      <w:marLeft w:val="0"/>
      <w:marRight w:val="0"/>
      <w:marTop w:val="0"/>
      <w:marBottom w:val="0"/>
      <w:divBdr>
        <w:top w:val="none" w:sz="0" w:space="0" w:color="auto"/>
        <w:left w:val="none" w:sz="0" w:space="0" w:color="auto"/>
        <w:bottom w:val="none" w:sz="0" w:space="0" w:color="auto"/>
        <w:right w:val="none" w:sz="0" w:space="0" w:color="auto"/>
      </w:divBdr>
      <w:divsChild>
        <w:div w:id="1888101055">
          <w:marLeft w:val="0"/>
          <w:marRight w:val="240"/>
          <w:marTop w:val="0"/>
          <w:marBottom w:val="0"/>
          <w:divBdr>
            <w:top w:val="none" w:sz="0" w:space="0" w:color="auto"/>
            <w:left w:val="none" w:sz="0" w:space="0" w:color="auto"/>
            <w:bottom w:val="none" w:sz="0" w:space="0" w:color="auto"/>
            <w:right w:val="none" w:sz="0" w:space="0" w:color="auto"/>
          </w:divBdr>
          <w:divsChild>
            <w:div w:id="445925424">
              <w:marLeft w:val="0"/>
              <w:marRight w:val="0"/>
              <w:marTop w:val="0"/>
              <w:marBottom w:val="0"/>
              <w:divBdr>
                <w:top w:val="none" w:sz="0" w:space="0" w:color="auto"/>
                <w:left w:val="none" w:sz="0" w:space="0" w:color="auto"/>
                <w:bottom w:val="none" w:sz="0" w:space="0" w:color="auto"/>
                <w:right w:val="none" w:sz="0" w:space="0" w:color="auto"/>
              </w:divBdr>
              <w:divsChild>
                <w:div w:id="5435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3058">
          <w:marLeft w:val="0"/>
          <w:marRight w:val="240"/>
          <w:marTop w:val="0"/>
          <w:marBottom w:val="0"/>
          <w:divBdr>
            <w:top w:val="none" w:sz="0" w:space="0" w:color="auto"/>
            <w:left w:val="none" w:sz="0" w:space="0" w:color="auto"/>
            <w:bottom w:val="none" w:sz="0" w:space="0" w:color="auto"/>
            <w:right w:val="none" w:sz="0" w:space="0" w:color="auto"/>
          </w:divBdr>
          <w:divsChild>
            <w:div w:id="1456024145">
              <w:marLeft w:val="0"/>
              <w:marRight w:val="0"/>
              <w:marTop w:val="0"/>
              <w:marBottom w:val="0"/>
              <w:divBdr>
                <w:top w:val="none" w:sz="0" w:space="0" w:color="auto"/>
                <w:left w:val="none" w:sz="0" w:space="0" w:color="auto"/>
                <w:bottom w:val="none" w:sz="0" w:space="0" w:color="auto"/>
                <w:right w:val="none" w:sz="0" w:space="0" w:color="auto"/>
              </w:divBdr>
              <w:divsChild>
                <w:div w:id="4871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84155">
          <w:marLeft w:val="0"/>
          <w:marRight w:val="0"/>
          <w:marTop w:val="750"/>
          <w:marBottom w:val="0"/>
          <w:divBdr>
            <w:top w:val="none" w:sz="0" w:space="0" w:color="auto"/>
            <w:left w:val="none" w:sz="0" w:space="0" w:color="auto"/>
            <w:bottom w:val="none" w:sz="0" w:space="0" w:color="auto"/>
            <w:right w:val="none" w:sz="0" w:space="0" w:color="auto"/>
          </w:divBdr>
          <w:divsChild>
            <w:div w:id="171992391">
              <w:marLeft w:val="0"/>
              <w:marRight w:val="0"/>
              <w:marTop w:val="0"/>
              <w:marBottom w:val="0"/>
              <w:divBdr>
                <w:top w:val="none" w:sz="0" w:space="0" w:color="auto"/>
                <w:left w:val="none" w:sz="0" w:space="0" w:color="auto"/>
                <w:bottom w:val="none" w:sz="0" w:space="0" w:color="auto"/>
                <w:right w:val="none" w:sz="0" w:space="0" w:color="auto"/>
              </w:divBdr>
              <w:divsChild>
                <w:div w:id="766191902">
                  <w:marLeft w:val="0"/>
                  <w:marRight w:val="0"/>
                  <w:marTop w:val="0"/>
                  <w:marBottom w:val="0"/>
                  <w:divBdr>
                    <w:top w:val="none" w:sz="0" w:space="0" w:color="auto"/>
                    <w:left w:val="none" w:sz="0" w:space="0" w:color="auto"/>
                    <w:bottom w:val="none" w:sz="0" w:space="0" w:color="auto"/>
                    <w:right w:val="none" w:sz="0" w:space="0" w:color="auto"/>
                  </w:divBdr>
                  <w:divsChild>
                    <w:div w:id="2146578917">
                      <w:marLeft w:val="0"/>
                      <w:marRight w:val="0"/>
                      <w:marTop w:val="0"/>
                      <w:marBottom w:val="0"/>
                      <w:divBdr>
                        <w:top w:val="none" w:sz="0" w:space="0" w:color="auto"/>
                        <w:left w:val="none" w:sz="0" w:space="0" w:color="auto"/>
                        <w:bottom w:val="none" w:sz="0" w:space="0" w:color="auto"/>
                        <w:right w:val="none" w:sz="0" w:space="0" w:color="auto"/>
                      </w:divBdr>
                      <w:divsChild>
                        <w:div w:id="1421669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37573221">
      <w:bodyDiv w:val="1"/>
      <w:marLeft w:val="0"/>
      <w:marRight w:val="0"/>
      <w:marTop w:val="0"/>
      <w:marBottom w:val="0"/>
      <w:divBdr>
        <w:top w:val="none" w:sz="0" w:space="0" w:color="auto"/>
        <w:left w:val="none" w:sz="0" w:space="0" w:color="auto"/>
        <w:bottom w:val="none" w:sz="0" w:space="0" w:color="auto"/>
        <w:right w:val="none" w:sz="0" w:space="0" w:color="auto"/>
      </w:divBdr>
    </w:div>
    <w:div w:id="1841195510">
      <w:bodyDiv w:val="1"/>
      <w:marLeft w:val="0"/>
      <w:marRight w:val="0"/>
      <w:marTop w:val="0"/>
      <w:marBottom w:val="0"/>
      <w:divBdr>
        <w:top w:val="none" w:sz="0" w:space="0" w:color="auto"/>
        <w:left w:val="none" w:sz="0" w:space="0" w:color="auto"/>
        <w:bottom w:val="none" w:sz="0" w:space="0" w:color="auto"/>
        <w:right w:val="none" w:sz="0" w:space="0" w:color="auto"/>
      </w:divBdr>
    </w:div>
    <w:div w:id="1841386455">
      <w:bodyDiv w:val="1"/>
      <w:marLeft w:val="0"/>
      <w:marRight w:val="0"/>
      <w:marTop w:val="0"/>
      <w:marBottom w:val="0"/>
      <w:divBdr>
        <w:top w:val="none" w:sz="0" w:space="0" w:color="auto"/>
        <w:left w:val="none" w:sz="0" w:space="0" w:color="auto"/>
        <w:bottom w:val="none" w:sz="0" w:space="0" w:color="auto"/>
        <w:right w:val="none" w:sz="0" w:space="0" w:color="auto"/>
      </w:divBdr>
      <w:divsChild>
        <w:div w:id="873463946">
          <w:marLeft w:val="0"/>
          <w:marRight w:val="240"/>
          <w:marTop w:val="0"/>
          <w:marBottom w:val="0"/>
          <w:divBdr>
            <w:top w:val="none" w:sz="0" w:space="0" w:color="auto"/>
            <w:left w:val="none" w:sz="0" w:space="0" w:color="auto"/>
            <w:bottom w:val="none" w:sz="0" w:space="0" w:color="auto"/>
            <w:right w:val="none" w:sz="0" w:space="0" w:color="auto"/>
          </w:divBdr>
          <w:divsChild>
            <w:div w:id="784080339">
              <w:marLeft w:val="0"/>
              <w:marRight w:val="0"/>
              <w:marTop w:val="0"/>
              <w:marBottom w:val="0"/>
              <w:divBdr>
                <w:top w:val="none" w:sz="0" w:space="0" w:color="auto"/>
                <w:left w:val="none" w:sz="0" w:space="0" w:color="auto"/>
                <w:bottom w:val="none" w:sz="0" w:space="0" w:color="auto"/>
                <w:right w:val="none" w:sz="0" w:space="0" w:color="auto"/>
              </w:divBdr>
              <w:divsChild>
                <w:div w:id="19394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56596">
          <w:marLeft w:val="0"/>
          <w:marRight w:val="240"/>
          <w:marTop w:val="0"/>
          <w:marBottom w:val="0"/>
          <w:divBdr>
            <w:top w:val="none" w:sz="0" w:space="0" w:color="auto"/>
            <w:left w:val="none" w:sz="0" w:space="0" w:color="auto"/>
            <w:bottom w:val="none" w:sz="0" w:space="0" w:color="auto"/>
            <w:right w:val="none" w:sz="0" w:space="0" w:color="auto"/>
          </w:divBdr>
          <w:divsChild>
            <w:div w:id="677658304">
              <w:marLeft w:val="0"/>
              <w:marRight w:val="0"/>
              <w:marTop w:val="0"/>
              <w:marBottom w:val="0"/>
              <w:divBdr>
                <w:top w:val="none" w:sz="0" w:space="0" w:color="auto"/>
                <w:left w:val="none" w:sz="0" w:space="0" w:color="auto"/>
                <w:bottom w:val="none" w:sz="0" w:space="0" w:color="auto"/>
                <w:right w:val="none" w:sz="0" w:space="0" w:color="auto"/>
              </w:divBdr>
              <w:divsChild>
                <w:div w:id="116223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5435">
          <w:marLeft w:val="0"/>
          <w:marRight w:val="0"/>
          <w:marTop w:val="750"/>
          <w:marBottom w:val="0"/>
          <w:divBdr>
            <w:top w:val="none" w:sz="0" w:space="0" w:color="auto"/>
            <w:left w:val="none" w:sz="0" w:space="0" w:color="auto"/>
            <w:bottom w:val="none" w:sz="0" w:space="0" w:color="auto"/>
            <w:right w:val="none" w:sz="0" w:space="0" w:color="auto"/>
          </w:divBdr>
          <w:divsChild>
            <w:div w:id="1475834010">
              <w:marLeft w:val="0"/>
              <w:marRight w:val="0"/>
              <w:marTop w:val="0"/>
              <w:marBottom w:val="0"/>
              <w:divBdr>
                <w:top w:val="none" w:sz="0" w:space="0" w:color="auto"/>
                <w:left w:val="none" w:sz="0" w:space="0" w:color="auto"/>
                <w:bottom w:val="none" w:sz="0" w:space="0" w:color="auto"/>
                <w:right w:val="none" w:sz="0" w:space="0" w:color="auto"/>
              </w:divBdr>
              <w:divsChild>
                <w:div w:id="825632212">
                  <w:marLeft w:val="0"/>
                  <w:marRight w:val="0"/>
                  <w:marTop w:val="0"/>
                  <w:marBottom w:val="0"/>
                  <w:divBdr>
                    <w:top w:val="none" w:sz="0" w:space="0" w:color="auto"/>
                    <w:left w:val="none" w:sz="0" w:space="0" w:color="auto"/>
                    <w:bottom w:val="none" w:sz="0" w:space="0" w:color="auto"/>
                    <w:right w:val="none" w:sz="0" w:space="0" w:color="auto"/>
                  </w:divBdr>
                  <w:divsChild>
                    <w:div w:id="1912814420">
                      <w:marLeft w:val="0"/>
                      <w:marRight w:val="0"/>
                      <w:marTop w:val="0"/>
                      <w:marBottom w:val="0"/>
                      <w:divBdr>
                        <w:top w:val="none" w:sz="0" w:space="0" w:color="auto"/>
                        <w:left w:val="none" w:sz="0" w:space="0" w:color="auto"/>
                        <w:bottom w:val="none" w:sz="0" w:space="0" w:color="auto"/>
                        <w:right w:val="none" w:sz="0" w:space="0" w:color="auto"/>
                      </w:divBdr>
                      <w:divsChild>
                        <w:div w:id="84817610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42162784">
      <w:bodyDiv w:val="1"/>
      <w:marLeft w:val="0"/>
      <w:marRight w:val="0"/>
      <w:marTop w:val="0"/>
      <w:marBottom w:val="0"/>
      <w:divBdr>
        <w:top w:val="none" w:sz="0" w:space="0" w:color="auto"/>
        <w:left w:val="none" w:sz="0" w:space="0" w:color="auto"/>
        <w:bottom w:val="none" w:sz="0" w:space="0" w:color="auto"/>
        <w:right w:val="none" w:sz="0" w:space="0" w:color="auto"/>
      </w:divBdr>
    </w:div>
    <w:div w:id="1845590658">
      <w:bodyDiv w:val="1"/>
      <w:marLeft w:val="0"/>
      <w:marRight w:val="0"/>
      <w:marTop w:val="0"/>
      <w:marBottom w:val="0"/>
      <w:divBdr>
        <w:top w:val="none" w:sz="0" w:space="0" w:color="auto"/>
        <w:left w:val="none" w:sz="0" w:space="0" w:color="auto"/>
        <w:bottom w:val="none" w:sz="0" w:space="0" w:color="auto"/>
        <w:right w:val="none" w:sz="0" w:space="0" w:color="auto"/>
      </w:divBdr>
      <w:divsChild>
        <w:div w:id="789671413">
          <w:marLeft w:val="240"/>
          <w:marRight w:val="0"/>
          <w:marTop w:val="240"/>
          <w:marBottom w:val="240"/>
          <w:divBdr>
            <w:top w:val="none" w:sz="0" w:space="0" w:color="auto"/>
            <w:left w:val="none" w:sz="0" w:space="0" w:color="auto"/>
            <w:bottom w:val="none" w:sz="0" w:space="0" w:color="auto"/>
            <w:right w:val="none" w:sz="0" w:space="0" w:color="auto"/>
          </w:divBdr>
        </w:div>
      </w:divsChild>
    </w:div>
    <w:div w:id="1845821657">
      <w:bodyDiv w:val="1"/>
      <w:marLeft w:val="0"/>
      <w:marRight w:val="0"/>
      <w:marTop w:val="0"/>
      <w:marBottom w:val="0"/>
      <w:divBdr>
        <w:top w:val="none" w:sz="0" w:space="0" w:color="auto"/>
        <w:left w:val="none" w:sz="0" w:space="0" w:color="auto"/>
        <w:bottom w:val="none" w:sz="0" w:space="0" w:color="auto"/>
        <w:right w:val="none" w:sz="0" w:space="0" w:color="auto"/>
      </w:divBdr>
      <w:divsChild>
        <w:div w:id="891771628">
          <w:marLeft w:val="0"/>
          <w:marRight w:val="240"/>
          <w:marTop w:val="0"/>
          <w:marBottom w:val="0"/>
          <w:divBdr>
            <w:top w:val="none" w:sz="0" w:space="0" w:color="auto"/>
            <w:left w:val="none" w:sz="0" w:space="0" w:color="auto"/>
            <w:bottom w:val="none" w:sz="0" w:space="0" w:color="auto"/>
            <w:right w:val="none" w:sz="0" w:space="0" w:color="auto"/>
          </w:divBdr>
          <w:divsChild>
            <w:div w:id="931469932">
              <w:marLeft w:val="0"/>
              <w:marRight w:val="0"/>
              <w:marTop w:val="0"/>
              <w:marBottom w:val="0"/>
              <w:divBdr>
                <w:top w:val="none" w:sz="0" w:space="0" w:color="auto"/>
                <w:left w:val="none" w:sz="0" w:space="0" w:color="auto"/>
                <w:bottom w:val="none" w:sz="0" w:space="0" w:color="auto"/>
                <w:right w:val="none" w:sz="0" w:space="0" w:color="auto"/>
              </w:divBdr>
              <w:divsChild>
                <w:div w:id="7870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5644">
          <w:marLeft w:val="0"/>
          <w:marRight w:val="240"/>
          <w:marTop w:val="0"/>
          <w:marBottom w:val="0"/>
          <w:divBdr>
            <w:top w:val="none" w:sz="0" w:space="0" w:color="auto"/>
            <w:left w:val="none" w:sz="0" w:space="0" w:color="auto"/>
            <w:bottom w:val="none" w:sz="0" w:space="0" w:color="auto"/>
            <w:right w:val="none" w:sz="0" w:space="0" w:color="auto"/>
          </w:divBdr>
          <w:divsChild>
            <w:div w:id="1111168560">
              <w:marLeft w:val="0"/>
              <w:marRight w:val="0"/>
              <w:marTop w:val="0"/>
              <w:marBottom w:val="0"/>
              <w:divBdr>
                <w:top w:val="none" w:sz="0" w:space="0" w:color="auto"/>
                <w:left w:val="none" w:sz="0" w:space="0" w:color="auto"/>
                <w:bottom w:val="none" w:sz="0" w:space="0" w:color="auto"/>
                <w:right w:val="none" w:sz="0" w:space="0" w:color="auto"/>
              </w:divBdr>
              <w:divsChild>
                <w:div w:id="7429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0114">
          <w:marLeft w:val="0"/>
          <w:marRight w:val="0"/>
          <w:marTop w:val="750"/>
          <w:marBottom w:val="0"/>
          <w:divBdr>
            <w:top w:val="none" w:sz="0" w:space="0" w:color="auto"/>
            <w:left w:val="none" w:sz="0" w:space="0" w:color="auto"/>
            <w:bottom w:val="none" w:sz="0" w:space="0" w:color="auto"/>
            <w:right w:val="none" w:sz="0" w:space="0" w:color="auto"/>
          </w:divBdr>
          <w:divsChild>
            <w:div w:id="2121756787">
              <w:marLeft w:val="0"/>
              <w:marRight w:val="0"/>
              <w:marTop w:val="0"/>
              <w:marBottom w:val="0"/>
              <w:divBdr>
                <w:top w:val="none" w:sz="0" w:space="0" w:color="auto"/>
                <w:left w:val="none" w:sz="0" w:space="0" w:color="auto"/>
                <w:bottom w:val="none" w:sz="0" w:space="0" w:color="auto"/>
                <w:right w:val="none" w:sz="0" w:space="0" w:color="auto"/>
              </w:divBdr>
              <w:divsChild>
                <w:div w:id="17865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865944">
      <w:bodyDiv w:val="1"/>
      <w:marLeft w:val="0"/>
      <w:marRight w:val="0"/>
      <w:marTop w:val="0"/>
      <w:marBottom w:val="0"/>
      <w:divBdr>
        <w:top w:val="none" w:sz="0" w:space="0" w:color="auto"/>
        <w:left w:val="none" w:sz="0" w:space="0" w:color="auto"/>
        <w:bottom w:val="none" w:sz="0" w:space="0" w:color="auto"/>
        <w:right w:val="none" w:sz="0" w:space="0" w:color="auto"/>
      </w:divBdr>
    </w:div>
    <w:div w:id="1848209036">
      <w:bodyDiv w:val="1"/>
      <w:marLeft w:val="0"/>
      <w:marRight w:val="0"/>
      <w:marTop w:val="0"/>
      <w:marBottom w:val="0"/>
      <w:divBdr>
        <w:top w:val="none" w:sz="0" w:space="0" w:color="auto"/>
        <w:left w:val="none" w:sz="0" w:space="0" w:color="auto"/>
        <w:bottom w:val="none" w:sz="0" w:space="0" w:color="auto"/>
        <w:right w:val="none" w:sz="0" w:space="0" w:color="auto"/>
      </w:divBdr>
    </w:div>
    <w:div w:id="1855680344">
      <w:bodyDiv w:val="1"/>
      <w:marLeft w:val="0"/>
      <w:marRight w:val="0"/>
      <w:marTop w:val="0"/>
      <w:marBottom w:val="0"/>
      <w:divBdr>
        <w:top w:val="none" w:sz="0" w:space="0" w:color="auto"/>
        <w:left w:val="none" w:sz="0" w:space="0" w:color="auto"/>
        <w:bottom w:val="none" w:sz="0" w:space="0" w:color="auto"/>
        <w:right w:val="none" w:sz="0" w:space="0" w:color="auto"/>
      </w:divBdr>
      <w:divsChild>
        <w:div w:id="1106854231">
          <w:marLeft w:val="0"/>
          <w:marRight w:val="240"/>
          <w:marTop w:val="0"/>
          <w:marBottom w:val="0"/>
          <w:divBdr>
            <w:top w:val="none" w:sz="0" w:space="0" w:color="auto"/>
            <w:left w:val="none" w:sz="0" w:space="0" w:color="auto"/>
            <w:bottom w:val="none" w:sz="0" w:space="0" w:color="auto"/>
            <w:right w:val="none" w:sz="0" w:space="0" w:color="auto"/>
          </w:divBdr>
          <w:divsChild>
            <w:div w:id="505050625">
              <w:marLeft w:val="0"/>
              <w:marRight w:val="0"/>
              <w:marTop w:val="0"/>
              <w:marBottom w:val="0"/>
              <w:divBdr>
                <w:top w:val="none" w:sz="0" w:space="0" w:color="auto"/>
                <w:left w:val="none" w:sz="0" w:space="0" w:color="auto"/>
                <w:bottom w:val="none" w:sz="0" w:space="0" w:color="auto"/>
                <w:right w:val="none" w:sz="0" w:space="0" w:color="auto"/>
              </w:divBdr>
              <w:divsChild>
                <w:div w:id="9340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63989">
          <w:marLeft w:val="0"/>
          <w:marRight w:val="240"/>
          <w:marTop w:val="0"/>
          <w:marBottom w:val="0"/>
          <w:divBdr>
            <w:top w:val="none" w:sz="0" w:space="0" w:color="auto"/>
            <w:left w:val="none" w:sz="0" w:space="0" w:color="auto"/>
            <w:bottom w:val="none" w:sz="0" w:space="0" w:color="auto"/>
            <w:right w:val="none" w:sz="0" w:space="0" w:color="auto"/>
          </w:divBdr>
          <w:divsChild>
            <w:div w:id="1805194305">
              <w:marLeft w:val="0"/>
              <w:marRight w:val="0"/>
              <w:marTop w:val="0"/>
              <w:marBottom w:val="0"/>
              <w:divBdr>
                <w:top w:val="none" w:sz="0" w:space="0" w:color="auto"/>
                <w:left w:val="none" w:sz="0" w:space="0" w:color="auto"/>
                <w:bottom w:val="none" w:sz="0" w:space="0" w:color="auto"/>
                <w:right w:val="none" w:sz="0" w:space="0" w:color="auto"/>
              </w:divBdr>
              <w:divsChild>
                <w:div w:id="10536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6972">
          <w:marLeft w:val="0"/>
          <w:marRight w:val="0"/>
          <w:marTop w:val="750"/>
          <w:marBottom w:val="0"/>
          <w:divBdr>
            <w:top w:val="none" w:sz="0" w:space="0" w:color="auto"/>
            <w:left w:val="none" w:sz="0" w:space="0" w:color="auto"/>
            <w:bottom w:val="none" w:sz="0" w:space="0" w:color="auto"/>
            <w:right w:val="none" w:sz="0" w:space="0" w:color="auto"/>
          </w:divBdr>
          <w:divsChild>
            <w:div w:id="143398742">
              <w:marLeft w:val="0"/>
              <w:marRight w:val="0"/>
              <w:marTop w:val="0"/>
              <w:marBottom w:val="0"/>
              <w:divBdr>
                <w:top w:val="none" w:sz="0" w:space="0" w:color="auto"/>
                <w:left w:val="none" w:sz="0" w:space="0" w:color="auto"/>
                <w:bottom w:val="none" w:sz="0" w:space="0" w:color="auto"/>
                <w:right w:val="none" w:sz="0" w:space="0" w:color="auto"/>
              </w:divBdr>
              <w:divsChild>
                <w:div w:id="1627857759">
                  <w:marLeft w:val="0"/>
                  <w:marRight w:val="0"/>
                  <w:marTop w:val="0"/>
                  <w:marBottom w:val="0"/>
                  <w:divBdr>
                    <w:top w:val="none" w:sz="0" w:space="0" w:color="auto"/>
                    <w:left w:val="none" w:sz="0" w:space="0" w:color="auto"/>
                    <w:bottom w:val="none" w:sz="0" w:space="0" w:color="auto"/>
                    <w:right w:val="none" w:sz="0" w:space="0" w:color="auto"/>
                  </w:divBdr>
                  <w:divsChild>
                    <w:div w:id="12415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728154">
      <w:bodyDiv w:val="1"/>
      <w:marLeft w:val="0"/>
      <w:marRight w:val="0"/>
      <w:marTop w:val="0"/>
      <w:marBottom w:val="0"/>
      <w:divBdr>
        <w:top w:val="none" w:sz="0" w:space="0" w:color="auto"/>
        <w:left w:val="none" w:sz="0" w:space="0" w:color="auto"/>
        <w:bottom w:val="none" w:sz="0" w:space="0" w:color="auto"/>
        <w:right w:val="none" w:sz="0" w:space="0" w:color="auto"/>
      </w:divBdr>
    </w:div>
    <w:div w:id="1856728995">
      <w:bodyDiv w:val="1"/>
      <w:marLeft w:val="0"/>
      <w:marRight w:val="0"/>
      <w:marTop w:val="0"/>
      <w:marBottom w:val="0"/>
      <w:divBdr>
        <w:top w:val="none" w:sz="0" w:space="0" w:color="auto"/>
        <w:left w:val="none" w:sz="0" w:space="0" w:color="auto"/>
        <w:bottom w:val="none" w:sz="0" w:space="0" w:color="auto"/>
        <w:right w:val="none" w:sz="0" w:space="0" w:color="auto"/>
      </w:divBdr>
      <w:divsChild>
        <w:div w:id="1054428357">
          <w:marLeft w:val="0"/>
          <w:marRight w:val="240"/>
          <w:marTop w:val="0"/>
          <w:marBottom w:val="0"/>
          <w:divBdr>
            <w:top w:val="none" w:sz="0" w:space="0" w:color="auto"/>
            <w:left w:val="none" w:sz="0" w:space="0" w:color="auto"/>
            <w:bottom w:val="none" w:sz="0" w:space="0" w:color="auto"/>
            <w:right w:val="none" w:sz="0" w:space="0" w:color="auto"/>
          </w:divBdr>
          <w:divsChild>
            <w:div w:id="1482575455">
              <w:marLeft w:val="0"/>
              <w:marRight w:val="0"/>
              <w:marTop w:val="0"/>
              <w:marBottom w:val="0"/>
              <w:divBdr>
                <w:top w:val="none" w:sz="0" w:space="0" w:color="auto"/>
                <w:left w:val="none" w:sz="0" w:space="0" w:color="auto"/>
                <w:bottom w:val="none" w:sz="0" w:space="0" w:color="auto"/>
                <w:right w:val="none" w:sz="0" w:space="0" w:color="auto"/>
              </w:divBdr>
              <w:divsChild>
                <w:div w:id="884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2793">
          <w:marLeft w:val="0"/>
          <w:marRight w:val="240"/>
          <w:marTop w:val="0"/>
          <w:marBottom w:val="0"/>
          <w:divBdr>
            <w:top w:val="none" w:sz="0" w:space="0" w:color="auto"/>
            <w:left w:val="none" w:sz="0" w:space="0" w:color="auto"/>
            <w:bottom w:val="none" w:sz="0" w:space="0" w:color="auto"/>
            <w:right w:val="none" w:sz="0" w:space="0" w:color="auto"/>
          </w:divBdr>
          <w:divsChild>
            <w:div w:id="239946779">
              <w:marLeft w:val="0"/>
              <w:marRight w:val="0"/>
              <w:marTop w:val="0"/>
              <w:marBottom w:val="0"/>
              <w:divBdr>
                <w:top w:val="none" w:sz="0" w:space="0" w:color="auto"/>
                <w:left w:val="none" w:sz="0" w:space="0" w:color="auto"/>
                <w:bottom w:val="none" w:sz="0" w:space="0" w:color="auto"/>
                <w:right w:val="none" w:sz="0" w:space="0" w:color="auto"/>
              </w:divBdr>
              <w:divsChild>
                <w:div w:id="8297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86009">
          <w:marLeft w:val="0"/>
          <w:marRight w:val="0"/>
          <w:marTop w:val="750"/>
          <w:marBottom w:val="0"/>
          <w:divBdr>
            <w:top w:val="none" w:sz="0" w:space="0" w:color="auto"/>
            <w:left w:val="none" w:sz="0" w:space="0" w:color="auto"/>
            <w:bottom w:val="none" w:sz="0" w:space="0" w:color="auto"/>
            <w:right w:val="none" w:sz="0" w:space="0" w:color="auto"/>
          </w:divBdr>
          <w:divsChild>
            <w:div w:id="820460072">
              <w:marLeft w:val="0"/>
              <w:marRight w:val="0"/>
              <w:marTop w:val="0"/>
              <w:marBottom w:val="0"/>
              <w:divBdr>
                <w:top w:val="none" w:sz="0" w:space="0" w:color="auto"/>
                <w:left w:val="none" w:sz="0" w:space="0" w:color="auto"/>
                <w:bottom w:val="none" w:sz="0" w:space="0" w:color="auto"/>
                <w:right w:val="none" w:sz="0" w:space="0" w:color="auto"/>
              </w:divBdr>
              <w:divsChild>
                <w:div w:id="633218569">
                  <w:marLeft w:val="0"/>
                  <w:marRight w:val="0"/>
                  <w:marTop w:val="0"/>
                  <w:marBottom w:val="0"/>
                  <w:divBdr>
                    <w:top w:val="none" w:sz="0" w:space="0" w:color="auto"/>
                    <w:left w:val="none" w:sz="0" w:space="0" w:color="auto"/>
                    <w:bottom w:val="none" w:sz="0" w:space="0" w:color="auto"/>
                    <w:right w:val="none" w:sz="0" w:space="0" w:color="auto"/>
                  </w:divBdr>
                  <w:divsChild>
                    <w:div w:id="631442350">
                      <w:marLeft w:val="0"/>
                      <w:marRight w:val="0"/>
                      <w:marTop w:val="0"/>
                      <w:marBottom w:val="0"/>
                      <w:divBdr>
                        <w:top w:val="none" w:sz="0" w:space="0" w:color="auto"/>
                        <w:left w:val="none" w:sz="0" w:space="0" w:color="auto"/>
                        <w:bottom w:val="none" w:sz="0" w:space="0" w:color="auto"/>
                        <w:right w:val="none" w:sz="0" w:space="0" w:color="auto"/>
                      </w:divBdr>
                      <w:divsChild>
                        <w:div w:id="31569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082649">
      <w:bodyDiv w:val="1"/>
      <w:marLeft w:val="0"/>
      <w:marRight w:val="0"/>
      <w:marTop w:val="0"/>
      <w:marBottom w:val="0"/>
      <w:divBdr>
        <w:top w:val="none" w:sz="0" w:space="0" w:color="auto"/>
        <w:left w:val="none" w:sz="0" w:space="0" w:color="auto"/>
        <w:bottom w:val="none" w:sz="0" w:space="0" w:color="auto"/>
        <w:right w:val="none" w:sz="0" w:space="0" w:color="auto"/>
      </w:divBdr>
      <w:divsChild>
        <w:div w:id="888765009">
          <w:marLeft w:val="0"/>
          <w:marRight w:val="240"/>
          <w:marTop w:val="0"/>
          <w:marBottom w:val="0"/>
          <w:divBdr>
            <w:top w:val="none" w:sz="0" w:space="0" w:color="auto"/>
            <w:left w:val="none" w:sz="0" w:space="0" w:color="auto"/>
            <w:bottom w:val="none" w:sz="0" w:space="0" w:color="auto"/>
            <w:right w:val="none" w:sz="0" w:space="0" w:color="auto"/>
          </w:divBdr>
          <w:divsChild>
            <w:div w:id="881593583">
              <w:marLeft w:val="0"/>
              <w:marRight w:val="0"/>
              <w:marTop w:val="0"/>
              <w:marBottom w:val="0"/>
              <w:divBdr>
                <w:top w:val="none" w:sz="0" w:space="0" w:color="auto"/>
                <w:left w:val="none" w:sz="0" w:space="0" w:color="auto"/>
                <w:bottom w:val="none" w:sz="0" w:space="0" w:color="auto"/>
                <w:right w:val="none" w:sz="0" w:space="0" w:color="auto"/>
              </w:divBdr>
              <w:divsChild>
                <w:div w:id="11463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8862">
          <w:marLeft w:val="0"/>
          <w:marRight w:val="240"/>
          <w:marTop w:val="0"/>
          <w:marBottom w:val="0"/>
          <w:divBdr>
            <w:top w:val="none" w:sz="0" w:space="0" w:color="auto"/>
            <w:left w:val="none" w:sz="0" w:space="0" w:color="auto"/>
            <w:bottom w:val="none" w:sz="0" w:space="0" w:color="auto"/>
            <w:right w:val="none" w:sz="0" w:space="0" w:color="auto"/>
          </w:divBdr>
          <w:divsChild>
            <w:div w:id="977804330">
              <w:marLeft w:val="0"/>
              <w:marRight w:val="0"/>
              <w:marTop w:val="0"/>
              <w:marBottom w:val="0"/>
              <w:divBdr>
                <w:top w:val="none" w:sz="0" w:space="0" w:color="auto"/>
                <w:left w:val="none" w:sz="0" w:space="0" w:color="auto"/>
                <w:bottom w:val="none" w:sz="0" w:space="0" w:color="auto"/>
                <w:right w:val="none" w:sz="0" w:space="0" w:color="auto"/>
              </w:divBdr>
              <w:divsChild>
                <w:div w:id="6967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2048">
          <w:marLeft w:val="0"/>
          <w:marRight w:val="0"/>
          <w:marTop w:val="750"/>
          <w:marBottom w:val="0"/>
          <w:divBdr>
            <w:top w:val="none" w:sz="0" w:space="0" w:color="auto"/>
            <w:left w:val="none" w:sz="0" w:space="0" w:color="auto"/>
            <w:bottom w:val="none" w:sz="0" w:space="0" w:color="auto"/>
            <w:right w:val="none" w:sz="0" w:space="0" w:color="auto"/>
          </w:divBdr>
          <w:divsChild>
            <w:div w:id="1294402844">
              <w:marLeft w:val="0"/>
              <w:marRight w:val="0"/>
              <w:marTop w:val="0"/>
              <w:marBottom w:val="0"/>
              <w:divBdr>
                <w:top w:val="none" w:sz="0" w:space="0" w:color="auto"/>
                <w:left w:val="none" w:sz="0" w:space="0" w:color="auto"/>
                <w:bottom w:val="none" w:sz="0" w:space="0" w:color="auto"/>
                <w:right w:val="none" w:sz="0" w:space="0" w:color="auto"/>
              </w:divBdr>
              <w:divsChild>
                <w:div w:id="977732907">
                  <w:marLeft w:val="0"/>
                  <w:marRight w:val="0"/>
                  <w:marTop w:val="0"/>
                  <w:marBottom w:val="0"/>
                  <w:divBdr>
                    <w:top w:val="none" w:sz="0" w:space="0" w:color="auto"/>
                    <w:left w:val="none" w:sz="0" w:space="0" w:color="auto"/>
                    <w:bottom w:val="none" w:sz="0" w:space="0" w:color="auto"/>
                    <w:right w:val="none" w:sz="0" w:space="0" w:color="auto"/>
                  </w:divBdr>
                  <w:divsChild>
                    <w:div w:id="1366448202">
                      <w:marLeft w:val="0"/>
                      <w:marRight w:val="0"/>
                      <w:marTop w:val="0"/>
                      <w:marBottom w:val="0"/>
                      <w:divBdr>
                        <w:top w:val="none" w:sz="0" w:space="0" w:color="auto"/>
                        <w:left w:val="none" w:sz="0" w:space="0" w:color="auto"/>
                        <w:bottom w:val="none" w:sz="0" w:space="0" w:color="auto"/>
                        <w:right w:val="none" w:sz="0" w:space="0" w:color="auto"/>
                      </w:divBdr>
                      <w:divsChild>
                        <w:div w:id="28712291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62165637">
      <w:bodyDiv w:val="1"/>
      <w:marLeft w:val="0"/>
      <w:marRight w:val="0"/>
      <w:marTop w:val="0"/>
      <w:marBottom w:val="0"/>
      <w:divBdr>
        <w:top w:val="none" w:sz="0" w:space="0" w:color="auto"/>
        <w:left w:val="none" w:sz="0" w:space="0" w:color="auto"/>
        <w:bottom w:val="none" w:sz="0" w:space="0" w:color="auto"/>
        <w:right w:val="none" w:sz="0" w:space="0" w:color="auto"/>
      </w:divBdr>
      <w:divsChild>
        <w:div w:id="1229918487">
          <w:marLeft w:val="0"/>
          <w:marRight w:val="240"/>
          <w:marTop w:val="0"/>
          <w:marBottom w:val="0"/>
          <w:divBdr>
            <w:top w:val="none" w:sz="0" w:space="0" w:color="auto"/>
            <w:left w:val="none" w:sz="0" w:space="0" w:color="auto"/>
            <w:bottom w:val="none" w:sz="0" w:space="0" w:color="auto"/>
            <w:right w:val="none" w:sz="0" w:space="0" w:color="auto"/>
          </w:divBdr>
          <w:divsChild>
            <w:div w:id="209265398">
              <w:marLeft w:val="0"/>
              <w:marRight w:val="0"/>
              <w:marTop w:val="0"/>
              <w:marBottom w:val="0"/>
              <w:divBdr>
                <w:top w:val="none" w:sz="0" w:space="0" w:color="auto"/>
                <w:left w:val="none" w:sz="0" w:space="0" w:color="auto"/>
                <w:bottom w:val="none" w:sz="0" w:space="0" w:color="auto"/>
                <w:right w:val="none" w:sz="0" w:space="0" w:color="auto"/>
              </w:divBdr>
              <w:divsChild>
                <w:div w:id="14066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969">
          <w:marLeft w:val="0"/>
          <w:marRight w:val="240"/>
          <w:marTop w:val="0"/>
          <w:marBottom w:val="0"/>
          <w:divBdr>
            <w:top w:val="none" w:sz="0" w:space="0" w:color="auto"/>
            <w:left w:val="none" w:sz="0" w:space="0" w:color="auto"/>
            <w:bottom w:val="none" w:sz="0" w:space="0" w:color="auto"/>
            <w:right w:val="none" w:sz="0" w:space="0" w:color="auto"/>
          </w:divBdr>
          <w:divsChild>
            <w:div w:id="1525748777">
              <w:marLeft w:val="0"/>
              <w:marRight w:val="0"/>
              <w:marTop w:val="0"/>
              <w:marBottom w:val="0"/>
              <w:divBdr>
                <w:top w:val="none" w:sz="0" w:space="0" w:color="auto"/>
                <w:left w:val="none" w:sz="0" w:space="0" w:color="auto"/>
                <w:bottom w:val="none" w:sz="0" w:space="0" w:color="auto"/>
                <w:right w:val="none" w:sz="0" w:space="0" w:color="auto"/>
              </w:divBdr>
              <w:divsChild>
                <w:div w:id="7056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75350">
          <w:marLeft w:val="0"/>
          <w:marRight w:val="0"/>
          <w:marTop w:val="750"/>
          <w:marBottom w:val="0"/>
          <w:divBdr>
            <w:top w:val="none" w:sz="0" w:space="0" w:color="auto"/>
            <w:left w:val="none" w:sz="0" w:space="0" w:color="auto"/>
            <w:bottom w:val="none" w:sz="0" w:space="0" w:color="auto"/>
            <w:right w:val="none" w:sz="0" w:space="0" w:color="auto"/>
          </w:divBdr>
          <w:divsChild>
            <w:div w:id="307057028">
              <w:marLeft w:val="0"/>
              <w:marRight w:val="0"/>
              <w:marTop w:val="0"/>
              <w:marBottom w:val="0"/>
              <w:divBdr>
                <w:top w:val="none" w:sz="0" w:space="0" w:color="auto"/>
                <w:left w:val="none" w:sz="0" w:space="0" w:color="auto"/>
                <w:bottom w:val="none" w:sz="0" w:space="0" w:color="auto"/>
                <w:right w:val="none" w:sz="0" w:space="0" w:color="auto"/>
              </w:divBdr>
              <w:divsChild>
                <w:div w:id="316692316">
                  <w:marLeft w:val="0"/>
                  <w:marRight w:val="0"/>
                  <w:marTop w:val="0"/>
                  <w:marBottom w:val="0"/>
                  <w:divBdr>
                    <w:top w:val="none" w:sz="0" w:space="0" w:color="auto"/>
                    <w:left w:val="none" w:sz="0" w:space="0" w:color="auto"/>
                    <w:bottom w:val="none" w:sz="0" w:space="0" w:color="auto"/>
                    <w:right w:val="none" w:sz="0" w:space="0" w:color="auto"/>
                  </w:divBdr>
                  <w:divsChild>
                    <w:div w:id="6310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13104">
      <w:bodyDiv w:val="1"/>
      <w:marLeft w:val="0"/>
      <w:marRight w:val="0"/>
      <w:marTop w:val="0"/>
      <w:marBottom w:val="0"/>
      <w:divBdr>
        <w:top w:val="none" w:sz="0" w:space="0" w:color="auto"/>
        <w:left w:val="none" w:sz="0" w:space="0" w:color="auto"/>
        <w:bottom w:val="none" w:sz="0" w:space="0" w:color="auto"/>
        <w:right w:val="none" w:sz="0" w:space="0" w:color="auto"/>
      </w:divBdr>
      <w:divsChild>
        <w:div w:id="458107918">
          <w:marLeft w:val="0"/>
          <w:marRight w:val="240"/>
          <w:marTop w:val="0"/>
          <w:marBottom w:val="0"/>
          <w:divBdr>
            <w:top w:val="none" w:sz="0" w:space="0" w:color="auto"/>
            <w:left w:val="none" w:sz="0" w:space="0" w:color="auto"/>
            <w:bottom w:val="none" w:sz="0" w:space="0" w:color="auto"/>
            <w:right w:val="none" w:sz="0" w:space="0" w:color="auto"/>
          </w:divBdr>
          <w:divsChild>
            <w:div w:id="256327825">
              <w:marLeft w:val="0"/>
              <w:marRight w:val="0"/>
              <w:marTop w:val="0"/>
              <w:marBottom w:val="0"/>
              <w:divBdr>
                <w:top w:val="none" w:sz="0" w:space="0" w:color="auto"/>
                <w:left w:val="none" w:sz="0" w:space="0" w:color="auto"/>
                <w:bottom w:val="none" w:sz="0" w:space="0" w:color="auto"/>
                <w:right w:val="none" w:sz="0" w:space="0" w:color="auto"/>
              </w:divBdr>
              <w:divsChild>
                <w:div w:id="140464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8050">
          <w:marLeft w:val="0"/>
          <w:marRight w:val="240"/>
          <w:marTop w:val="0"/>
          <w:marBottom w:val="0"/>
          <w:divBdr>
            <w:top w:val="none" w:sz="0" w:space="0" w:color="auto"/>
            <w:left w:val="none" w:sz="0" w:space="0" w:color="auto"/>
            <w:bottom w:val="none" w:sz="0" w:space="0" w:color="auto"/>
            <w:right w:val="none" w:sz="0" w:space="0" w:color="auto"/>
          </w:divBdr>
          <w:divsChild>
            <w:div w:id="1003631933">
              <w:marLeft w:val="0"/>
              <w:marRight w:val="0"/>
              <w:marTop w:val="0"/>
              <w:marBottom w:val="0"/>
              <w:divBdr>
                <w:top w:val="none" w:sz="0" w:space="0" w:color="auto"/>
                <w:left w:val="none" w:sz="0" w:space="0" w:color="auto"/>
                <w:bottom w:val="none" w:sz="0" w:space="0" w:color="auto"/>
                <w:right w:val="none" w:sz="0" w:space="0" w:color="auto"/>
              </w:divBdr>
              <w:divsChild>
                <w:div w:id="5480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631">
          <w:marLeft w:val="0"/>
          <w:marRight w:val="0"/>
          <w:marTop w:val="750"/>
          <w:marBottom w:val="0"/>
          <w:divBdr>
            <w:top w:val="none" w:sz="0" w:space="0" w:color="auto"/>
            <w:left w:val="none" w:sz="0" w:space="0" w:color="auto"/>
            <w:bottom w:val="none" w:sz="0" w:space="0" w:color="auto"/>
            <w:right w:val="none" w:sz="0" w:space="0" w:color="auto"/>
          </w:divBdr>
          <w:divsChild>
            <w:div w:id="429665887">
              <w:marLeft w:val="0"/>
              <w:marRight w:val="0"/>
              <w:marTop w:val="0"/>
              <w:marBottom w:val="0"/>
              <w:divBdr>
                <w:top w:val="none" w:sz="0" w:space="0" w:color="auto"/>
                <w:left w:val="none" w:sz="0" w:space="0" w:color="auto"/>
                <w:bottom w:val="none" w:sz="0" w:space="0" w:color="auto"/>
                <w:right w:val="none" w:sz="0" w:space="0" w:color="auto"/>
              </w:divBdr>
              <w:divsChild>
                <w:div w:id="27224766">
                  <w:marLeft w:val="0"/>
                  <w:marRight w:val="0"/>
                  <w:marTop w:val="0"/>
                  <w:marBottom w:val="0"/>
                  <w:divBdr>
                    <w:top w:val="none" w:sz="0" w:space="0" w:color="auto"/>
                    <w:left w:val="none" w:sz="0" w:space="0" w:color="auto"/>
                    <w:bottom w:val="none" w:sz="0" w:space="0" w:color="auto"/>
                    <w:right w:val="none" w:sz="0" w:space="0" w:color="auto"/>
                  </w:divBdr>
                  <w:divsChild>
                    <w:div w:id="5437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82230">
      <w:bodyDiv w:val="1"/>
      <w:marLeft w:val="0"/>
      <w:marRight w:val="0"/>
      <w:marTop w:val="0"/>
      <w:marBottom w:val="0"/>
      <w:divBdr>
        <w:top w:val="none" w:sz="0" w:space="0" w:color="auto"/>
        <w:left w:val="none" w:sz="0" w:space="0" w:color="auto"/>
        <w:bottom w:val="none" w:sz="0" w:space="0" w:color="auto"/>
        <w:right w:val="none" w:sz="0" w:space="0" w:color="auto"/>
      </w:divBdr>
    </w:div>
    <w:div w:id="1864130243">
      <w:bodyDiv w:val="1"/>
      <w:marLeft w:val="0"/>
      <w:marRight w:val="0"/>
      <w:marTop w:val="0"/>
      <w:marBottom w:val="0"/>
      <w:divBdr>
        <w:top w:val="none" w:sz="0" w:space="0" w:color="auto"/>
        <w:left w:val="none" w:sz="0" w:space="0" w:color="auto"/>
        <w:bottom w:val="none" w:sz="0" w:space="0" w:color="auto"/>
        <w:right w:val="none" w:sz="0" w:space="0" w:color="auto"/>
      </w:divBdr>
    </w:div>
    <w:div w:id="1865752392">
      <w:bodyDiv w:val="1"/>
      <w:marLeft w:val="0"/>
      <w:marRight w:val="0"/>
      <w:marTop w:val="0"/>
      <w:marBottom w:val="0"/>
      <w:divBdr>
        <w:top w:val="none" w:sz="0" w:space="0" w:color="auto"/>
        <w:left w:val="none" w:sz="0" w:space="0" w:color="auto"/>
        <w:bottom w:val="none" w:sz="0" w:space="0" w:color="auto"/>
        <w:right w:val="none" w:sz="0" w:space="0" w:color="auto"/>
      </w:divBdr>
      <w:divsChild>
        <w:div w:id="501118171">
          <w:marLeft w:val="0"/>
          <w:marRight w:val="240"/>
          <w:marTop w:val="0"/>
          <w:marBottom w:val="0"/>
          <w:divBdr>
            <w:top w:val="none" w:sz="0" w:space="0" w:color="auto"/>
            <w:left w:val="none" w:sz="0" w:space="0" w:color="auto"/>
            <w:bottom w:val="none" w:sz="0" w:space="0" w:color="auto"/>
            <w:right w:val="none" w:sz="0" w:space="0" w:color="auto"/>
          </w:divBdr>
          <w:divsChild>
            <w:div w:id="771124022">
              <w:marLeft w:val="0"/>
              <w:marRight w:val="0"/>
              <w:marTop w:val="0"/>
              <w:marBottom w:val="0"/>
              <w:divBdr>
                <w:top w:val="none" w:sz="0" w:space="0" w:color="auto"/>
                <w:left w:val="none" w:sz="0" w:space="0" w:color="auto"/>
                <w:bottom w:val="none" w:sz="0" w:space="0" w:color="auto"/>
                <w:right w:val="none" w:sz="0" w:space="0" w:color="auto"/>
              </w:divBdr>
              <w:divsChild>
                <w:div w:id="11843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56392">
          <w:marLeft w:val="0"/>
          <w:marRight w:val="240"/>
          <w:marTop w:val="0"/>
          <w:marBottom w:val="0"/>
          <w:divBdr>
            <w:top w:val="none" w:sz="0" w:space="0" w:color="auto"/>
            <w:left w:val="none" w:sz="0" w:space="0" w:color="auto"/>
            <w:bottom w:val="none" w:sz="0" w:space="0" w:color="auto"/>
            <w:right w:val="none" w:sz="0" w:space="0" w:color="auto"/>
          </w:divBdr>
          <w:divsChild>
            <w:div w:id="1530098638">
              <w:marLeft w:val="0"/>
              <w:marRight w:val="0"/>
              <w:marTop w:val="0"/>
              <w:marBottom w:val="0"/>
              <w:divBdr>
                <w:top w:val="none" w:sz="0" w:space="0" w:color="auto"/>
                <w:left w:val="none" w:sz="0" w:space="0" w:color="auto"/>
                <w:bottom w:val="none" w:sz="0" w:space="0" w:color="auto"/>
                <w:right w:val="none" w:sz="0" w:space="0" w:color="auto"/>
              </w:divBdr>
              <w:divsChild>
                <w:div w:id="54129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4431">
          <w:marLeft w:val="0"/>
          <w:marRight w:val="0"/>
          <w:marTop w:val="750"/>
          <w:marBottom w:val="0"/>
          <w:divBdr>
            <w:top w:val="none" w:sz="0" w:space="0" w:color="auto"/>
            <w:left w:val="none" w:sz="0" w:space="0" w:color="auto"/>
            <w:bottom w:val="none" w:sz="0" w:space="0" w:color="auto"/>
            <w:right w:val="none" w:sz="0" w:space="0" w:color="auto"/>
          </w:divBdr>
          <w:divsChild>
            <w:div w:id="357857688">
              <w:marLeft w:val="0"/>
              <w:marRight w:val="0"/>
              <w:marTop w:val="0"/>
              <w:marBottom w:val="0"/>
              <w:divBdr>
                <w:top w:val="none" w:sz="0" w:space="0" w:color="auto"/>
                <w:left w:val="none" w:sz="0" w:space="0" w:color="auto"/>
                <w:bottom w:val="none" w:sz="0" w:space="0" w:color="auto"/>
                <w:right w:val="none" w:sz="0" w:space="0" w:color="auto"/>
              </w:divBdr>
              <w:divsChild>
                <w:div w:id="1855341333">
                  <w:marLeft w:val="0"/>
                  <w:marRight w:val="0"/>
                  <w:marTop w:val="0"/>
                  <w:marBottom w:val="0"/>
                  <w:divBdr>
                    <w:top w:val="none" w:sz="0" w:space="0" w:color="auto"/>
                    <w:left w:val="none" w:sz="0" w:space="0" w:color="auto"/>
                    <w:bottom w:val="none" w:sz="0" w:space="0" w:color="auto"/>
                    <w:right w:val="none" w:sz="0" w:space="0" w:color="auto"/>
                  </w:divBdr>
                  <w:divsChild>
                    <w:div w:id="1143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538668">
      <w:bodyDiv w:val="1"/>
      <w:marLeft w:val="0"/>
      <w:marRight w:val="0"/>
      <w:marTop w:val="0"/>
      <w:marBottom w:val="0"/>
      <w:divBdr>
        <w:top w:val="none" w:sz="0" w:space="0" w:color="auto"/>
        <w:left w:val="none" w:sz="0" w:space="0" w:color="auto"/>
        <w:bottom w:val="none" w:sz="0" w:space="0" w:color="auto"/>
        <w:right w:val="none" w:sz="0" w:space="0" w:color="auto"/>
      </w:divBdr>
    </w:div>
    <w:div w:id="1882747204">
      <w:bodyDiv w:val="1"/>
      <w:marLeft w:val="0"/>
      <w:marRight w:val="0"/>
      <w:marTop w:val="0"/>
      <w:marBottom w:val="0"/>
      <w:divBdr>
        <w:top w:val="none" w:sz="0" w:space="0" w:color="auto"/>
        <w:left w:val="none" w:sz="0" w:space="0" w:color="auto"/>
        <w:bottom w:val="none" w:sz="0" w:space="0" w:color="auto"/>
        <w:right w:val="none" w:sz="0" w:space="0" w:color="auto"/>
      </w:divBdr>
    </w:div>
    <w:div w:id="1884054337">
      <w:bodyDiv w:val="1"/>
      <w:marLeft w:val="0"/>
      <w:marRight w:val="0"/>
      <w:marTop w:val="0"/>
      <w:marBottom w:val="0"/>
      <w:divBdr>
        <w:top w:val="none" w:sz="0" w:space="0" w:color="auto"/>
        <w:left w:val="none" w:sz="0" w:space="0" w:color="auto"/>
        <w:bottom w:val="none" w:sz="0" w:space="0" w:color="auto"/>
        <w:right w:val="none" w:sz="0" w:space="0" w:color="auto"/>
      </w:divBdr>
    </w:div>
    <w:div w:id="1891458567">
      <w:bodyDiv w:val="1"/>
      <w:marLeft w:val="0"/>
      <w:marRight w:val="0"/>
      <w:marTop w:val="0"/>
      <w:marBottom w:val="0"/>
      <w:divBdr>
        <w:top w:val="none" w:sz="0" w:space="0" w:color="auto"/>
        <w:left w:val="none" w:sz="0" w:space="0" w:color="auto"/>
        <w:bottom w:val="none" w:sz="0" w:space="0" w:color="auto"/>
        <w:right w:val="none" w:sz="0" w:space="0" w:color="auto"/>
      </w:divBdr>
      <w:divsChild>
        <w:div w:id="448857485">
          <w:marLeft w:val="0"/>
          <w:marRight w:val="240"/>
          <w:marTop w:val="0"/>
          <w:marBottom w:val="0"/>
          <w:divBdr>
            <w:top w:val="none" w:sz="0" w:space="0" w:color="auto"/>
            <w:left w:val="none" w:sz="0" w:space="0" w:color="auto"/>
            <w:bottom w:val="none" w:sz="0" w:space="0" w:color="auto"/>
            <w:right w:val="none" w:sz="0" w:space="0" w:color="auto"/>
          </w:divBdr>
          <w:divsChild>
            <w:div w:id="308360907">
              <w:marLeft w:val="0"/>
              <w:marRight w:val="0"/>
              <w:marTop w:val="0"/>
              <w:marBottom w:val="0"/>
              <w:divBdr>
                <w:top w:val="none" w:sz="0" w:space="0" w:color="auto"/>
                <w:left w:val="none" w:sz="0" w:space="0" w:color="auto"/>
                <w:bottom w:val="none" w:sz="0" w:space="0" w:color="auto"/>
                <w:right w:val="none" w:sz="0" w:space="0" w:color="auto"/>
              </w:divBdr>
              <w:divsChild>
                <w:div w:id="22599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83825">
          <w:marLeft w:val="0"/>
          <w:marRight w:val="240"/>
          <w:marTop w:val="0"/>
          <w:marBottom w:val="0"/>
          <w:divBdr>
            <w:top w:val="none" w:sz="0" w:space="0" w:color="auto"/>
            <w:left w:val="none" w:sz="0" w:space="0" w:color="auto"/>
            <w:bottom w:val="none" w:sz="0" w:space="0" w:color="auto"/>
            <w:right w:val="none" w:sz="0" w:space="0" w:color="auto"/>
          </w:divBdr>
          <w:divsChild>
            <w:div w:id="475491040">
              <w:marLeft w:val="0"/>
              <w:marRight w:val="0"/>
              <w:marTop w:val="0"/>
              <w:marBottom w:val="0"/>
              <w:divBdr>
                <w:top w:val="none" w:sz="0" w:space="0" w:color="auto"/>
                <w:left w:val="none" w:sz="0" w:space="0" w:color="auto"/>
                <w:bottom w:val="none" w:sz="0" w:space="0" w:color="auto"/>
                <w:right w:val="none" w:sz="0" w:space="0" w:color="auto"/>
              </w:divBdr>
              <w:divsChild>
                <w:div w:id="19983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0396">
          <w:marLeft w:val="0"/>
          <w:marRight w:val="0"/>
          <w:marTop w:val="750"/>
          <w:marBottom w:val="0"/>
          <w:divBdr>
            <w:top w:val="none" w:sz="0" w:space="0" w:color="auto"/>
            <w:left w:val="none" w:sz="0" w:space="0" w:color="auto"/>
            <w:bottom w:val="none" w:sz="0" w:space="0" w:color="auto"/>
            <w:right w:val="none" w:sz="0" w:space="0" w:color="auto"/>
          </w:divBdr>
          <w:divsChild>
            <w:div w:id="1018703651">
              <w:marLeft w:val="0"/>
              <w:marRight w:val="0"/>
              <w:marTop w:val="0"/>
              <w:marBottom w:val="0"/>
              <w:divBdr>
                <w:top w:val="none" w:sz="0" w:space="0" w:color="auto"/>
                <w:left w:val="none" w:sz="0" w:space="0" w:color="auto"/>
                <w:bottom w:val="none" w:sz="0" w:space="0" w:color="auto"/>
                <w:right w:val="none" w:sz="0" w:space="0" w:color="auto"/>
              </w:divBdr>
              <w:divsChild>
                <w:div w:id="1624075677">
                  <w:marLeft w:val="0"/>
                  <w:marRight w:val="0"/>
                  <w:marTop w:val="0"/>
                  <w:marBottom w:val="0"/>
                  <w:divBdr>
                    <w:top w:val="none" w:sz="0" w:space="0" w:color="auto"/>
                    <w:left w:val="none" w:sz="0" w:space="0" w:color="auto"/>
                    <w:bottom w:val="none" w:sz="0" w:space="0" w:color="auto"/>
                    <w:right w:val="none" w:sz="0" w:space="0" w:color="auto"/>
                  </w:divBdr>
                  <w:divsChild>
                    <w:div w:id="1987777079">
                      <w:marLeft w:val="0"/>
                      <w:marRight w:val="0"/>
                      <w:marTop w:val="0"/>
                      <w:marBottom w:val="0"/>
                      <w:divBdr>
                        <w:top w:val="none" w:sz="0" w:space="0" w:color="auto"/>
                        <w:left w:val="none" w:sz="0" w:space="0" w:color="auto"/>
                        <w:bottom w:val="none" w:sz="0" w:space="0" w:color="auto"/>
                        <w:right w:val="none" w:sz="0" w:space="0" w:color="auto"/>
                      </w:divBdr>
                      <w:divsChild>
                        <w:div w:id="155307603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92493649">
      <w:bodyDiv w:val="1"/>
      <w:marLeft w:val="0"/>
      <w:marRight w:val="0"/>
      <w:marTop w:val="0"/>
      <w:marBottom w:val="0"/>
      <w:divBdr>
        <w:top w:val="none" w:sz="0" w:space="0" w:color="auto"/>
        <w:left w:val="none" w:sz="0" w:space="0" w:color="auto"/>
        <w:bottom w:val="none" w:sz="0" w:space="0" w:color="auto"/>
        <w:right w:val="none" w:sz="0" w:space="0" w:color="auto"/>
      </w:divBdr>
      <w:divsChild>
        <w:div w:id="350955512">
          <w:marLeft w:val="0"/>
          <w:marRight w:val="240"/>
          <w:marTop w:val="0"/>
          <w:marBottom w:val="0"/>
          <w:divBdr>
            <w:top w:val="none" w:sz="0" w:space="0" w:color="auto"/>
            <w:left w:val="none" w:sz="0" w:space="0" w:color="auto"/>
            <w:bottom w:val="none" w:sz="0" w:space="0" w:color="auto"/>
            <w:right w:val="none" w:sz="0" w:space="0" w:color="auto"/>
          </w:divBdr>
          <w:divsChild>
            <w:div w:id="226888535">
              <w:marLeft w:val="0"/>
              <w:marRight w:val="0"/>
              <w:marTop w:val="0"/>
              <w:marBottom w:val="0"/>
              <w:divBdr>
                <w:top w:val="none" w:sz="0" w:space="0" w:color="auto"/>
                <w:left w:val="none" w:sz="0" w:space="0" w:color="auto"/>
                <w:bottom w:val="none" w:sz="0" w:space="0" w:color="auto"/>
                <w:right w:val="none" w:sz="0" w:space="0" w:color="auto"/>
              </w:divBdr>
              <w:divsChild>
                <w:div w:id="10288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62340">
          <w:marLeft w:val="0"/>
          <w:marRight w:val="240"/>
          <w:marTop w:val="0"/>
          <w:marBottom w:val="0"/>
          <w:divBdr>
            <w:top w:val="none" w:sz="0" w:space="0" w:color="auto"/>
            <w:left w:val="none" w:sz="0" w:space="0" w:color="auto"/>
            <w:bottom w:val="none" w:sz="0" w:space="0" w:color="auto"/>
            <w:right w:val="none" w:sz="0" w:space="0" w:color="auto"/>
          </w:divBdr>
          <w:divsChild>
            <w:div w:id="365909729">
              <w:marLeft w:val="0"/>
              <w:marRight w:val="0"/>
              <w:marTop w:val="0"/>
              <w:marBottom w:val="0"/>
              <w:divBdr>
                <w:top w:val="none" w:sz="0" w:space="0" w:color="auto"/>
                <w:left w:val="none" w:sz="0" w:space="0" w:color="auto"/>
                <w:bottom w:val="none" w:sz="0" w:space="0" w:color="auto"/>
                <w:right w:val="none" w:sz="0" w:space="0" w:color="auto"/>
              </w:divBdr>
              <w:divsChild>
                <w:div w:id="19642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260">
          <w:marLeft w:val="0"/>
          <w:marRight w:val="0"/>
          <w:marTop w:val="750"/>
          <w:marBottom w:val="0"/>
          <w:divBdr>
            <w:top w:val="none" w:sz="0" w:space="0" w:color="auto"/>
            <w:left w:val="none" w:sz="0" w:space="0" w:color="auto"/>
            <w:bottom w:val="none" w:sz="0" w:space="0" w:color="auto"/>
            <w:right w:val="none" w:sz="0" w:space="0" w:color="auto"/>
          </w:divBdr>
          <w:divsChild>
            <w:div w:id="1853032956">
              <w:marLeft w:val="0"/>
              <w:marRight w:val="0"/>
              <w:marTop w:val="0"/>
              <w:marBottom w:val="0"/>
              <w:divBdr>
                <w:top w:val="none" w:sz="0" w:space="0" w:color="auto"/>
                <w:left w:val="none" w:sz="0" w:space="0" w:color="auto"/>
                <w:bottom w:val="none" w:sz="0" w:space="0" w:color="auto"/>
                <w:right w:val="none" w:sz="0" w:space="0" w:color="auto"/>
              </w:divBdr>
              <w:divsChild>
                <w:div w:id="1100220940">
                  <w:marLeft w:val="0"/>
                  <w:marRight w:val="0"/>
                  <w:marTop w:val="0"/>
                  <w:marBottom w:val="0"/>
                  <w:divBdr>
                    <w:top w:val="none" w:sz="0" w:space="0" w:color="auto"/>
                    <w:left w:val="none" w:sz="0" w:space="0" w:color="auto"/>
                    <w:bottom w:val="none" w:sz="0" w:space="0" w:color="auto"/>
                    <w:right w:val="none" w:sz="0" w:space="0" w:color="auto"/>
                  </w:divBdr>
                  <w:divsChild>
                    <w:div w:id="16228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743920">
      <w:bodyDiv w:val="1"/>
      <w:marLeft w:val="0"/>
      <w:marRight w:val="0"/>
      <w:marTop w:val="0"/>
      <w:marBottom w:val="0"/>
      <w:divBdr>
        <w:top w:val="none" w:sz="0" w:space="0" w:color="auto"/>
        <w:left w:val="none" w:sz="0" w:space="0" w:color="auto"/>
        <w:bottom w:val="none" w:sz="0" w:space="0" w:color="auto"/>
        <w:right w:val="none" w:sz="0" w:space="0" w:color="auto"/>
      </w:divBdr>
      <w:divsChild>
        <w:div w:id="1767924266">
          <w:marLeft w:val="0"/>
          <w:marRight w:val="240"/>
          <w:marTop w:val="0"/>
          <w:marBottom w:val="0"/>
          <w:divBdr>
            <w:top w:val="none" w:sz="0" w:space="0" w:color="auto"/>
            <w:left w:val="none" w:sz="0" w:space="0" w:color="auto"/>
            <w:bottom w:val="none" w:sz="0" w:space="0" w:color="auto"/>
            <w:right w:val="none" w:sz="0" w:space="0" w:color="auto"/>
          </w:divBdr>
          <w:divsChild>
            <w:div w:id="1013528055">
              <w:marLeft w:val="0"/>
              <w:marRight w:val="0"/>
              <w:marTop w:val="0"/>
              <w:marBottom w:val="0"/>
              <w:divBdr>
                <w:top w:val="none" w:sz="0" w:space="0" w:color="auto"/>
                <w:left w:val="none" w:sz="0" w:space="0" w:color="auto"/>
                <w:bottom w:val="none" w:sz="0" w:space="0" w:color="auto"/>
                <w:right w:val="none" w:sz="0" w:space="0" w:color="auto"/>
              </w:divBdr>
              <w:divsChild>
                <w:div w:id="318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67886">
          <w:marLeft w:val="0"/>
          <w:marRight w:val="240"/>
          <w:marTop w:val="0"/>
          <w:marBottom w:val="0"/>
          <w:divBdr>
            <w:top w:val="none" w:sz="0" w:space="0" w:color="auto"/>
            <w:left w:val="none" w:sz="0" w:space="0" w:color="auto"/>
            <w:bottom w:val="none" w:sz="0" w:space="0" w:color="auto"/>
            <w:right w:val="none" w:sz="0" w:space="0" w:color="auto"/>
          </w:divBdr>
          <w:divsChild>
            <w:div w:id="358120805">
              <w:marLeft w:val="0"/>
              <w:marRight w:val="0"/>
              <w:marTop w:val="0"/>
              <w:marBottom w:val="0"/>
              <w:divBdr>
                <w:top w:val="none" w:sz="0" w:space="0" w:color="auto"/>
                <w:left w:val="none" w:sz="0" w:space="0" w:color="auto"/>
                <w:bottom w:val="none" w:sz="0" w:space="0" w:color="auto"/>
                <w:right w:val="none" w:sz="0" w:space="0" w:color="auto"/>
              </w:divBdr>
              <w:divsChild>
                <w:div w:id="47056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7228">
          <w:marLeft w:val="0"/>
          <w:marRight w:val="0"/>
          <w:marTop w:val="750"/>
          <w:marBottom w:val="0"/>
          <w:divBdr>
            <w:top w:val="none" w:sz="0" w:space="0" w:color="auto"/>
            <w:left w:val="none" w:sz="0" w:space="0" w:color="auto"/>
            <w:bottom w:val="none" w:sz="0" w:space="0" w:color="auto"/>
            <w:right w:val="none" w:sz="0" w:space="0" w:color="auto"/>
          </w:divBdr>
          <w:divsChild>
            <w:div w:id="908153479">
              <w:marLeft w:val="0"/>
              <w:marRight w:val="0"/>
              <w:marTop w:val="0"/>
              <w:marBottom w:val="0"/>
              <w:divBdr>
                <w:top w:val="none" w:sz="0" w:space="0" w:color="auto"/>
                <w:left w:val="none" w:sz="0" w:space="0" w:color="auto"/>
                <w:bottom w:val="none" w:sz="0" w:space="0" w:color="auto"/>
                <w:right w:val="none" w:sz="0" w:space="0" w:color="auto"/>
              </w:divBdr>
              <w:divsChild>
                <w:div w:id="938634482">
                  <w:marLeft w:val="0"/>
                  <w:marRight w:val="0"/>
                  <w:marTop w:val="0"/>
                  <w:marBottom w:val="0"/>
                  <w:divBdr>
                    <w:top w:val="none" w:sz="0" w:space="0" w:color="auto"/>
                    <w:left w:val="none" w:sz="0" w:space="0" w:color="auto"/>
                    <w:bottom w:val="none" w:sz="0" w:space="0" w:color="auto"/>
                    <w:right w:val="none" w:sz="0" w:space="0" w:color="auto"/>
                  </w:divBdr>
                  <w:divsChild>
                    <w:div w:id="12738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139519">
      <w:bodyDiv w:val="1"/>
      <w:marLeft w:val="0"/>
      <w:marRight w:val="0"/>
      <w:marTop w:val="0"/>
      <w:marBottom w:val="0"/>
      <w:divBdr>
        <w:top w:val="none" w:sz="0" w:space="0" w:color="auto"/>
        <w:left w:val="none" w:sz="0" w:space="0" w:color="auto"/>
        <w:bottom w:val="none" w:sz="0" w:space="0" w:color="auto"/>
        <w:right w:val="none" w:sz="0" w:space="0" w:color="auto"/>
      </w:divBdr>
    </w:div>
    <w:div w:id="1908102365">
      <w:bodyDiv w:val="1"/>
      <w:marLeft w:val="0"/>
      <w:marRight w:val="0"/>
      <w:marTop w:val="0"/>
      <w:marBottom w:val="0"/>
      <w:divBdr>
        <w:top w:val="none" w:sz="0" w:space="0" w:color="auto"/>
        <w:left w:val="none" w:sz="0" w:space="0" w:color="auto"/>
        <w:bottom w:val="none" w:sz="0" w:space="0" w:color="auto"/>
        <w:right w:val="none" w:sz="0" w:space="0" w:color="auto"/>
      </w:divBdr>
      <w:divsChild>
        <w:div w:id="1801611282">
          <w:marLeft w:val="0"/>
          <w:marRight w:val="240"/>
          <w:marTop w:val="0"/>
          <w:marBottom w:val="0"/>
          <w:divBdr>
            <w:top w:val="none" w:sz="0" w:space="0" w:color="auto"/>
            <w:left w:val="none" w:sz="0" w:space="0" w:color="auto"/>
            <w:bottom w:val="none" w:sz="0" w:space="0" w:color="auto"/>
            <w:right w:val="none" w:sz="0" w:space="0" w:color="auto"/>
          </w:divBdr>
          <w:divsChild>
            <w:div w:id="146090660">
              <w:marLeft w:val="0"/>
              <w:marRight w:val="0"/>
              <w:marTop w:val="0"/>
              <w:marBottom w:val="0"/>
              <w:divBdr>
                <w:top w:val="none" w:sz="0" w:space="0" w:color="auto"/>
                <w:left w:val="none" w:sz="0" w:space="0" w:color="auto"/>
                <w:bottom w:val="none" w:sz="0" w:space="0" w:color="auto"/>
                <w:right w:val="none" w:sz="0" w:space="0" w:color="auto"/>
              </w:divBdr>
              <w:divsChild>
                <w:div w:id="16898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4440">
          <w:marLeft w:val="0"/>
          <w:marRight w:val="240"/>
          <w:marTop w:val="0"/>
          <w:marBottom w:val="0"/>
          <w:divBdr>
            <w:top w:val="none" w:sz="0" w:space="0" w:color="auto"/>
            <w:left w:val="none" w:sz="0" w:space="0" w:color="auto"/>
            <w:bottom w:val="none" w:sz="0" w:space="0" w:color="auto"/>
            <w:right w:val="none" w:sz="0" w:space="0" w:color="auto"/>
          </w:divBdr>
          <w:divsChild>
            <w:div w:id="441729221">
              <w:marLeft w:val="0"/>
              <w:marRight w:val="0"/>
              <w:marTop w:val="0"/>
              <w:marBottom w:val="0"/>
              <w:divBdr>
                <w:top w:val="none" w:sz="0" w:space="0" w:color="auto"/>
                <w:left w:val="none" w:sz="0" w:space="0" w:color="auto"/>
                <w:bottom w:val="none" w:sz="0" w:space="0" w:color="auto"/>
                <w:right w:val="none" w:sz="0" w:space="0" w:color="auto"/>
              </w:divBdr>
              <w:divsChild>
                <w:div w:id="4048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9367">
          <w:marLeft w:val="0"/>
          <w:marRight w:val="0"/>
          <w:marTop w:val="750"/>
          <w:marBottom w:val="0"/>
          <w:divBdr>
            <w:top w:val="none" w:sz="0" w:space="0" w:color="auto"/>
            <w:left w:val="none" w:sz="0" w:space="0" w:color="auto"/>
            <w:bottom w:val="none" w:sz="0" w:space="0" w:color="auto"/>
            <w:right w:val="none" w:sz="0" w:space="0" w:color="auto"/>
          </w:divBdr>
          <w:divsChild>
            <w:div w:id="1552763573">
              <w:marLeft w:val="0"/>
              <w:marRight w:val="0"/>
              <w:marTop w:val="0"/>
              <w:marBottom w:val="0"/>
              <w:divBdr>
                <w:top w:val="none" w:sz="0" w:space="0" w:color="auto"/>
                <w:left w:val="none" w:sz="0" w:space="0" w:color="auto"/>
                <w:bottom w:val="none" w:sz="0" w:space="0" w:color="auto"/>
                <w:right w:val="none" w:sz="0" w:space="0" w:color="auto"/>
              </w:divBdr>
              <w:divsChild>
                <w:div w:id="1407612418">
                  <w:marLeft w:val="0"/>
                  <w:marRight w:val="0"/>
                  <w:marTop w:val="0"/>
                  <w:marBottom w:val="0"/>
                  <w:divBdr>
                    <w:top w:val="none" w:sz="0" w:space="0" w:color="auto"/>
                    <w:left w:val="none" w:sz="0" w:space="0" w:color="auto"/>
                    <w:bottom w:val="none" w:sz="0" w:space="0" w:color="auto"/>
                    <w:right w:val="none" w:sz="0" w:space="0" w:color="auto"/>
                  </w:divBdr>
                  <w:divsChild>
                    <w:div w:id="84590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535754">
      <w:bodyDiv w:val="1"/>
      <w:marLeft w:val="0"/>
      <w:marRight w:val="0"/>
      <w:marTop w:val="0"/>
      <w:marBottom w:val="0"/>
      <w:divBdr>
        <w:top w:val="none" w:sz="0" w:space="0" w:color="auto"/>
        <w:left w:val="none" w:sz="0" w:space="0" w:color="auto"/>
        <w:bottom w:val="none" w:sz="0" w:space="0" w:color="auto"/>
        <w:right w:val="none" w:sz="0" w:space="0" w:color="auto"/>
      </w:divBdr>
      <w:divsChild>
        <w:div w:id="1490632150">
          <w:marLeft w:val="0"/>
          <w:marRight w:val="240"/>
          <w:marTop w:val="0"/>
          <w:marBottom w:val="0"/>
          <w:divBdr>
            <w:top w:val="none" w:sz="0" w:space="0" w:color="auto"/>
            <w:left w:val="none" w:sz="0" w:space="0" w:color="auto"/>
            <w:bottom w:val="none" w:sz="0" w:space="0" w:color="auto"/>
            <w:right w:val="none" w:sz="0" w:space="0" w:color="auto"/>
          </w:divBdr>
          <w:divsChild>
            <w:div w:id="2141535632">
              <w:marLeft w:val="0"/>
              <w:marRight w:val="0"/>
              <w:marTop w:val="0"/>
              <w:marBottom w:val="0"/>
              <w:divBdr>
                <w:top w:val="none" w:sz="0" w:space="0" w:color="auto"/>
                <w:left w:val="none" w:sz="0" w:space="0" w:color="auto"/>
                <w:bottom w:val="none" w:sz="0" w:space="0" w:color="auto"/>
                <w:right w:val="none" w:sz="0" w:space="0" w:color="auto"/>
              </w:divBdr>
              <w:divsChild>
                <w:div w:id="19902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4076">
          <w:marLeft w:val="0"/>
          <w:marRight w:val="240"/>
          <w:marTop w:val="0"/>
          <w:marBottom w:val="0"/>
          <w:divBdr>
            <w:top w:val="none" w:sz="0" w:space="0" w:color="auto"/>
            <w:left w:val="none" w:sz="0" w:space="0" w:color="auto"/>
            <w:bottom w:val="none" w:sz="0" w:space="0" w:color="auto"/>
            <w:right w:val="none" w:sz="0" w:space="0" w:color="auto"/>
          </w:divBdr>
          <w:divsChild>
            <w:div w:id="1689257491">
              <w:marLeft w:val="0"/>
              <w:marRight w:val="0"/>
              <w:marTop w:val="0"/>
              <w:marBottom w:val="0"/>
              <w:divBdr>
                <w:top w:val="none" w:sz="0" w:space="0" w:color="auto"/>
                <w:left w:val="none" w:sz="0" w:space="0" w:color="auto"/>
                <w:bottom w:val="none" w:sz="0" w:space="0" w:color="auto"/>
                <w:right w:val="none" w:sz="0" w:space="0" w:color="auto"/>
              </w:divBdr>
              <w:divsChild>
                <w:div w:id="16850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7961">
          <w:marLeft w:val="0"/>
          <w:marRight w:val="0"/>
          <w:marTop w:val="750"/>
          <w:marBottom w:val="0"/>
          <w:divBdr>
            <w:top w:val="none" w:sz="0" w:space="0" w:color="auto"/>
            <w:left w:val="none" w:sz="0" w:space="0" w:color="auto"/>
            <w:bottom w:val="none" w:sz="0" w:space="0" w:color="auto"/>
            <w:right w:val="none" w:sz="0" w:space="0" w:color="auto"/>
          </w:divBdr>
          <w:divsChild>
            <w:div w:id="1192063518">
              <w:marLeft w:val="0"/>
              <w:marRight w:val="0"/>
              <w:marTop w:val="0"/>
              <w:marBottom w:val="0"/>
              <w:divBdr>
                <w:top w:val="none" w:sz="0" w:space="0" w:color="auto"/>
                <w:left w:val="none" w:sz="0" w:space="0" w:color="auto"/>
                <w:bottom w:val="none" w:sz="0" w:space="0" w:color="auto"/>
                <w:right w:val="none" w:sz="0" w:space="0" w:color="auto"/>
              </w:divBdr>
              <w:divsChild>
                <w:div w:id="107284262">
                  <w:marLeft w:val="0"/>
                  <w:marRight w:val="0"/>
                  <w:marTop w:val="0"/>
                  <w:marBottom w:val="0"/>
                  <w:divBdr>
                    <w:top w:val="none" w:sz="0" w:space="0" w:color="auto"/>
                    <w:left w:val="none" w:sz="0" w:space="0" w:color="auto"/>
                    <w:bottom w:val="none" w:sz="0" w:space="0" w:color="auto"/>
                    <w:right w:val="none" w:sz="0" w:space="0" w:color="auto"/>
                  </w:divBdr>
                  <w:divsChild>
                    <w:div w:id="124514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44853">
      <w:bodyDiv w:val="1"/>
      <w:marLeft w:val="0"/>
      <w:marRight w:val="0"/>
      <w:marTop w:val="0"/>
      <w:marBottom w:val="0"/>
      <w:divBdr>
        <w:top w:val="none" w:sz="0" w:space="0" w:color="auto"/>
        <w:left w:val="none" w:sz="0" w:space="0" w:color="auto"/>
        <w:bottom w:val="none" w:sz="0" w:space="0" w:color="auto"/>
        <w:right w:val="none" w:sz="0" w:space="0" w:color="auto"/>
      </w:divBdr>
      <w:divsChild>
        <w:div w:id="1924948795">
          <w:marLeft w:val="0"/>
          <w:marRight w:val="240"/>
          <w:marTop w:val="0"/>
          <w:marBottom w:val="0"/>
          <w:divBdr>
            <w:top w:val="none" w:sz="0" w:space="0" w:color="auto"/>
            <w:left w:val="none" w:sz="0" w:space="0" w:color="auto"/>
            <w:bottom w:val="none" w:sz="0" w:space="0" w:color="auto"/>
            <w:right w:val="none" w:sz="0" w:space="0" w:color="auto"/>
          </w:divBdr>
          <w:divsChild>
            <w:div w:id="1251814506">
              <w:marLeft w:val="0"/>
              <w:marRight w:val="0"/>
              <w:marTop w:val="0"/>
              <w:marBottom w:val="0"/>
              <w:divBdr>
                <w:top w:val="none" w:sz="0" w:space="0" w:color="auto"/>
                <w:left w:val="none" w:sz="0" w:space="0" w:color="auto"/>
                <w:bottom w:val="none" w:sz="0" w:space="0" w:color="auto"/>
                <w:right w:val="none" w:sz="0" w:space="0" w:color="auto"/>
              </w:divBdr>
              <w:divsChild>
                <w:div w:id="1647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67733">
          <w:marLeft w:val="0"/>
          <w:marRight w:val="240"/>
          <w:marTop w:val="0"/>
          <w:marBottom w:val="0"/>
          <w:divBdr>
            <w:top w:val="none" w:sz="0" w:space="0" w:color="auto"/>
            <w:left w:val="none" w:sz="0" w:space="0" w:color="auto"/>
            <w:bottom w:val="none" w:sz="0" w:space="0" w:color="auto"/>
            <w:right w:val="none" w:sz="0" w:space="0" w:color="auto"/>
          </w:divBdr>
          <w:divsChild>
            <w:div w:id="567151455">
              <w:marLeft w:val="0"/>
              <w:marRight w:val="0"/>
              <w:marTop w:val="0"/>
              <w:marBottom w:val="0"/>
              <w:divBdr>
                <w:top w:val="none" w:sz="0" w:space="0" w:color="auto"/>
                <w:left w:val="none" w:sz="0" w:space="0" w:color="auto"/>
                <w:bottom w:val="none" w:sz="0" w:space="0" w:color="auto"/>
                <w:right w:val="none" w:sz="0" w:space="0" w:color="auto"/>
              </w:divBdr>
              <w:divsChild>
                <w:div w:id="16457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03574">
          <w:marLeft w:val="0"/>
          <w:marRight w:val="0"/>
          <w:marTop w:val="750"/>
          <w:marBottom w:val="0"/>
          <w:divBdr>
            <w:top w:val="none" w:sz="0" w:space="0" w:color="auto"/>
            <w:left w:val="none" w:sz="0" w:space="0" w:color="auto"/>
            <w:bottom w:val="none" w:sz="0" w:space="0" w:color="auto"/>
            <w:right w:val="none" w:sz="0" w:space="0" w:color="auto"/>
          </w:divBdr>
          <w:divsChild>
            <w:div w:id="1677883013">
              <w:marLeft w:val="0"/>
              <w:marRight w:val="0"/>
              <w:marTop w:val="0"/>
              <w:marBottom w:val="0"/>
              <w:divBdr>
                <w:top w:val="none" w:sz="0" w:space="0" w:color="auto"/>
                <w:left w:val="none" w:sz="0" w:space="0" w:color="auto"/>
                <w:bottom w:val="none" w:sz="0" w:space="0" w:color="auto"/>
                <w:right w:val="none" w:sz="0" w:space="0" w:color="auto"/>
              </w:divBdr>
              <w:divsChild>
                <w:div w:id="1765301007">
                  <w:marLeft w:val="0"/>
                  <w:marRight w:val="0"/>
                  <w:marTop w:val="0"/>
                  <w:marBottom w:val="0"/>
                  <w:divBdr>
                    <w:top w:val="none" w:sz="0" w:space="0" w:color="auto"/>
                    <w:left w:val="none" w:sz="0" w:space="0" w:color="auto"/>
                    <w:bottom w:val="none" w:sz="0" w:space="0" w:color="auto"/>
                    <w:right w:val="none" w:sz="0" w:space="0" w:color="auto"/>
                  </w:divBdr>
                  <w:divsChild>
                    <w:div w:id="16301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360114">
      <w:bodyDiv w:val="1"/>
      <w:marLeft w:val="0"/>
      <w:marRight w:val="0"/>
      <w:marTop w:val="0"/>
      <w:marBottom w:val="0"/>
      <w:divBdr>
        <w:top w:val="none" w:sz="0" w:space="0" w:color="auto"/>
        <w:left w:val="none" w:sz="0" w:space="0" w:color="auto"/>
        <w:bottom w:val="none" w:sz="0" w:space="0" w:color="auto"/>
        <w:right w:val="none" w:sz="0" w:space="0" w:color="auto"/>
      </w:divBdr>
      <w:divsChild>
        <w:div w:id="825315100">
          <w:marLeft w:val="0"/>
          <w:marRight w:val="0"/>
          <w:marTop w:val="0"/>
          <w:marBottom w:val="0"/>
          <w:divBdr>
            <w:top w:val="none" w:sz="0" w:space="0" w:color="auto"/>
            <w:left w:val="none" w:sz="0" w:space="0" w:color="auto"/>
            <w:bottom w:val="none" w:sz="0" w:space="0" w:color="auto"/>
            <w:right w:val="none" w:sz="0" w:space="0" w:color="auto"/>
          </w:divBdr>
          <w:divsChild>
            <w:div w:id="574248393">
              <w:marLeft w:val="0"/>
              <w:marRight w:val="0"/>
              <w:marTop w:val="0"/>
              <w:marBottom w:val="0"/>
              <w:divBdr>
                <w:top w:val="none" w:sz="0" w:space="0" w:color="auto"/>
                <w:left w:val="none" w:sz="0" w:space="0" w:color="auto"/>
                <w:bottom w:val="none" w:sz="0" w:space="0" w:color="auto"/>
                <w:right w:val="none" w:sz="0" w:space="0" w:color="auto"/>
              </w:divBdr>
              <w:divsChild>
                <w:div w:id="10746632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16477367">
      <w:bodyDiv w:val="1"/>
      <w:marLeft w:val="0"/>
      <w:marRight w:val="0"/>
      <w:marTop w:val="0"/>
      <w:marBottom w:val="0"/>
      <w:divBdr>
        <w:top w:val="none" w:sz="0" w:space="0" w:color="auto"/>
        <w:left w:val="none" w:sz="0" w:space="0" w:color="auto"/>
        <w:bottom w:val="none" w:sz="0" w:space="0" w:color="auto"/>
        <w:right w:val="none" w:sz="0" w:space="0" w:color="auto"/>
      </w:divBdr>
      <w:divsChild>
        <w:div w:id="1377847649">
          <w:marLeft w:val="0"/>
          <w:marRight w:val="240"/>
          <w:marTop w:val="0"/>
          <w:marBottom w:val="0"/>
          <w:divBdr>
            <w:top w:val="none" w:sz="0" w:space="0" w:color="auto"/>
            <w:left w:val="none" w:sz="0" w:space="0" w:color="auto"/>
            <w:bottom w:val="none" w:sz="0" w:space="0" w:color="auto"/>
            <w:right w:val="none" w:sz="0" w:space="0" w:color="auto"/>
          </w:divBdr>
          <w:divsChild>
            <w:div w:id="1497771390">
              <w:marLeft w:val="0"/>
              <w:marRight w:val="0"/>
              <w:marTop w:val="0"/>
              <w:marBottom w:val="0"/>
              <w:divBdr>
                <w:top w:val="none" w:sz="0" w:space="0" w:color="auto"/>
                <w:left w:val="none" w:sz="0" w:space="0" w:color="auto"/>
                <w:bottom w:val="none" w:sz="0" w:space="0" w:color="auto"/>
                <w:right w:val="none" w:sz="0" w:space="0" w:color="auto"/>
              </w:divBdr>
              <w:divsChild>
                <w:div w:id="76658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57882">
          <w:marLeft w:val="0"/>
          <w:marRight w:val="240"/>
          <w:marTop w:val="0"/>
          <w:marBottom w:val="0"/>
          <w:divBdr>
            <w:top w:val="none" w:sz="0" w:space="0" w:color="auto"/>
            <w:left w:val="none" w:sz="0" w:space="0" w:color="auto"/>
            <w:bottom w:val="none" w:sz="0" w:space="0" w:color="auto"/>
            <w:right w:val="none" w:sz="0" w:space="0" w:color="auto"/>
          </w:divBdr>
          <w:divsChild>
            <w:div w:id="951667488">
              <w:marLeft w:val="0"/>
              <w:marRight w:val="0"/>
              <w:marTop w:val="0"/>
              <w:marBottom w:val="0"/>
              <w:divBdr>
                <w:top w:val="none" w:sz="0" w:space="0" w:color="auto"/>
                <w:left w:val="none" w:sz="0" w:space="0" w:color="auto"/>
                <w:bottom w:val="none" w:sz="0" w:space="0" w:color="auto"/>
                <w:right w:val="none" w:sz="0" w:space="0" w:color="auto"/>
              </w:divBdr>
              <w:divsChild>
                <w:div w:id="9462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0394">
          <w:marLeft w:val="0"/>
          <w:marRight w:val="0"/>
          <w:marTop w:val="750"/>
          <w:marBottom w:val="0"/>
          <w:divBdr>
            <w:top w:val="none" w:sz="0" w:space="0" w:color="auto"/>
            <w:left w:val="none" w:sz="0" w:space="0" w:color="auto"/>
            <w:bottom w:val="none" w:sz="0" w:space="0" w:color="auto"/>
            <w:right w:val="none" w:sz="0" w:space="0" w:color="auto"/>
          </w:divBdr>
          <w:divsChild>
            <w:div w:id="1475485846">
              <w:marLeft w:val="0"/>
              <w:marRight w:val="0"/>
              <w:marTop w:val="0"/>
              <w:marBottom w:val="0"/>
              <w:divBdr>
                <w:top w:val="none" w:sz="0" w:space="0" w:color="auto"/>
                <w:left w:val="none" w:sz="0" w:space="0" w:color="auto"/>
                <w:bottom w:val="none" w:sz="0" w:space="0" w:color="auto"/>
                <w:right w:val="none" w:sz="0" w:space="0" w:color="auto"/>
              </w:divBdr>
              <w:divsChild>
                <w:div w:id="1164665742">
                  <w:marLeft w:val="0"/>
                  <w:marRight w:val="0"/>
                  <w:marTop w:val="0"/>
                  <w:marBottom w:val="0"/>
                  <w:divBdr>
                    <w:top w:val="none" w:sz="0" w:space="0" w:color="auto"/>
                    <w:left w:val="none" w:sz="0" w:space="0" w:color="auto"/>
                    <w:bottom w:val="none" w:sz="0" w:space="0" w:color="auto"/>
                    <w:right w:val="none" w:sz="0" w:space="0" w:color="auto"/>
                  </w:divBdr>
                  <w:divsChild>
                    <w:div w:id="854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595660">
      <w:bodyDiv w:val="1"/>
      <w:marLeft w:val="0"/>
      <w:marRight w:val="0"/>
      <w:marTop w:val="0"/>
      <w:marBottom w:val="0"/>
      <w:divBdr>
        <w:top w:val="none" w:sz="0" w:space="0" w:color="auto"/>
        <w:left w:val="none" w:sz="0" w:space="0" w:color="auto"/>
        <w:bottom w:val="none" w:sz="0" w:space="0" w:color="auto"/>
        <w:right w:val="none" w:sz="0" w:space="0" w:color="auto"/>
      </w:divBdr>
      <w:divsChild>
        <w:div w:id="897980490">
          <w:marLeft w:val="0"/>
          <w:marRight w:val="240"/>
          <w:marTop w:val="0"/>
          <w:marBottom w:val="0"/>
          <w:divBdr>
            <w:top w:val="none" w:sz="0" w:space="0" w:color="auto"/>
            <w:left w:val="none" w:sz="0" w:space="0" w:color="auto"/>
            <w:bottom w:val="none" w:sz="0" w:space="0" w:color="auto"/>
            <w:right w:val="none" w:sz="0" w:space="0" w:color="auto"/>
          </w:divBdr>
          <w:divsChild>
            <w:div w:id="2052916659">
              <w:marLeft w:val="0"/>
              <w:marRight w:val="0"/>
              <w:marTop w:val="0"/>
              <w:marBottom w:val="0"/>
              <w:divBdr>
                <w:top w:val="none" w:sz="0" w:space="0" w:color="auto"/>
                <w:left w:val="none" w:sz="0" w:space="0" w:color="auto"/>
                <w:bottom w:val="none" w:sz="0" w:space="0" w:color="auto"/>
                <w:right w:val="none" w:sz="0" w:space="0" w:color="auto"/>
              </w:divBdr>
              <w:divsChild>
                <w:div w:id="18189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7813">
          <w:marLeft w:val="0"/>
          <w:marRight w:val="240"/>
          <w:marTop w:val="0"/>
          <w:marBottom w:val="0"/>
          <w:divBdr>
            <w:top w:val="none" w:sz="0" w:space="0" w:color="auto"/>
            <w:left w:val="none" w:sz="0" w:space="0" w:color="auto"/>
            <w:bottom w:val="none" w:sz="0" w:space="0" w:color="auto"/>
            <w:right w:val="none" w:sz="0" w:space="0" w:color="auto"/>
          </w:divBdr>
          <w:divsChild>
            <w:div w:id="1760445676">
              <w:marLeft w:val="0"/>
              <w:marRight w:val="0"/>
              <w:marTop w:val="0"/>
              <w:marBottom w:val="0"/>
              <w:divBdr>
                <w:top w:val="none" w:sz="0" w:space="0" w:color="auto"/>
                <w:left w:val="none" w:sz="0" w:space="0" w:color="auto"/>
                <w:bottom w:val="none" w:sz="0" w:space="0" w:color="auto"/>
                <w:right w:val="none" w:sz="0" w:space="0" w:color="auto"/>
              </w:divBdr>
              <w:divsChild>
                <w:div w:id="18529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78999">
          <w:marLeft w:val="0"/>
          <w:marRight w:val="0"/>
          <w:marTop w:val="750"/>
          <w:marBottom w:val="0"/>
          <w:divBdr>
            <w:top w:val="none" w:sz="0" w:space="0" w:color="auto"/>
            <w:left w:val="none" w:sz="0" w:space="0" w:color="auto"/>
            <w:bottom w:val="none" w:sz="0" w:space="0" w:color="auto"/>
            <w:right w:val="none" w:sz="0" w:space="0" w:color="auto"/>
          </w:divBdr>
          <w:divsChild>
            <w:div w:id="888033792">
              <w:marLeft w:val="0"/>
              <w:marRight w:val="0"/>
              <w:marTop w:val="0"/>
              <w:marBottom w:val="0"/>
              <w:divBdr>
                <w:top w:val="none" w:sz="0" w:space="0" w:color="auto"/>
                <w:left w:val="none" w:sz="0" w:space="0" w:color="auto"/>
                <w:bottom w:val="none" w:sz="0" w:space="0" w:color="auto"/>
                <w:right w:val="none" w:sz="0" w:space="0" w:color="auto"/>
              </w:divBdr>
              <w:divsChild>
                <w:div w:id="1932426417">
                  <w:marLeft w:val="0"/>
                  <w:marRight w:val="0"/>
                  <w:marTop w:val="0"/>
                  <w:marBottom w:val="0"/>
                  <w:divBdr>
                    <w:top w:val="none" w:sz="0" w:space="0" w:color="auto"/>
                    <w:left w:val="none" w:sz="0" w:space="0" w:color="auto"/>
                    <w:bottom w:val="none" w:sz="0" w:space="0" w:color="auto"/>
                    <w:right w:val="none" w:sz="0" w:space="0" w:color="auto"/>
                  </w:divBdr>
                  <w:divsChild>
                    <w:div w:id="4629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997018">
      <w:bodyDiv w:val="1"/>
      <w:marLeft w:val="0"/>
      <w:marRight w:val="0"/>
      <w:marTop w:val="0"/>
      <w:marBottom w:val="0"/>
      <w:divBdr>
        <w:top w:val="none" w:sz="0" w:space="0" w:color="auto"/>
        <w:left w:val="none" w:sz="0" w:space="0" w:color="auto"/>
        <w:bottom w:val="none" w:sz="0" w:space="0" w:color="auto"/>
        <w:right w:val="none" w:sz="0" w:space="0" w:color="auto"/>
      </w:divBdr>
      <w:divsChild>
        <w:div w:id="1735005585">
          <w:marLeft w:val="0"/>
          <w:marRight w:val="0"/>
          <w:marTop w:val="0"/>
          <w:marBottom w:val="0"/>
          <w:divBdr>
            <w:top w:val="none" w:sz="0" w:space="0" w:color="auto"/>
            <w:left w:val="none" w:sz="0" w:space="0" w:color="auto"/>
            <w:bottom w:val="none" w:sz="0" w:space="0" w:color="auto"/>
            <w:right w:val="none" w:sz="0" w:space="0" w:color="auto"/>
          </w:divBdr>
          <w:divsChild>
            <w:div w:id="1101757428">
              <w:marLeft w:val="0"/>
              <w:marRight w:val="0"/>
              <w:marTop w:val="0"/>
              <w:marBottom w:val="0"/>
              <w:divBdr>
                <w:top w:val="none" w:sz="0" w:space="0" w:color="auto"/>
                <w:left w:val="none" w:sz="0" w:space="0" w:color="auto"/>
                <w:bottom w:val="none" w:sz="0" w:space="0" w:color="auto"/>
                <w:right w:val="none" w:sz="0" w:space="0" w:color="auto"/>
              </w:divBdr>
              <w:divsChild>
                <w:div w:id="1701977138">
                  <w:marLeft w:val="0"/>
                  <w:marRight w:val="0"/>
                  <w:marTop w:val="0"/>
                  <w:marBottom w:val="0"/>
                  <w:divBdr>
                    <w:top w:val="none" w:sz="0" w:space="0" w:color="auto"/>
                    <w:left w:val="none" w:sz="0" w:space="0" w:color="auto"/>
                    <w:bottom w:val="none" w:sz="0" w:space="0" w:color="auto"/>
                    <w:right w:val="none" w:sz="0" w:space="0" w:color="auto"/>
                  </w:divBdr>
                  <w:divsChild>
                    <w:div w:id="605387080">
                      <w:marLeft w:val="0"/>
                      <w:marRight w:val="0"/>
                      <w:marTop w:val="0"/>
                      <w:marBottom w:val="0"/>
                      <w:divBdr>
                        <w:top w:val="none" w:sz="0" w:space="0" w:color="auto"/>
                        <w:left w:val="none" w:sz="0" w:space="0" w:color="auto"/>
                        <w:bottom w:val="none" w:sz="0" w:space="0" w:color="auto"/>
                        <w:right w:val="none" w:sz="0" w:space="0" w:color="auto"/>
                      </w:divBdr>
                      <w:divsChild>
                        <w:div w:id="735477363">
                          <w:marLeft w:val="0"/>
                          <w:marRight w:val="0"/>
                          <w:marTop w:val="0"/>
                          <w:marBottom w:val="0"/>
                          <w:divBdr>
                            <w:top w:val="none" w:sz="0" w:space="0" w:color="auto"/>
                            <w:left w:val="none" w:sz="0" w:space="0" w:color="auto"/>
                            <w:bottom w:val="none" w:sz="0" w:space="0" w:color="auto"/>
                            <w:right w:val="none" w:sz="0" w:space="0" w:color="auto"/>
                          </w:divBdr>
                          <w:divsChild>
                            <w:div w:id="551699855">
                              <w:marLeft w:val="0"/>
                              <w:marRight w:val="0"/>
                              <w:marTop w:val="0"/>
                              <w:marBottom w:val="0"/>
                              <w:divBdr>
                                <w:top w:val="none" w:sz="0" w:space="0" w:color="auto"/>
                                <w:left w:val="none" w:sz="0" w:space="0" w:color="auto"/>
                                <w:bottom w:val="none" w:sz="0" w:space="0" w:color="auto"/>
                                <w:right w:val="none" w:sz="0" w:space="0" w:color="auto"/>
                              </w:divBdr>
                              <w:divsChild>
                                <w:div w:id="2122799518">
                                  <w:marLeft w:val="0"/>
                                  <w:marRight w:val="0"/>
                                  <w:marTop w:val="0"/>
                                  <w:marBottom w:val="0"/>
                                  <w:divBdr>
                                    <w:top w:val="none" w:sz="0" w:space="0" w:color="auto"/>
                                    <w:left w:val="none" w:sz="0" w:space="0" w:color="auto"/>
                                    <w:bottom w:val="none" w:sz="0" w:space="0" w:color="auto"/>
                                    <w:right w:val="none" w:sz="0" w:space="0" w:color="auto"/>
                                  </w:divBdr>
                                  <w:divsChild>
                                    <w:div w:id="2059742771">
                                      <w:marLeft w:val="0"/>
                                      <w:marRight w:val="0"/>
                                      <w:marTop w:val="0"/>
                                      <w:marBottom w:val="0"/>
                                      <w:divBdr>
                                        <w:top w:val="none" w:sz="0" w:space="0" w:color="auto"/>
                                        <w:left w:val="none" w:sz="0" w:space="0" w:color="auto"/>
                                        <w:bottom w:val="none" w:sz="0" w:space="0" w:color="auto"/>
                                        <w:right w:val="none" w:sz="0" w:space="0" w:color="auto"/>
                                      </w:divBdr>
                                      <w:divsChild>
                                        <w:div w:id="689574663">
                                          <w:marLeft w:val="0"/>
                                          <w:marRight w:val="0"/>
                                          <w:marTop w:val="0"/>
                                          <w:marBottom w:val="0"/>
                                          <w:divBdr>
                                            <w:top w:val="none" w:sz="0" w:space="0" w:color="auto"/>
                                            <w:left w:val="none" w:sz="0" w:space="0" w:color="auto"/>
                                            <w:bottom w:val="none" w:sz="0" w:space="0" w:color="auto"/>
                                            <w:right w:val="none" w:sz="0" w:space="0" w:color="auto"/>
                                          </w:divBdr>
                                          <w:divsChild>
                                            <w:div w:id="786774755">
                                              <w:marLeft w:val="0"/>
                                              <w:marRight w:val="0"/>
                                              <w:marTop w:val="0"/>
                                              <w:marBottom w:val="0"/>
                                              <w:divBdr>
                                                <w:top w:val="none" w:sz="0" w:space="0" w:color="auto"/>
                                                <w:left w:val="none" w:sz="0" w:space="0" w:color="auto"/>
                                                <w:bottom w:val="none" w:sz="0" w:space="0" w:color="auto"/>
                                                <w:right w:val="none" w:sz="0" w:space="0" w:color="auto"/>
                                              </w:divBdr>
                                              <w:divsChild>
                                                <w:div w:id="1638536416">
                                                  <w:marLeft w:val="0"/>
                                                  <w:marRight w:val="0"/>
                                                  <w:marTop w:val="0"/>
                                                  <w:marBottom w:val="0"/>
                                                  <w:divBdr>
                                                    <w:top w:val="none" w:sz="0" w:space="0" w:color="auto"/>
                                                    <w:left w:val="none" w:sz="0" w:space="0" w:color="auto"/>
                                                    <w:bottom w:val="none" w:sz="0" w:space="0" w:color="auto"/>
                                                    <w:right w:val="none" w:sz="0" w:space="0" w:color="auto"/>
                                                  </w:divBdr>
                                                  <w:divsChild>
                                                    <w:div w:id="1508447146">
                                                      <w:marLeft w:val="0"/>
                                                      <w:marRight w:val="0"/>
                                                      <w:marTop w:val="0"/>
                                                      <w:marBottom w:val="0"/>
                                                      <w:divBdr>
                                                        <w:top w:val="none" w:sz="0" w:space="0" w:color="auto"/>
                                                        <w:left w:val="none" w:sz="0" w:space="0" w:color="auto"/>
                                                        <w:bottom w:val="none" w:sz="0" w:space="0" w:color="auto"/>
                                                        <w:right w:val="none" w:sz="0" w:space="0" w:color="auto"/>
                                                      </w:divBdr>
                                                      <w:divsChild>
                                                        <w:div w:id="1804619350">
                                                          <w:marLeft w:val="0"/>
                                                          <w:marRight w:val="0"/>
                                                          <w:marTop w:val="0"/>
                                                          <w:marBottom w:val="0"/>
                                                          <w:divBdr>
                                                            <w:top w:val="none" w:sz="0" w:space="0" w:color="auto"/>
                                                            <w:left w:val="none" w:sz="0" w:space="0" w:color="auto"/>
                                                            <w:bottom w:val="none" w:sz="0" w:space="0" w:color="auto"/>
                                                            <w:right w:val="none" w:sz="0" w:space="0" w:color="auto"/>
                                                          </w:divBdr>
                                                          <w:divsChild>
                                                            <w:div w:id="789399554">
                                                              <w:marLeft w:val="0"/>
                                                              <w:marRight w:val="0"/>
                                                              <w:marTop w:val="0"/>
                                                              <w:marBottom w:val="0"/>
                                                              <w:divBdr>
                                                                <w:top w:val="none" w:sz="0" w:space="0" w:color="auto"/>
                                                                <w:left w:val="none" w:sz="0" w:space="0" w:color="auto"/>
                                                                <w:bottom w:val="none" w:sz="0" w:space="0" w:color="auto"/>
                                                                <w:right w:val="none" w:sz="0" w:space="0" w:color="auto"/>
                                                              </w:divBdr>
                                                              <w:divsChild>
                                                                <w:div w:id="293607333">
                                                                  <w:marLeft w:val="0"/>
                                                                  <w:marRight w:val="0"/>
                                                                  <w:marTop w:val="0"/>
                                                                  <w:marBottom w:val="0"/>
                                                                  <w:divBdr>
                                                                    <w:top w:val="none" w:sz="0" w:space="0" w:color="auto"/>
                                                                    <w:left w:val="none" w:sz="0" w:space="0" w:color="auto"/>
                                                                    <w:bottom w:val="none" w:sz="0" w:space="0" w:color="auto"/>
                                                                    <w:right w:val="none" w:sz="0" w:space="0" w:color="auto"/>
                                                                  </w:divBdr>
                                                                  <w:divsChild>
                                                                    <w:div w:id="4822421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3942498">
                                                              <w:marLeft w:val="0"/>
                                                              <w:marRight w:val="0"/>
                                                              <w:marTop w:val="0"/>
                                                              <w:marBottom w:val="0"/>
                                                              <w:divBdr>
                                                                <w:top w:val="none" w:sz="0" w:space="0" w:color="auto"/>
                                                                <w:left w:val="none" w:sz="0" w:space="0" w:color="auto"/>
                                                                <w:bottom w:val="none" w:sz="0" w:space="0" w:color="auto"/>
                                                                <w:right w:val="none" w:sz="0" w:space="0" w:color="auto"/>
                                                              </w:divBdr>
                                                              <w:divsChild>
                                                                <w:div w:id="565535604">
                                                                  <w:marLeft w:val="0"/>
                                                                  <w:marRight w:val="0"/>
                                                                  <w:marTop w:val="0"/>
                                                                  <w:marBottom w:val="0"/>
                                                                  <w:divBdr>
                                                                    <w:top w:val="none" w:sz="0" w:space="0" w:color="auto"/>
                                                                    <w:left w:val="none" w:sz="0" w:space="0" w:color="auto"/>
                                                                    <w:bottom w:val="none" w:sz="0" w:space="0" w:color="auto"/>
                                                                    <w:right w:val="none" w:sz="0" w:space="0" w:color="auto"/>
                                                                  </w:divBdr>
                                                                  <w:divsChild>
                                                                    <w:div w:id="5462600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55231303">
                                                              <w:marLeft w:val="0"/>
                                                              <w:marRight w:val="0"/>
                                                              <w:marTop w:val="0"/>
                                                              <w:marBottom w:val="0"/>
                                                              <w:divBdr>
                                                                <w:top w:val="none" w:sz="0" w:space="0" w:color="auto"/>
                                                                <w:left w:val="none" w:sz="0" w:space="0" w:color="auto"/>
                                                                <w:bottom w:val="none" w:sz="0" w:space="0" w:color="auto"/>
                                                                <w:right w:val="none" w:sz="0" w:space="0" w:color="auto"/>
                                                              </w:divBdr>
                                                              <w:divsChild>
                                                                <w:div w:id="316350187">
                                                                  <w:marLeft w:val="0"/>
                                                                  <w:marRight w:val="0"/>
                                                                  <w:marTop w:val="0"/>
                                                                  <w:marBottom w:val="0"/>
                                                                  <w:divBdr>
                                                                    <w:top w:val="none" w:sz="0" w:space="0" w:color="auto"/>
                                                                    <w:left w:val="none" w:sz="0" w:space="0" w:color="auto"/>
                                                                    <w:bottom w:val="none" w:sz="0" w:space="0" w:color="auto"/>
                                                                    <w:right w:val="none" w:sz="0" w:space="0" w:color="auto"/>
                                                                  </w:divBdr>
                                                                  <w:divsChild>
                                                                    <w:div w:id="45686228">
                                                                      <w:marLeft w:val="-420"/>
                                                                      <w:marRight w:val="0"/>
                                                                      <w:marTop w:val="0"/>
                                                                      <w:marBottom w:val="0"/>
                                                                      <w:divBdr>
                                                                        <w:top w:val="none" w:sz="0" w:space="0" w:color="auto"/>
                                                                        <w:left w:val="none" w:sz="0" w:space="0" w:color="auto"/>
                                                                        <w:bottom w:val="none" w:sz="0" w:space="0" w:color="auto"/>
                                                                        <w:right w:val="none" w:sz="0" w:space="0" w:color="auto"/>
                                                                      </w:divBdr>
                                                                      <w:divsChild>
                                                                        <w:div w:id="2042629498">
                                                                          <w:marLeft w:val="0"/>
                                                                          <w:marRight w:val="0"/>
                                                                          <w:marTop w:val="0"/>
                                                                          <w:marBottom w:val="0"/>
                                                                          <w:divBdr>
                                                                            <w:top w:val="none" w:sz="0" w:space="0" w:color="auto"/>
                                                                            <w:left w:val="none" w:sz="0" w:space="0" w:color="auto"/>
                                                                            <w:bottom w:val="none" w:sz="0" w:space="0" w:color="auto"/>
                                                                            <w:right w:val="none" w:sz="0" w:space="0" w:color="auto"/>
                                                                          </w:divBdr>
                                                                          <w:divsChild>
                                                                            <w:div w:id="890577622">
                                                                              <w:marLeft w:val="0"/>
                                                                              <w:marRight w:val="0"/>
                                                                              <w:marTop w:val="0"/>
                                                                              <w:marBottom w:val="0"/>
                                                                              <w:divBdr>
                                                                                <w:top w:val="none" w:sz="0" w:space="0" w:color="auto"/>
                                                                                <w:left w:val="none" w:sz="0" w:space="0" w:color="auto"/>
                                                                                <w:bottom w:val="none" w:sz="0" w:space="0" w:color="auto"/>
                                                                                <w:right w:val="none" w:sz="0" w:space="0" w:color="auto"/>
                                                                              </w:divBdr>
                                                                              <w:divsChild>
                                                                                <w:div w:id="2057928403">
                                                                                  <w:marLeft w:val="0"/>
                                                                                  <w:marRight w:val="0"/>
                                                                                  <w:marTop w:val="0"/>
                                                                                  <w:marBottom w:val="0"/>
                                                                                  <w:divBdr>
                                                                                    <w:top w:val="none" w:sz="0" w:space="0" w:color="auto"/>
                                                                                    <w:left w:val="none" w:sz="0" w:space="0" w:color="auto"/>
                                                                                    <w:bottom w:val="none" w:sz="0" w:space="0" w:color="auto"/>
                                                                                    <w:right w:val="none" w:sz="0" w:space="0" w:color="auto"/>
                                                                                  </w:divBdr>
                                                                                </w:div>
                                                                                <w:div w:id="290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82584">
                                                                      <w:marLeft w:val="-420"/>
                                                                      <w:marRight w:val="0"/>
                                                                      <w:marTop w:val="0"/>
                                                                      <w:marBottom w:val="0"/>
                                                                      <w:divBdr>
                                                                        <w:top w:val="none" w:sz="0" w:space="0" w:color="auto"/>
                                                                        <w:left w:val="none" w:sz="0" w:space="0" w:color="auto"/>
                                                                        <w:bottom w:val="none" w:sz="0" w:space="0" w:color="auto"/>
                                                                        <w:right w:val="none" w:sz="0" w:space="0" w:color="auto"/>
                                                                      </w:divBdr>
                                                                      <w:divsChild>
                                                                        <w:div w:id="1295603296">
                                                                          <w:marLeft w:val="0"/>
                                                                          <w:marRight w:val="0"/>
                                                                          <w:marTop w:val="0"/>
                                                                          <w:marBottom w:val="0"/>
                                                                          <w:divBdr>
                                                                            <w:top w:val="none" w:sz="0" w:space="0" w:color="auto"/>
                                                                            <w:left w:val="none" w:sz="0" w:space="0" w:color="auto"/>
                                                                            <w:bottom w:val="none" w:sz="0" w:space="0" w:color="auto"/>
                                                                            <w:right w:val="none" w:sz="0" w:space="0" w:color="auto"/>
                                                                          </w:divBdr>
                                                                          <w:divsChild>
                                                                            <w:div w:id="1175144655">
                                                                              <w:marLeft w:val="0"/>
                                                                              <w:marRight w:val="0"/>
                                                                              <w:marTop w:val="0"/>
                                                                              <w:marBottom w:val="0"/>
                                                                              <w:divBdr>
                                                                                <w:top w:val="none" w:sz="0" w:space="0" w:color="auto"/>
                                                                                <w:left w:val="none" w:sz="0" w:space="0" w:color="auto"/>
                                                                                <w:bottom w:val="none" w:sz="0" w:space="0" w:color="auto"/>
                                                                                <w:right w:val="none" w:sz="0" w:space="0" w:color="auto"/>
                                                                              </w:divBdr>
                                                                              <w:divsChild>
                                                                                <w:div w:id="1471553705">
                                                                                  <w:marLeft w:val="0"/>
                                                                                  <w:marRight w:val="0"/>
                                                                                  <w:marTop w:val="0"/>
                                                                                  <w:marBottom w:val="0"/>
                                                                                  <w:divBdr>
                                                                                    <w:top w:val="none" w:sz="0" w:space="0" w:color="auto"/>
                                                                                    <w:left w:val="none" w:sz="0" w:space="0" w:color="auto"/>
                                                                                    <w:bottom w:val="none" w:sz="0" w:space="0" w:color="auto"/>
                                                                                    <w:right w:val="none" w:sz="0" w:space="0" w:color="auto"/>
                                                                                  </w:divBdr>
                                                                                </w:div>
                                                                                <w:div w:id="3440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620332">
                                                                      <w:marLeft w:val="-420"/>
                                                                      <w:marRight w:val="0"/>
                                                                      <w:marTop w:val="0"/>
                                                                      <w:marBottom w:val="0"/>
                                                                      <w:divBdr>
                                                                        <w:top w:val="none" w:sz="0" w:space="0" w:color="auto"/>
                                                                        <w:left w:val="none" w:sz="0" w:space="0" w:color="auto"/>
                                                                        <w:bottom w:val="none" w:sz="0" w:space="0" w:color="auto"/>
                                                                        <w:right w:val="none" w:sz="0" w:space="0" w:color="auto"/>
                                                                      </w:divBdr>
                                                                      <w:divsChild>
                                                                        <w:div w:id="3942646">
                                                                          <w:marLeft w:val="0"/>
                                                                          <w:marRight w:val="0"/>
                                                                          <w:marTop w:val="0"/>
                                                                          <w:marBottom w:val="0"/>
                                                                          <w:divBdr>
                                                                            <w:top w:val="none" w:sz="0" w:space="0" w:color="auto"/>
                                                                            <w:left w:val="none" w:sz="0" w:space="0" w:color="auto"/>
                                                                            <w:bottom w:val="none" w:sz="0" w:space="0" w:color="auto"/>
                                                                            <w:right w:val="none" w:sz="0" w:space="0" w:color="auto"/>
                                                                          </w:divBdr>
                                                                          <w:divsChild>
                                                                            <w:div w:id="60492694">
                                                                              <w:marLeft w:val="0"/>
                                                                              <w:marRight w:val="0"/>
                                                                              <w:marTop w:val="0"/>
                                                                              <w:marBottom w:val="0"/>
                                                                              <w:divBdr>
                                                                                <w:top w:val="none" w:sz="0" w:space="0" w:color="auto"/>
                                                                                <w:left w:val="none" w:sz="0" w:space="0" w:color="auto"/>
                                                                                <w:bottom w:val="none" w:sz="0" w:space="0" w:color="auto"/>
                                                                                <w:right w:val="none" w:sz="0" w:space="0" w:color="auto"/>
                                                                              </w:divBdr>
                                                                              <w:divsChild>
                                                                                <w:div w:id="1466043155">
                                                                                  <w:marLeft w:val="0"/>
                                                                                  <w:marRight w:val="0"/>
                                                                                  <w:marTop w:val="0"/>
                                                                                  <w:marBottom w:val="0"/>
                                                                                  <w:divBdr>
                                                                                    <w:top w:val="none" w:sz="0" w:space="0" w:color="auto"/>
                                                                                    <w:left w:val="none" w:sz="0" w:space="0" w:color="auto"/>
                                                                                    <w:bottom w:val="none" w:sz="0" w:space="0" w:color="auto"/>
                                                                                    <w:right w:val="none" w:sz="0" w:space="0" w:color="auto"/>
                                                                                  </w:divBdr>
                                                                                </w:div>
                                                                                <w:div w:id="16036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9717">
                                                                      <w:marLeft w:val="-420"/>
                                                                      <w:marRight w:val="0"/>
                                                                      <w:marTop w:val="0"/>
                                                                      <w:marBottom w:val="0"/>
                                                                      <w:divBdr>
                                                                        <w:top w:val="none" w:sz="0" w:space="0" w:color="auto"/>
                                                                        <w:left w:val="none" w:sz="0" w:space="0" w:color="auto"/>
                                                                        <w:bottom w:val="none" w:sz="0" w:space="0" w:color="auto"/>
                                                                        <w:right w:val="none" w:sz="0" w:space="0" w:color="auto"/>
                                                                      </w:divBdr>
                                                                      <w:divsChild>
                                                                        <w:div w:id="1476794072">
                                                                          <w:marLeft w:val="0"/>
                                                                          <w:marRight w:val="0"/>
                                                                          <w:marTop w:val="0"/>
                                                                          <w:marBottom w:val="0"/>
                                                                          <w:divBdr>
                                                                            <w:top w:val="none" w:sz="0" w:space="0" w:color="auto"/>
                                                                            <w:left w:val="none" w:sz="0" w:space="0" w:color="auto"/>
                                                                            <w:bottom w:val="none" w:sz="0" w:space="0" w:color="auto"/>
                                                                            <w:right w:val="none" w:sz="0" w:space="0" w:color="auto"/>
                                                                          </w:divBdr>
                                                                          <w:divsChild>
                                                                            <w:div w:id="1043408971">
                                                                              <w:marLeft w:val="0"/>
                                                                              <w:marRight w:val="0"/>
                                                                              <w:marTop w:val="0"/>
                                                                              <w:marBottom w:val="0"/>
                                                                              <w:divBdr>
                                                                                <w:top w:val="none" w:sz="0" w:space="0" w:color="auto"/>
                                                                                <w:left w:val="none" w:sz="0" w:space="0" w:color="auto"/>
                                                                                <w:bottom w:val="none" w:sz="0" w:space="0" w:color="auto"/>
                                                                                <w:right w:val="none" w:sz="0" w:space="0" w:color="auto"/>
                                                                              </w:divBdr>
                                                                              <w:divsChild>
                                                                                <w:div w:id="1441530003">
                                                                                  <w:marLeft w:val="0"/>
                                                                                  <w:marRight w:val="0"/>
                                                                                  <w:marTop w:val="0"/>
                                                                                  <w:marBottom w:val="0"/>
                                                                                  <w:divBdr>
                                                                                    <w:top w:val="none" w:sz="0" w:space="0" w:color="auto"/>
                                                                                    <w:left w:val="none" w:sz="0" w:space="0" w:color="auto"/>
                                                                                    <w:bottom w:val="none" w:sz="0" w:space="0" w:color="auto"/>
                                                                                    <w:right w:val="none" w:sz="0" w:space="0" w:color="auto"/>
                                                                                  </w:divBdr>
                                                                                </w:div>
                                                                                <w:div w:id="1440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454026">
                                                  <w:marLeft w:val="0"/>
                                                  <w:marRight w:val="0"/>
                                                  <w:marTop w:val="0"/>
                                                  <w:marBottom w:val="0"/>
                                                  <w:divBdr>
                                                    <w:top w:val="none" w:sz="0" w:space="0" w:color="auto"/>
                                                    <w:left w:val="none" w:sz="0" w:space="0" w:color="auto"/>
                                                    <w:bottom w:val="none" w:sz="0" w:space="0" w:color="auto"/>
                                                    <w:right w:val="none" w:sz="0" w:space="0" w:color="auto"/>
                                                  </w:divBdr>
                                                  <w:divsChild>
                                                    <w:div w:id="719130040">
                                                      <w:marLeft w:val="0"/>
                                                      <w:marRight w:val="0"/>
                                                      <w:marTop w:val="0"/>
                                                      <w:marBottom w:val="0"/>
                                                      <w:divBdr>
                                                        <w:top w:val="none" w:sz="0" w:space="0" w:color="auto"/>
                                                        <w:left w:val="none" w:sz="0" w:space="0" w:color="auto"/>
                                                        <w:bottom w:val="none" w:sz="0" w:space="0" w:color="auto"/>
                                                        <w:right w:val="none" w:sz="0" w:space="0" w:color="auto"/>
                                                      </w:divBdr>
                                                      <w:divsChild>
                                                        <w:div w:id="1134907475">
                                                          <w:marLeft w:val="0"/>
                                                          <w:marRight w:val="0"/>
                                                          <w:marTop w:val="0"/>
                                                          <w:marBottom w:val="0"/>
                                                          <w:divBdr>
                                                            <w:top w:val="none" w:sz="0" w:space="0" w:color="auto"/>
                                                            <w:left w:val="none" w:sz="0" w:space="0" w:color="auto"/>
                                                            <w:bottom w:val="none" w:sz="0" w:space="0" w:color="auto"/>
                                                            <w:right w:val="none" w:sz="0" w:space="0" w:color="auto"/>
                                                          </w:divBdr>
                                                          <w:divsChild>
                                                            <w:div w:id="742260761">
                                                              <w:marLeft w:val="0"/>
                                                              <w:marRight w:val="0"/>
                                                              <w:marTop w:val="0"/>
                                                              <w:marBottom w:val="0"/>
                                                              <w:divBdr>
                                                                <w:top w:val="none" w:sz="0" w:space="0" w:color="auto"/>
                                                                <w:left w:val="none" w:sz="0" w:space="0" w:color="auto"/>
                                                                <w:bottom w:val="none" w:sz="0" w:space="0" w:color="auto"/>
                                                                <w:right w:val="none" w:sz="0" w:space="0" w:color="auto"/>
                                                              </w:divBdr>
                                                              <w:divsChild>
                                                                <w:div w:id="173156326">
                                                                  <w:marLeft w:val="0"/>
                                                                  <w:marRight w:val="0"/>
                                                                  <w:marTop w:val="0"/>
                                                                  <w:marBottom w:val="300"/>
                                                                  <w:divBdr>
                                                                    <w:top w:val="none" w:sz="0" w:space="0" w:color="auto"/>
                                                                    <w:left w:val="none" w:sz="0" w:space="0" w:color="auto"/>
                                                                    <w:bottom w:val="none" w:sz="0" w:space="0" w:color="auto"/>
                                                                    <w:right w:val="none" w:sz="0" w:space="0" w:color="auto"/>
                                                                  </w:divBdr>
                                                                  <w:divsChild>
                                                                    <w:div w:id="1354070418">
                                                                      <w:marLeft w:val="0"/>
                                                                      <w:marRight w:val="0"/>
                                                                      <w:marTop w:val="0"/>
                                                                      <w:marBottom w:val="0"/>
                                                                      <w:divBdr>
                                                                        <w:top w:val="none" w:sz="0" w:space="0" w:color="auto"/>
                                                                        <w:left w:val="none" w:sz="0" w:space="0" w:color="auto"/>
                                                                        <w:bottom w:val="none" w:sz="0" w:space="0" w:color="auto"/>
                                                                        <w:right w:val="none" w:sz="0" w:space="0" w:color="auto"/>
                                                                      </w:divBdr>
                                                                      <w:divsChild>
                                                                        <w:div w:id="1562595773">
                                                                          <w:marLeft w:val="0"/>
                                                                          <w:marRight w:val="0"/>
                                                                          <w:marTop w:val="0"/>
                                                                          <w:marBottom w:val="0"/>
                                                                          <w:divBdr>
                                                                            <w:top w:val="none" w:sz="0" w:space="0" w:color="auto"/>
                                                                            <w:left w:val="none" w:sz="0" w:space="0" w:color="auto"/>
                                                                            <w:bottom w:val="none" w:sz="0" w:space="0" w:color="auto"/>
                                                                            <w:right w:val="none" w:sz="0" w:space="0" w:color="auto"/>
                                                                          </w:divBdr>
                                                                          <w:divsChild>
                                                                            <w:div w:id="1784114316">
                                                                              <w:marLeft w:val="0"/>
                                                                              <w:marRight w:val="0"/>
                                                                              <w:marTop w:val="0"/>
                                                                              <w:marBottom w:val="0"/>
                                                                              <w:divBdr>
                                                                                <w:top w:val="none" w:sz="0" w:space="0" w:color="auto"/>
                                                                                <w:left w:val="none" w:sz="0" w:space="0" w:color="auto"/>
                                                                                <w:bottom w:val="none" w:sz="0" w:space="0" w:color="auto"/>
                                                                                <w:right w:val="none" w:sz="0" w:space="0" w:color="auto"/>
                                                                              </w:divBdr>
                                                                              <w:divsChild>
                                                                                <w:div w:id="2018773916">
                                                                                  <w:marLeft w:val="0"/>
                                                                                  <w:marRight w:val="0"/>
                                                                                  <w:marTop w:val="0"/>
                                                                                  <w:marBottom w:val="0"/>
                                                                                  <w:divBdr>
                                                                                    <w:top w:val="none" w:sz="0" w:space="0" w:color="auto"/>
                                                                                    <w:left w:val="none" w:sz="0" w:space="0" w:color="auto"/>
                                                                                    <w:bottom w:val="none" w:sz="0" w:space="0" w:color="auto"/>
                                                                                    <w:right w:val="none" w:sz="0" w:space="0" w:color="auto"/>
                                                                                  </w:divBdr>
                                                                                  <w:divsChild>
                                                                                    <w:div w:id="1075397800">
                                                                                      <w:marLeft w:val="0"/>
                                                                                      <w:marRight w:val="0"/>
                                                                                      <w:marTop w:val="0"/>
                                                                                      <w:marBottom w:val="0"/>
                                                                                      <w:divBdr>
                                                                                        <w:top w:val="none" w:sz="0" w:space="0" w:color="auto"/>
                                                                                        <w:left w:val="none" w:sz="0" w:space="0" w:color="auto"/>
                                                                                        <w:bottom w:val="none" w:sz="0" w:space="0" w:color="auto"/>
                                                                                        <w:right w:val="none" w:sz="0" w:space="0" w:color="auto"/>
                                                                                      </w:divBdr>
                                                                                      <w:divsChild>
                                                                                        <w:div w:id="432752416">
                                                                                          <w:marLeft w:val="0"/>
                                                                                          <w:marRight w:val="0"/>
                                                                                          <w:marTop w:val="0"/>
                                                                                          <w:marBottom w:val="0"/>
                                                                                          <w:divBdr>
                                                                                            <w:top w:val="none" w:sz="0" w:space="0" w:color="auto"/>
                                                                                            <w:left w:val="none" w:sz="0" w:space="0" w:color="auto"/>
                                                                                            <w:bottom w:val="none" w:sz="0" w:space="0" w:color="auto"/>
                                                                                            <w:right w:val="none" w:sz="0" w:space="0" w:color="auto"/>
                                                                                          </w:divBdr>
                                                                                          <w:divsChild>
                                                                                            <w:div w:id="38944563">
                                                                                              <w:marLeft w:val="0"/>
                                                                                              <w:marRight w:val="0"/>
                                                                                              <w:marTop w:val="0"/>
                                                                                              <w:marBottom w:val="60"/>
                                                                                              <w:divBdr>
                                                                                                <w:top w:val="none" w:sz="0" w:space="0" w:color="auto"/>
                                                                                                <w:left w:val="none" w:sz="0" w:space="0" w:color="auto"/>
                                                                                                <w:bottom w:val="none" w:sz="0" w:space="0" w:color="auto"/>
                                                                                                <w:right w:val="none" w:sz="0" w:space="0" w:color="auto"/>
                                                                                              </w:divBdr>
                                                                                            </w:div>
                                                                                            <w:div w:id="497431035">
                                                                                              <w:marLeft w:val="0"/>
                                                                                              <w:marRight w:val="0"/>
                                                                                              <w:marTop w:val="0"/>
                                                                                              <w:marBottom w:val="120"/>
                                                                                              <w:divBdr>
                                                                                                <w:top w:val="none" w:sz="0" w:space="0" w:color="auto"/>
                                                                                                <w:left w:val="none" w:sz="0" w:space="0" w:color="auto"/>
                                                                                                <w:bottom w:val="none" w:sz="0" w:space="0" w:color="auto"/>
                                                                                                <w:right w:val="none" w:sz="0" w:space="0" w:color="auto"/>
                                                                                              </w:divBdr>
                                                                                            </w:div>
                                                                                            <w:div w:id="1468741183">
                                                                                              <w:marLeft w:val="0"/>
                                                                                              <w:marRight w:val="0"/>
                                                                                              <w:marTop w:val="0"/>
                                                                                              <w:marBottom w:val="0"/>
                                                                                              <w:divBdr>
                                                                                                <w:top w:val="none" w:sz="0" w:space="0" w:color="auto"/>
                                                                                                <w:left w:val="none" w:sz="0" w:space="0" w:color="auto"/>
                                                                                                <w:bottom w:val="none" w:sz="0" w:space="0" w:color="auto"/>
                                                                                                <w:right w:val="none" w:sz="0" w:space="0" w:color="auto"/>
                                                                                              </w:divBdr>
                                                                                              <w:divsChild>
                                                                                                <w:div w:id="49572710">
                                                                                                  <w:marLeft w:val="0"/>
                                                                                                  <w:marRight w:val="0"/>
                                                                                                  <w:marTop w:val="0"/>
                                                                                                  <w:marBottom w:val="0"/>
                                                                                                  <w:divBdr>
                                                                                                    <w:top w:val="none" w:sz="0" w:space="0" w:color="auto"/>
                                                                                                    <w:left w:val="none" w:sz="0" w:space="0" w:color="auto"/>
                                                                                                    <w:bottom w:val="none" w:sz="0" w:space="0" w:color="auto"/>
                                                                                                    <w:right w:val="none" w:sz="0" w:space="0" w:color="auto"/>
                                                                                                  </w:divBdr>
                                                                                                  <w:divsChild>
                                                                                                    <w:div w:id="773089354">
                                                                                                      <w:marLeft w:val="0"/>
                                                                                                      <w:marRight w:val="0"/>
                                                                                                      <w:marTop w:val="0"/>
                                                                                                      <w:marBottom w:val="0"/>
                                                                                                      <w:divBdr>
                                                                                                        <w:top w:val="none" w:sz="0" w:space="0" w:color="auto"/>
                                                                                                        <w:left w:val="none" w:sz="0" w:space="0" w:color="auto"/>
                                                                                                        <w:bottom w:val="none" w:sz="0" w:space="0" w:color="auto"/>
                                                                                                        <w:right w:val="none" w:sz="0" w:space="0" w:color="auto"/>
                                                                                                      </w:divBdr>
                                                                                                      <w:divsChild>
                                                                                                        <w:div w:id="1183663902">
                                                                                                          <w:marLeft w:val="0"/>
                                                                                                          <w:marRight w:val="0"/>
                                                                                                          <w:marTop w:val="0"/>
                                                                                                          <w:marBottom w:val="0"/>
                                                                                                          <w:divBdr>
                                                                                                            <w:top w:val="none" w:sz="0" w:space="0" w:color="auto"/>
                                                                                                            <w:left w:val="none" w:sz="0" w:space="0" w:color="auto"/>
                                                                                                            <w:bottom w:val="none" w:sz="0" w:space="0" w:color="auto"/>
                                                                                                            <w:right w:val="none" w:sz="0" w:space="0" w:color="auto"/>
                                                                                                          </w:divBdr>
                                                                                                          <w:divsChild>
                                                                                                            <w:div w:id="1214655526">
                                                                                                              <w:marLeft w:val="0"/>
                                                                                                              <w:marRight w:val="0"/>
                                                                                                              <w:marTop w:val="0"/>
                                                                                                              <w:marBottom w:val="0"/>
                                                                                                              <w:divBdr>
                                                                                                                <w:top w:val="none" w:sz="0" w:space="0" w:color="auto"/>
                                                                                                                <w:left w:val="none" w:sz="0" w:space="0" w:color="auto"/>
                                                                                                                <w:bottom w:val="none" w:sz="0" w:space="0" w:color="auto"/>
                                                                                                                <w:right w:val="none" w:sz="0" w:space="0" w:color="auto"/>
                                                                                                              </w:divBdr>
                                                                                                              <w:divsChild>
                                                                                                                <w:div w:id="756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4430">
                                                                                                          <w:marLeft w:val="90"/>
                                                                                                          <w:marRight w:val="0"/>
                                                                                                          <w:marTop w:val="0"/>
                                                                                                          <w:marBottom w:val="0"/>
                                                                                                          <w:divBdr>
                                                                                                            <w:top w:val="none" w:sz="0" w:space="0" w:color="auto"/>
                                                                                                            <w:left w:val="none" w:sz="0" w:space="0" w:color="auto"/>
                                                                                                            <w:bottom w:val="none" w:sz="0" w:space="0" w:color="auto"/>
                                                                                                            <w:right w:val="none" w:sz="0" w:space="0" w:color="auto"/>
                                                                                                          </w:divBdr>
                                                                                                          <w:divsChild>
                                                                                                            <w:div w:id="17916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59691">
                                                                                          <w:marLeft w:val="0"/>
                                                                                          <w:marRight w:val="0"/>
                                                                                          <w:marTop w:val="0"/>
                                                                                          <w:marBottom w:val="0"/>
                                                                                          <w:divBdr>
                                                                                            <w:top w:val="none" w:sz="0" w:space="0" w:color="auto"/>
                                                                                            <w:left w:val="none" w:sz="0" w:space="0" w:color="auto"/>
                                                                                            <w:bottom w:val="none" w:sz="0" w:space="0" w:color="auto"/>
                                                                                            <w:right w:val="none" w:sz="0" w:space="0" w:color="auto"/>
                                                                                          </w:divBdr>
                                                                                          <w:divsChild>
                                                                                            <w:div w:id="1043939629">
                                                                                              <w:marLeft w:val="0"/>
                                                                                              <w:marRight w:val="0"/>
                                                                                              <w:marTop w:val="0"/>
                                                                                              <w:marBottom w:val="60"/>
                                                                                              <w:divBdr>
                                                                                                <w:top w:val="none" w:sz="0" w:space="0" w:color="auto"/>
                                                                                                <w:left w:val="none" w:sz="0" w:space="0" w:color="auto"/>
                                                                                                <w:bottom w:val="none" w:sz="0" w:space="0" w:color="auto"/>
                                                                                                <w:right w:val="none" w:sz="0" w:space="0" w:color="auto"/>
                                                                                              </w:divBdr>
                                                                                            </w:div>
                                                                                            <w:div w:id="1746493548">
                                                                                              <w:marLeft w:val="0"/>
                                                                                              <w:marRight w:val="0"/>
                                                                                              <w:marTop w:val="0"/>
                                                                                              <w:marBottom w:val="120"/>
                                                                                              <w:divBdr>
                                                                                                <w:top w:val="none" w:sz="0" w:space="0" w:color="auto"/>
                                                                                                <w:left w:val="none" w:sz="0" w:space="0" w:color="auto"/>
                                                                                                <w:bottom w:val="none" w:sz="0" w:space="0" w:color="auto"/>
                                                                                                <w:right w:val="none" w:sz="0" w:space="0" w:color="auto"/>
                                                                                              </w:divBdr>
                                                                                            </w:div>
                                                                                            <w:div w:id="947614765">
                                                                                              <w:marLeft w:val="0"/>
                                                                                              <w:marRight w:val="0"/>
                                                                                              <w:marTop w:val="0"/>
                                                                                              <w:marBottom w:val="0"/>
                                                                                              <w:divBdr>
                                                                                                <w:top w:val="none" w:sz="0" w:space="0" w:color="auto"/>
                                                                                                <w:left w:val="none" w:sz="0" w:space="0" w:color="auto"/>
                                                                                                <w:bottom w:val="none" w:sz="0" w:space="0" w:color="auto"/>
                                                                                                <w:right w:val="none" w:sz="0" w:space="0" w:color="auto"/>
                                                                                              </w:divBdr>
                                                                                              <w:divsChild>
                                                                                                <w:div w:id="1817529724">
                                                                                                  <w:marLeft w:val="0"/>
                                                                                                  <w:marRight w:val="0"/>
                                                                                                  <w:marTop w:val="0"/>
                                                                                                  <w:marBottom w:val="0"/>
                                                                                                  <w:divBdr>
                                                                                                    <w:top w:val="none" w:sz="0" w:space="0" w:color="auto"/>
                                                                                                    <w:left w:val="none" w:sz="0" w:space="0" w:color="auto"/>
                                                                                                    <w:bottom w:val="none" w:sz="0" w:space="0" w:color="auto"/>
                                                                                                    <w:right w:val="none" w:sz="0" w:space="0" w:color="auto"/>
                                                                                                  </w:divBdr>
                                                                                                  <w:divsChild>
                                                                                                    <w:div w:id="294721567">
                                                                                                      <w:marLeft w:val="0"/>
                                                                                                      <w:marRight w:val="0"/>
                                                                                                      <w:marTop w:val="0"/>
                                                                                                      <w:marBottom w:val="0"/>
                                                                                                      <w:divBdr>
                                                                                                        <w:top w:val="none" w:sz="0" w:space="0" w:color="auto"/>
                                                                                                        <w:left w:val="none" w:sz="0" w:space="0" w:color="auto"/>
                                                                                                        <w:bottom w:val="none" w:sz="0" w:space="0" w:color="auto"/>
                                                                                                        <w:right w:val="none" w:sz="0" w:space="0" w:color="auto"/>
                                                                                                      </w:divBdr>
                                                                                                      <w:divsChild>
                                                                                                        <w:div w:id="1842308111">
                                                                                                          <w:marLeft w:val="0"/>
                                                                                                          <w:marRight w:val="0"/>
                                                                                                          <w:marTop w:val="0"/>
                                                                                                          <w:marBottom w:val="0"/>
                                                                                                          <w:divBdr>
                                                                                                            <w:top w:val="none" w:sz="0" w:space="0" w:color="auto"/>
                                                                                                            <w:left w:val="none" w:sz="0" w:space="0" w:color="auto"/>
                                                                                                            <w:bottom w:val="none" w:sz="0" w:space="0" w:color="auto"/>
                                                                                                            <w:right w:val="none" w:sz="0" w:space="0" w:color="auto"/>
                                                                                                          </w:divBdr>
                                                                                                          <w:divsChild>
                                                                                                            <w:div w:id="2013948151">
                                                                                                              <w:marLeft w:val="0"/>
                                                                                                              <w:marRight w:val="0"/>
                                                                                                              <w:marTop w:val="0"/>
                                                                                                              <w:marBottom w:val="0"/>
                                                                                                              <w:divBdr>
                                                                                                                <w:top w:val="none" w:sz="0" w:space="0" w:color="auto"/>
                                                                                                                <w:left w:val="none" w:sz="0" w:space="0" w:color="auto"/>
                                                                                                                <w:bottom w:val="none" w:sz="0" w:space="0" w:color="auto"/>
                                                                                                                <w:right w:val="none" w:sz="0" w:space="0" w:color="auto"/>
                                                                                                              </w:divBdr>
                                                                                                              <w:divsChild>
                                                                                                                <w:div w:id="9051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0801">
                                                                                                          <w:marLeft w:val="90"/>
                                                                                                          <w:marRight w:val="0"/>
                                                                                                          <w:marTop w:val="0"/>
                                                                                                          <w:marBottom w:val="0"/>
                                                                                                          <w:divBdr>
                                                                                                            <w:top w:val="none" w:sz="0" w:space="0" w:color="auto"/>
                                                                                                            <w:left w:val="none" w:sz="0" w:space="0" w:color="auto"/>
                                                                                                            <w:bottom w:val="none" w:sz="0" w:space="0" w:color="auto"/>
                                                                                                            <w:right w:val="none" w:sz="0" w:space="0" w:color="auto"/>
                                                                                                          </w:divBdr>
                                                                                                          <w:divsChild>
                                                                                                            <w:div w:id="10190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503350">
                                                                                          <w:marLeft w:val="0"/>
                                                                                          <w:marRight w:val="0"/>
                                                                                          <w:marTop w:val="0"/>
                                                                                          <w:marBottom w:val="0"/>
                                                                                          <w:divBdr>
                                                                                            <w:top w:val="none" w:sz="0" w:space="0" w:color="auto"/>
                                                                                            <w:left w:val="none" w:sz="0" w:space="0" w:color="auto"/>
                                                                                            <w:bottom w:val="none" w:sz="0" w:space="0" w:color="auto"/>
                                                                                            <w:right w:val="none" w:sz="0" w:space="0" w:color="auto"/>
                                                                                          </w:divBdr>
                                                                                          <w:divsChild>
                                                                                            <w:div w:id="110364759">
                                                                                              <w:marLeft w:val="0"/>
                                                                                              <w:marRight w:val="0"/>
                                                                                              <w:marTop w:val="0"/>
                                                                                              <w:marBottom w:val="60"/>
                                                                                              <w:divBdr>
                                                                                                <w:top w:val="none" w:sz="0" w:space="0" w:color="auto"/>
                                                                                                <w:left w:val="none" w:sz="0" w:space="0" w:color="auto"/>
                                                                                                <w:bottom w:val="none" w:sz="0" w:space="0" w:color="auto"/>
                                                                                                <w:right w:val="none" w:sz="0" w:space="0" w:color="auto"/>
                                                                                              </w:divBdr>
                                                                                            </w:div>
                                                                                            <w:div w:id="176428064">
                                                                                              <w:marLeft w:val="0"/>
                                                                                              <w:marRight w:val="0"/>
                                                                                              <w:marTop w:val="0"/>
                                                                                              <w:marBottom w:val="120"/>
                                                                                              <w:divBdr>
                                                                                                <w:top w:val="none" w:sz="0" w:space="0" w:color="auto"/>
                                                                                                <w:left w:val="none" w:sz="0" w:space="0" w:color="auto"/>
                                                                                                <w:bottom w:val="none" w:sz="0" w:space="0" w:color="auto"/>
                                                                                                <w:right w:val="none" w:sz="0" w:space="0" w:color="auto"/>
                                                                                              </w:divBdr>
                                                                                            </w:div>
                                                                                            <w:div w:id="957223131">
                                                                                              <w:marLeft w:val="0"/>
                                                                                              <w:marRight w:val="0"/>
                                                                                              <w:marTop w:val="0"/>
                                                                                              <w:marBottom w:val="0"/>
                                                                                              <w:divBdr>
                                                                                                <w:top w:val="none" w:sz="0" w:space="0" w:color="auto"/>
                                                                                                <w:left w:val="none" w:sz="0" w:space="0" w:color="auto"/>
                                                                                                <w:bottom w:val="none" w:sz="0" w:space="0" w:color="auto"/>
                                                                                                <w:right w:val="none" w:sz="0" w:space="0" w:color="auto"/>
                                                                                              </w:divBdr>
                                                                                              <w:divsChild>
                                                                                                <w:div w:id="1171287259">
                                                                                                  <w:marLeft w:val="0"/>
                                                                                                  <w:marRight w:val="0"/>
                                                                                                  <w:marTop w:val="0"/>
                                                                                                  <w:marBottom w:val="0"/>
                                                                                                  <w:divBdr>
                                                                                                    <w:top w:val="none" w:sz="0" w:space="0" w:color="auto"/>
                                                                                                    <w:left w:val="none" w:sz="0" w:space="0" w:color="auto"/>
                                                                                                    <w:bottom w:val="none" w:sz="0" w:space="0" w:color="auto"/>
                                                                                                    <w:right w:val="none" w:sz="0" w:space="0" w:color="auto"/>
                                                                                                  </w:divBdr>
                                                                                                  <w:divsChild>
                                                                                                    <w:div w:id="86000500">
                                                                                                      <w:marLeft w:val="0"/>
                                                                                                      <w:marRight w:val="0"/>
                                                                                                      <w:marTop w:val="0"/>
                                                                                                      <w:marBottom w:val="0"/>
                                                                                                      <w:divBdr>
                                                                                                        <w:top w:val="none" w:sz="0" w:space="0" w:color="auto"/>
                                                                                                        <w:left w:val="none" w:sz="0" w:space="0" w:color="auto"/>
                                                                                                        <w:bottom w:val="none" w:sz="0" w:space="0" w:color="auto"/>
                                                                                                        <w:right w:val="none" w:sz="0" w:space="0" w:color="auto"/>
                                                                                                      </w:divBdr>
                                                                                                      <w:divsChild>
                                                                                                        <w:div w:id="444425200">
                                                                                                          <w:marLeft w:val="0"/>
                                                                                                          <w:marRight w:val="0"/>
                                                                                                          <w:marTop w:val="0"/>
                                                                                                          <w:marBottom w:val="0"/>
                                                                                                          <w:divBdr>
                                                                                                            <w:top w:val="none" w:sz="0" w:space="0" w:color="auto"/>
                                                                                                            <w:left w:val="none" w:sz="0" w:space="0" w:color="auto"/>
                                                                                                            <w:bottom w:val="none" w:sz="0" w:space="0" w:color="auto"/>
                                                                                                            <w:right w:val="none" w:sz="0" w:space="0" w:color="auto"/>
                                                                                                          </w:divBdr>
                                                                                                          <w:divsChild>
                                                                                                            <w:div w:id="1375427704">
                                                                                                              <w:marLeft w:val="0"/>
                                                                                                              <w:marRight w:val="0"/>
                                                                                                              <w:marTop w:val="0"/>
                                                                                                              <w:marBottom w:val="0"/>
                                                                                                              <w:divBdr>
                                                                                                                <w:top w:val="none" w:sz="0" w:space="0" w:color="auto"/>
                                                                                                                <w:left w:val="none" w:sz="0" w:space="0" w:color="auto"/>
                                                                                                                <w:bottom w:val="none" w:sz="0" w:space="0" w:color="auto"/>
                                                                                                                <w:right w:val="none" w:sz="0" w:space="0" w:color="auto"/>
                                                                                                              </w:divBdr>
                                                                                                              <w:divsChild>
                                                                                                                <w:div w:id="6535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3233">
                                                                                                          <w:marLeft w:val="90"/>
                                                                                                          <w:marRight w:val="0"/>
                                                                                                          <w:marTop w:val="0"/>
                                                                                                          <w:marBottom w:val="0"/>
                                                                                                          <w:divBdr>
                                                                                                            <w:top w:val="none" w:sz="0" w:space="0" w:color="auto"/>
                                                                                                            <w:left w:val="none" w:sz="0" w:space="0" w:color="auto"/>
                                                                                                            <w:bottom w:val="none" w:sz="0" w:space="0" w:color="auto"/>
                                                                                                            <w:right w:val="none" w:sz="0" w:space="0" w:color="auto"/>
                                                                                                          </w:divBdr>
                                                                                                          <w:divsChild>
                                                                                                            <w:div w:id="33273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933379">
                                                                                          <w:marLeft w:val="0"/>
                                                                                          <w:marRight w:val="0"/>
                                                                                          <w:marTop w:val="0"/>
                                                                                          <w:marBottom w:val="0"/>
                                                                                          <w:divBdr>
                                                                                            <w:top w:val="none" w:sz="0" w:space="0" w:color="auto"/>
                                                                                            <w:left w:val="none" w:sz="0" w:space="0" w:color="auto"/>
                                                                                            <w:bottom w:val="none" w:sz="0" w:space="0" w:color="auto"/>
                                                                                            <w:right w:val="none" w:sz="0" w:space="0" w:color="auto"/>
                                                                                          </w:divBdr>
                                                                                          <w:divsChild>
                                                                                            <w:div w:id="213524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9117935">
      <w:bodyDiv w:val="1"/>
      <w:marLeft w:val="0"/>
      <w:marRight w:val="0"/>
      <w:marTop w:val="0"/>
      <w:marBottom w:val="0"/>
      <w:divBdr>
        <w:top w:val="none" w:sz="0" w:space="0" w:color="auto"/>
        <w:left w:val="none" w:sz="0" w:space="0" w:color="auto"/>
        <w:bottom w:val="none" w:sz="0" w:space="0" w:color="auto"/>
        <w:right w:val="none" w:sz="0" w:space="0" w:color="auto"/>
      </w:divBdr>
      <w:divsChild>
        <w:div w:id="129784935">
          <w:marLeft w:val="0"/>
          <w:marRight w:val="240"/>
          <w:marTop w:val="0"/>
          <w:marBottom w:val="0"/>
          <w:divBdr>
            <w:top w:val="none" w:sz="0" w:space="0" w:color="auto"/>
            <w:left w:val="none" w:sz="0" w:space="0" w:color="auto"/>
            <w:bottom w:val="none" w:sz="0" w:space="0" w:color="auto"/>
            <w:right w:val="none" w:sz="0" w:space="0" w:color="auto"/>
          </w:divBdr>
          <w:divsChild>
            <w:div w:id="600576555">
              <w:marLeft w:val="0"/>
              <w:marRight w:val="0"/>
              <w:marTop w:val="0"/>
              <w:marBottom w:val="0"/>
              <w:divBdr>
                <w:top w:val="none" w:sz="0" w:space="0" w:color="auto"/>
                <w:left w:val="none" w:sz="0" w:space="0" w:color="auto"/>
                <w:bottom w:val="none" w:sz="0" w:space="0" w:color="auto"/>
                <w:right w:val="none" w:sz="0" w:space="0" w:color="auto"/>
              </w:divBdr>
              <w:divsChild>
                <w:div w:id="59686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9795">
          <w:marLeft w:val="0"/>
          <w:marRight w:val="240"/>
          <w:marTop w:val="0"/>
          <w:marBottom w:val="0"/>
          <w:divBdr>
            <w:top w:val="none" w:sz="0" w:space="0" w:color="auto"/>
            <w:left w:val="none" w:sz="0" w:space="0" w:color="auto"/>
            <w:bottom w:val="none" w:sz="0" w:space="0" w:color="auto"/>
            <w:right w:val="none" w:sz="0" w:space="0" w:color="auto"/>
          </w:divBdr>
          <w:divsChild>
            <w:div w:id="1140998839">
              <w:marLeft w:val="0"/>
              <w:marRight w:val="0"/>
              <w:marTop w:val="0"/>
              <w:marBottom w:val="0"/>
              <w:divBdr>
                <w:top w:val="none" w:sz="0" w:space="0" w:color="auto"/>
                <w:left w:val="none" w:sz="0" w:space="0" w:color="auto"/>
                <w:bottom w:val="none" w:sz="0" w:space="0" w:color="auto"/>
                <w:right w:val="none" w:sz="0" w:space="0" w:color="auto"/>
              </w:divBdr>
              <w:divsChild>
                <w:div w:id="18211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03820">
          <w:marLeft w:val="0"/>
          <w:marRight w:val="0"/>
          <w:marTop w:val="750"/>
          <w:marBottom w:val="0"/>
          <w:divBdr>
            <w:top w:val="none" w:sz="0" w:space="0" w:color="auto"/>
            <w:left w:val="none" w:sz="0" w:space="0" w:color="auto"/>
            <w:bottom w:val="none" w:sz="0" w:space="0" w:color="auto"/>
            <w:right w:val="none" w:sz="0" w:space="0" w:color="auto"/>
          </w:divBdr>
          <w:divsChild>
            <w:div w:id="554313560">
              <w:marLeft w:val="0"/>
              <w:marRight w:val="0"/>
              <w:marTop w:val="0"/>
              <w:marBottom w:val="0"/>
              <w:divBdr>
                <w:top w:val="none" w:sz="0" w:space="0" w:color="auto"/>
                <w:left w:val="none" w:sz="0" w:space="0" w:color="auto"/>
                <w:bottom w:val="none" w:sz="0" w:space="0" w:color="auto"/>
                <w:right w:val="none" w:sz="0" w:space="0" w:color="auto"/>
              </w:divBdr>
              <w:divsChild>
                <w:div w:id="603734538">
                  <w:marLeft w:val="0"/>
                  <w:marRight w:val="0"/>
                  <w:marTop w:val="0"/>
                  <w:marBottom w:val="0"/>
                  <w:divBdr>
                    <w:top w:val="none" w:sz="0" w:space="0" w:color="auto"/>
                    <w:left w:val="none" w:sz="0" w:space="0" w:color="auto"/>
                    <w:bottom w:val="none" w:sz="0" w:space="0" w:color="auto"/>
                    <w:right w:val="none" w:sz="0" w:space="0" w:color="auto"/>
                  </w:divBdr>
                  <w:divsChild>
                    <w:div w:id="603349053">
                      <w:marLeft w:val="0"/>
                      <w:marRight w:val="0"/>
                      <w:marTop w:val="0"/>
                      <w:marBottom w:val="0"/>
                      <w:divBdr>
                        <w:top w:val="none" w:sz="0" w:space="0" w:color="auto"/>
                        <w:left w:val="none" w:sz="0" w:space="0" w:color="auto"/>
                        <w:bottom w:val="none" w:sz="0" w:space="0" w:color="auto"/>
                        <w:right w:val="none" w:sz="0" w:space="0" w:color="auto"/>
                      </w:divBdr>
                      <w:divsChild>
                        <w:div w:id="5057475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29189670">
      <w:bodyDiv w:val="1"/>
      <w:marLeft w:val="0"/>
      <w:marRight w:val="0"/>
      <w:marTop w:val="0"/>
      <w:marBottom w:val="0"/>
      <w:divBdr>
        <w:top w:val="none" w:sz="0" w:space="0" w:color="auto"/>
        <w:left w:val="none" w:sz="0" w:space="0" w:color="auto"/>
        <w:bottom w:val="none" w:sz="0" w:space="0" w:color="auto"/>
        <w:right w:val="none" w:sz="0" w:space="0" w:color="auto"/>
      </w:divBdr>
      <w:divsChild>
        <w:div w:id="563639806">
          <w:marLeft w:val="0"/>
          <w:marRight w:val="240"/>
          <w:marTop w:val="0"/>
          <w:marBottom w:val="0"/>
          <w:divBdr>
            <w:top w:val="none" w:sz="0" w:space="0" w:color="auto"/>
            <w:left w:val="none" w:sz="0" w:space="0" w:color="auto"/>
            <w:bottom w:val="none" w:sz="0" w:space="0" w:color="auto"/>
            <w:right w:val="none" w:sz="0" w:space="0" w:color="auto"/>
          </w:divBdr>
          <w:divsChild>
            <w:div w:id="1356805098">
              <w:marLeft w:val="0"/>
              <w:marRight w:val="0"/>
              <w:marTop w:val="0"/>
              <w:marBottom w:val="0"/>
              <w:divBdr>
                <w:top w:val="none" w:sz="0" w:space="0" w:color="auto"/>
                <w:left w:val="none" w:sz="0" w:space="0" w:color="auto"/>
                <w:bottom w:val="none" w:sz="0" w:space="0" w:color="auto"/>
                <w:right w:val="none" w:sz="0" w:space="0" w:color="auto"/>
              </w:divBdr>
              <w:divsChild>
                <w:div w:id="11016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19180">
          <w:marLeft w:val="0"/>
          <w:marRight w:val="240"/>
          <w:marTop w:val="0"/>
          <w:marBottom w:val="0"/>
          <w:divBdr>
            <w:top w:val="none" w:sz="0" w:space="0" w:color="auto"/>
            <w:left w:val="none" w:sz="0" w:space="0" w:color="auto"/>
            <w:bottom w:val="none" w:sz="0" w:space="0" w:color="auto"/>
            <w:right w:val="none" w:sz="0" w:space="0" w:color="auto"/>
          </w:divBdr>
          <w:divsChild>
            <w:div w:id="1050768051">
              <w:marLeft w:val="0"/>
              <w:marRight w:val="0"/>
              <w:marTop w:val="0"/>
              <w:marBottom w:val="0"/>
              <w:divBdr>
                <w:top w:val="none" w:sz="0" w:space="0" w:color="auto"/>
                <w:left w:val="none" w:sz="0" w:space="0" w:color="auto"/>
                <w:bottom w:val="none" w:sz="0" w:space="0" w:color="auto"/>
                <w:right w:val="none" w:sz="0" w:space="0" w:color="auto"/>
              </w:divBdr>
              <w:divsChild>
                <w:div w:id="9949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7896">
          <w:marLeft w:val="0"/>
          <w:marRight w:val="0"/>
          <w:marTop w:val="750"/>
          <w:marBottom w:val="0"/>
          <w:divBdr>
            <w:top w:val="none" w:sz="0" w:space="0" w:color="auto"/>
            <w:left w:val="none" w:sz="0" w:space="0" w:color="auto"/>
            <w:bottom w:val="none" w:sz="0" w:space="0" w:color="auto"/>
            <w:right w:val="none" w:sz="0" w:space="0" w:color="auto"/>
          </w:divBdr>
          <w:divsChild>
            <w:div w:id="1630629983">
              <w:marLeft w:val="0"/>
              <w:marRight w:val="0"/>
              <w:marTop w:val="0"/>
              <w:marBottom w:val="0"/>
              <w:divBdr>
                <w:top w:val="none" w:sz="0" w:space="0" w:color="auto"/>
                <w:left w:val="none" w:sz="0" w:space="0" w:color="auto"/>
                <w:bottom w:val="none" w:sz="0" w:space="0" w:color="auto"/>
                <w:right w:val="none" w:sz="0" w:space="0" w:color="auto"/>
              </w:divBdr>
              <w:divsChild>
                <w:div w:id="1253200257">
                  <w:marLeft w:val="0"/>
                  <w:marRight w:val="0"/>
                  <w:marTop w:val="0"/>
                  <w:marBottom w:val="0"/>
                  <w:divBdr>
                    <w:top w:val="none" w:sz="0" w:space="0" w:color="auto"/>
                    <w:left w:val="none" w:sz="0" w:space="0" w:color="auto"/>
                    <w:bottom w:val="none" w:sz="0" w:space="0" w:color="auto"/>
                    <w:right w:val="none" w:sz="0" w:space="0" w:color="auto"/>
                  </w:divBdr>
                  <w:divsChild>
                    <w:div w:id="674572222">
                      <w:marLeft w:val="0"/>
                      <w:marRight w:val="0"/>
                      <w:marTop w:val="0"/>
                      <w:marBottom w:val="0"/>
                      <w:divBdr>
                        <w:top w:val="none" w:sz="0" w:space="0" w:color="auto"/>
                        <w:left w:val="none" w:sz="0" w:space="0" w:color="auto"/>
                        <w:bottom w:val="none" w:sz="0" w:space="0" w:color="auto"/>
                        <w:right w:val="none" w:sz="0" w:space="0" w:color="auto"/>
                      </w:divBdr>
                      <w:divsChild>
                        <w:div w:id="13417384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34850797">
      <w:bodyDiv w:val="1"/>
      <w:marLeft w:val="0"/>
      <w:marRight w:val="0"/>
      <w:marTop w:val="0"/>
      <w:marBottom w:val="0"/>
      <w:divBdr>
        <w:top w:val="none" w:sz="0" w:space="0" w:color="auto"/>
        <w:left w:val="none" w:sz="0" w:space="0" w:color="auto"/>
        <w:bottom w:val="none" w:sz="0" w:space="0" w:color="auto"/>
        <w:right w:val="none" w:sz="0" w:space="0" w:color="auto"/>
      </w:divBdr>
      <w:divsChild>
        <w:div w:id="757409876">
          <w:marLeft w:val="0"/>
          <w:marRight w:val="240"/>
          <w:marTop w:val="0"/>
          <w:marBottom w:val="0"/>
          <w:divBdr>
            <w:top w:val="none" w:sz="0" w:space="0" w:color="auto"/>
            <w:left w:val="none" w:sz="0" w:space="0" w:color="auto"/>
            <w:bottom w:val="none" w:sz="0" w:space="0" w:color="auto"/>
            <w:right w:val="none" w:sz="0" w:space="0" w:color="auto"/>
          </w:divBdr>
          <w:divsChild>
            <w:div w:id="1242452548">
              <w:marLeft w:val="0"/>
              <w:marRight w:val="0"/>
              <w:marTop w:val="0"/>
              <w:marBottom w:val="0"/>
              <w:divBdr>
                <w:top w:val="none" w:sz="0" w:space="0" w:color="auto"/>
                <w:left w:val="none" w:sz="0" w:space="0" w:color="auto"/>
                <w:bottom w:val="none" w:sz="0" w:space="0" w:color="auto"/>
                <w:right w:val="none" w:sz="0" w:space="0" w:color="auto"/>
              </w:divBdr>
              <w:divsChild>
                <w:div w:id="140348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9682">
          <w:marLeft w:val="0"/>
          <w:marRight w:val="240"/>
          <w:marTop w:val="0"/>
          <w:marBottom w:val="0"/>
          <w:divBdr>
            <w:top w:val="none" w:sz="0" w:space="0" w:color="auto"/>
            <w:left w:val="none" w:sz="0" w:space="0" w:color="auto"/>
            <w:bottom w:val="none" w:sz="0" w:space="0" w:color="auto"/>
            <w:right w:val="none" w:sz="0" w:space="0" w:color="auto"/>
          </w:divBdr>
          <w:divsChild>
            <w:div w:id="118108470">
              <w:marLeft w:val="0"/>
              <w:marRight w:val="0"/>
              <w:marTop w:val="0"/>
              <w:marBottom w:val="0"/>
              <w:divBdr>
                <w:top w:val="none" w:sz="0" w:space="0" w:color="auto"/>
                <w:left w:val="none" w:sz="0" w:space="0" w:color="auto"/>
                <w:bottom w:val="none" w:sz="0" w:space="0" w:color="auto"/>
                <w:right w:val="none" w:sz="0" w:space="0" w:color="auto"/>
              </w:divBdr>
              <w:divsChild>
                <w:div w:id="8954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1980">
          <w:marLeft w:val="0"/>
          <w:marRight w:val="0"/>
          <w:marTop w:val="750"/>
          <w:marBottom w:val="0"/>
          <w:divBdr>
            <w:top w:val="none" w:sz="0" w:space="0" w:color="auto"/>
            <w:left w:val="none" w:sz="0" w:space="0" w:color="auto"/>
            <w:bottom w:val="none" w:sz="0" w:space="0" w:color="auto"/>
            <w:right w:val="none" w:sz="0" w:space="0" w:color="auto"/>
          </w:divBdr>
          <w:divsChild>
            <w:div w:id="2091078701">
              <w:marLeft w:val="0"/>
              <w:marRight w:val="0"/>
              <w:marTop w:val="0"/>
              <w:marBottom w:val="0"/>
              <w:divBdr>
                <w:top w:val="none" w:sz="0" w:space="0" w:color="auto"/>
                <w:left w:val="none" w:sz="0" w:space="0" w:color="auto"/>
                <w:bottom w:val="none" w:sz="0" w:space="0" w:color="auto"/>
                <w:right w:val="none" w:sz="0" w:space="0" w:color="auto"/>
              </w:divBdr>
              <w:divsChild>
                <w:div w:id="1835992404">
                  <w:marLeft w:val="0"/>
                  <w:marRight w:val="0"/>
                  <w:marTop w:val="0"/>
                  <w:marBottom w:val="0"/>
                  <w:divBdr>
                    <w:top w:val="none" w:sz="0" w:space="0" w:color="auto"/>
                    <w:left w:val="none" w:sz="0" w:space="0" w:color="auto"/>
                    <w:bottom w:val="none" w:sz="0" w:space="0" w:color="auto"/>
                    <w:right w:val="none" w:sz="0" w:space="0" w:color="auto"/>
                  </w:divBdr>
                  <w:divsChild>
                    <w:div w:id="162110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935540">
      <w:bodyDiv w:val="1"/>
      <w:marLeft w:val="0"/>
      <w:marRight w:val="0"/>
      <w:marTop w:val="0"/>
      <w:marBottom w:val="0"/>
      <w:divBdr>
        <w:top w:val="none" w:sz="0" w:space="0" w:color="auto"/>
        <w:left w:val="none" w:sz="0" w:space="0" w:color="auto"/>
        <w:bottom w:val="none" w:sz="0" w:space="0" w:color="auto"/>
        <w:right w:val="none" w:sz="0" w:space="0" w:color="auto"/>
      </w:divBdr>
      <w:divsChild>
        <w:div w:id="1354114856">
          <w:marLeft w:val="0"/>
          <w:marRight w:val="240"/>
          <w:marTop w:val="0"/>
          <w:marBottom w:val="0"/>
          <w:divBdr>
            <w:top w:val="none" w:sz="0" w:space="0" w:color="auto"/>
            <w:left w:val="none" w:sz="0" w:space="0" w:color="auto"/>
            <w:bottom w:val="none" w:sz="0" w:space="0" w:color="auto"/>
            <w:right w:val="none" w:sz="0" w:space="0" w:color="auto"/>
          </w:divBdr>
          <w:divsChild>
            <w:div w:id="1515654233">
              <w:marLeft w:val="0"/>
              <w:marRight w:val="0"/>
              <w:marTop w:val="0"/>
              <w:marBottom w:val="0"/>
              <w:divBdr>
                <w:top w:val="none" w:sz="0" w:space="0" w:color="auto"/>
                <w:left w:val="none" w:sz="0" w:space="0" w:color="auto"/>
                <w:bottom w:val="none" w:sz="0" w:space="0" w:color="auto"/>
                <w:right w:val="none" w:sz="0" w:space="0" w:color="auto"/>
              </w:divBdr>
              <w:divsChild>
                <w:div w:id="14745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8130">
          <w:marLeft w:val="0"/>
          <w:marRight w:val="240"/>
          <w:marTop w:val="0"/>
          <w:marBottom w:val="0"/>
          <w:divBdr>
            <w:top w:val="none" w:sz="0" w:space="0" w:color="auto"/>
            <w:left w:val="none" w:sz="0" w:space="0" w:color="auto"/>
            <w:bottom w:val="none" w:sz="0" w:space="0" w:color="auto"/>
            <w:right w:val="none" w:sz="0" w:space="0" w:color="auto"/>
          </w:divBdr>
          <w:divsChild>
            <w:div w:id="251357451">
              <w:marLeft w:val="0"/>
              <w:marRight w:val="0"/>
              <w:marTop w:val="0"/>
              <w:marBottom w:val="0"/>
              <w:divBdr>
                <w:top w:val="none" w:sz="0" w:space="0" w:color="auto"/>
                <w:left w:val="none" w:sz="0" w:space="0" w:color="auto"/>
                <w:bottom w:val="none" w:sz="0" w:space="0" w:color="auto"/>
                <w:right w:val="none" w:sz="0" w:space="0" w:color="auto"/>
              </w:divBdr>
              <w:divsChild>
                <w:div w:id="11575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4816">
          <w:marLeft w:val="0"/>
          <w:marRight w:val="0"/>
          <w:marTop w:val="750"/>
          <w:marBottom w:val="0"/>
          <w:divBdr>
            <w:top w:val="none" w:sz="0" w:space="0" w:color="auto"/>
            <w:left w:val="none" w:sz="0" w:space="0" w:color="auto"/>
            <w:bottom w:val="none" w:sz="0" w:space="0" w:color="auto"/>
            <w:right w:val="none" w:sz="0" w:space="0" w:color="auto"/>
          </w:divBdr>
          <w:divsChild>
            <w:div w:id="62989756">
              <w:marLeft w:val="0"/>
              <w:marRight w:val="0"/>
              <w:marTop w:val="0"/>
              <w:marBottom w:val="0"/>
              <w:divBdr>
                <w:top w:val="none" w:sz="0" w:space="0" w:color="auto"/>
                <w:left w:val="none" w:sz="0" w:space="0" w:color="auto"/>
                <w:bottom w:val="none" w:sz="0" w:space="0" w:color="auto"/>
                <w:right w:val="none" w:sz="0" w:space="0" w:color="auto"/>
              </w:divBdr>
              <w:divsChild>
                <w:div w:id="230241671">
                  <w:marLeft w:val="0"/>
                  <w:marRight w:val="0"/>
                  <w:marTop w:val="0"/>
                  <w:marBottom w:val="0"/>
                  <w:divBdr>
                    <w:top w:val="none" w:sz="0" w:space="0" w:color="auto"/>
                    <w:left w:val="none" w:sz="0" w:space="0" w:color="auto"/>
                    <w:bottom w:val="none" w:sz="0" w:space="0" w:color="auto"/>
                    <w:right w:val="none" w:sz="0" w:space="0" w:color="auto"/>
                  </w:divBdr>
                  <w:divsChild>
                    <w:div w:id="9077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325180">
      <w:bodyDiv w:val="1"/>
      <w:marLeft w:val="0"/>
      <w:marRight w:val="0"/>
      <w:marTop w:val="0"/>
      <w:marBottom w:val="0"/>
      <w:divBdr>
        <w:top w:val="none" w:sz="0" w:space="0" w:color="auto"/>
        <w:left w:val="none" w:sz="0" w:space="0" w:color="auto"/>
        <w:bottom w:val="none" w:sz="0" w:space="0" w:color="auto"/>
        <w:right w:val="none" w:sz="0" w:space="0" w:color="auto"/>
      </w:divBdr>
      <w:divsChild>
        <w:div w:id="1687176925">
          <w:marLeft w:val="0"/>
          <w:marRight w:val="240"/>
          <w:marTop w:val="0"/>
          <w:marBottom w:val="0"/>
          <w:divBdr>
            <w:top w:val="none" w:sz="0" w:space="0" w:color="auto"/>
            <w:left w:val="none" w:sz="0" w:space="0" w:color="auto"/>
            <w:bottom w:val="none" w:sz="0" w:space="0" w:color="auto"/>
            <w:right w:val="none" w:sz="0" w:space="0" w:color="auto"/>
          </w:divBdr>
          <w:divsChild>
            <w:div w:id="724988652">
              <w:marLeft w:val="0"/>
              <w:marRight w:val="0"/>
              <w:marTop w:val="0"/>
              <w:marBottom w:val="0"/>
              <w:divBdr>
                <w:top w:val="none" w:sz="0" w:space="0" w:color="auto"/>
                <w:left w:val="none" w:sz="0" w:space="0" w:color="auto"/>
                <w:bottom w:val="none" w:sz="0" w:space="0" w:color="auto"/>
                <w:right w:val="none" w:sz="0" w:space="0" w:color="auto"/>
              </w:divBdr>
              <w:divsChild>
                <w:div w:id="20836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4434">
          <w:marLeft w:val="0"/>
          <w:marRight w:val="240"/>
          <w:marTop w:val="0"/>
          <w:marBottom w:val="0"/>
          <w:divBdr>
            <w:top w:val="none" w:sz="0" w:space="0" w:color="auto"/>
            <w:left w:val="none" w:sz="0" w:space="0" w:color="auto"/>
            <w:bottom w:val="none" w:sz="0" w:space="0" w:color="auto"/>
            <w:right w:val="none" w:sz="0" w:space="0" w:color="auto"/>
          </w:divBdr>
          <w:divsChild>
            <w:div w:id="1425764142">
              <w:marLeft w:val="0"/>
              <w:marRight w:val="0"/>
              <w:marTop w:val="0"/>
              <w:marBottom w:val="0"/>
              <w:divBdr>
                <w:top w:val="none" w:sz="0" w:space="0" w:color="auto"/>
                <w:left w:val="none" w:sz="0" w:space="0" w:color="auto"/>
                <w:bottom w:val="none" w:sz="0" w:space="0" w:color="auto"/>
                <w:right w:val="none" w:sz="0" w:space="0" w:color="auto"/>
              </w:divBdr>
              <w:divsChild>
                <w:div w:id="6589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5728">
          <w:marLeft w:val="0"/>
          <w:marRight w:val="0"/>
          <w:marTop w:val="750"/>
          <w:marBottom w:val="0"/>
          <w:divBdr>
            <w:top w:val="none" w:sz="0" w:space="0" w:color="auto"/>
            <w:left w:val="none" w:sz="0" w:space="0" w:color="auto"/>
            <w:bottom w:val="none" w:sz="0" w:space="0" w:color="auto"/>
            <w:right w:val="none" w:sz="0" w:space="0" w:color="auto"/>
          </w:divBdr>
          <w:divsChild>
            <w:div w:id="1854761147">
              <w:marLeft w:val="0"/>
              <w:marRight w:val="0"/>
              <w:marTop w:val="0"/>
              <w:marBottom w:val="0"/>
              <w:divBdr>
                <w:top w:val="none" w:sz="0" w:space="0" w:color="auto"/>
                <w:left w:val="none" w:sz="0" w:space="0" w:color="auto"/>
                <w:bottom w:val="none" w:sz="0" w:space="0" w:color="auto"/>
                <w:right w:val="none" w:sz="0" w:space="0" w:color="auto"/>
              </w:divBdr>
              <w:divsChild>
                <w:div w:id="765928740">
                  <w:marLeft w:val="0"/>
                  <w:marRight w:val="0"/>
                  <w:marTop w:val="0"/>
                  <w:marBottom w:val="0"/>
                  <w:divBdr>
                    <w:top w:val="none" w:sz="0" w:space="0" w:color="auto"/>
                    <w:left w:val="none" w:sz="0" w:space="0" w:color="auto"/>
                    <w:bottom w:val="none" w:sz="0" w:space="0" w:color="auto"/>
                    <w:right w:val="none" w:sz="0" w:space="0" w:color="auto"/>
                  </w:divBdr>
                  <w:divsChild>
                    <w:div w:id="4486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985474">
      <w:bodyDiv w:val="1"/>
      <w:marLeft w:val="0"/>
      <w:marRight w:val="0"/>
      <w:marTop w:val="0"/>
      <w:marBottom w:val="0"/>
      <w:divBdr>
        <w:top w:val="none" w:sz="0" w:space="0" w:color="auto"/>
        <w:left w:val="none" w:sz="0" w:space="0" w:color="auto"/>
        <w:bottom w:val="none" w:sz="0" w:space="0" w:color="auto"/>
        <w:right w:val="none" w:sz="0" w:space="0" w:color="auto"/>
      </w:divBdr>
      <w:divsChild>
        <w:div w:id="1581257487">
          <w:marLeft w:val="0"/>
          <w:marRight w:val="240"/>
          <w:marTop w:val="0"/>
          <w:marBottom w:val="0"/>
          <w:divBdr>
            <w:top w:val="none" w:sz="0" w:space="0" w:color="auto"/>
            <w:left w:val="none" w:sz="0" w:space="0" w:color="auto"/>
            <w:bottom w:val="none" w:sz="0" w:space="0" w:color="auto"/>
            <w:right w:val="none" w:sz="0" w:space="0" w:color="auto"/>
          </w:divBdr>
          <w:divsChild>
            <w:div w:id="867182077">
              <w:marLeft w:val="0"/>
              <w:marRight w:val="0"/>
              <w:marTop w:val="0"/>
              <w:marBottom w:val="0"/>
              <w:divBdr>
                <w:top w:val="none" w:sz="0" w:space="0" w:color="auto"/>
                <w:left w:val="none" w:sz="0" w:space="0" w:color="auto"/>
                <w:bottom w:val="none" w:sz="0" w:space="0" w:color="auto"/>
                <w:right w:val="none" w:sz="0" w:space="0" w:color="auto"/>
              </w:divBdr>
              <w:divsChild>
                <w:div w:id="188961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12443">
          <w:marLeft w:val="0"/>
          <w:marRight w:val="240"/>
          <w:marTop w:val="0"/>
          <w:marBottom w:val="0"/>
          <w:divBdr>
            <w:top w:val="none" w:sz="0" w:space="0" w:color="auto"/>
            <w:left w:val="none" w:sz="0" w:space="0" w:color="auto"/>
            <w:bottom w:val="none" w:sz="0" w:space="0" w:color="auto"/>
            <w:right w:val="none" w:sz="0" w:space="0" w:color="auto"/>
          </w:divBdr>
          <w:divsChild>
            <w:div w:id="302078219">
              <w:marLeft w:val="0"/>
              <w:marRight w:val="0"/>
              <w:marTop w:val="0"/>
              <w:marBottom w:val="0"/>
              <w:divBdr>
                <w:top w:val="none" w:sz="0" w:space="0" w:color="auto"/>
                <w:left w:val="none" w:sz="0" w:space="0" w:color="auto"/>
                <w:bottom w:val="none" w:sz="0" w:space="0" w:color="auto"/>
                <w:right w:val="none" w:sz="0" w:space="0" w:color="auto"/>
              </w:divBdr>
              <w:divsChild>
                <w:div w:id="78415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8924">
          <w:marLeft w:val="0"/>
          <w:marRight w:val="0"/>
          <w:marTop w:val="750"/>
          <w:marBottom w:val="0"/>
          <w:divBdr>
            <w:top w:val="none" w:sz="0" w:space="0" w:color="auto"/>
            <w:left w:val="none" w:sz="0" w:space="0" w:color="auto"/>
            <w:bottom w:val="none" w:sz="0" w:space="0" w:color="auto"/>
            <w:right w:val="none" w:sz="0" w:space="0" w:color="auto"/>
          </w:divBdr>
          <w:divsChild>
            <w:div w:id="354306414">
              <w:marLeft w:val="0"/>
              <w:marRight w:val="0"/>
              <w:marTop w:val="0"/>
              <w:marBottom w:val="0"/>
              <w:divBdr>
                <w:top w:val="none" w:sz="0" w:space="0" w:color="auto"/>
                <w:left w:val="none" w:sz="0" w:space="0" w:color="auto"/>
                <w:bottom w:val="none" w:sz="0" w:space="0" w:color="auto"/>
                <w:right w:val="none" w:sz="0" w:space="0" w:color="auto"/>
              </w:divBdr>
              <w:divsChild>
                <w:div w:id="1847555384">
                  <w:marLeft w:val="0"/>
                  <w:marRight w:val="0"/>
                  <w:marTop w:val="0"/>
                  <w:marBottom w:val="0"/>
                  <w:divBdr>
                    <w:top w:val="none" w:sz="0" w:space="0" w:color="auto"/>
                    <w:left w:val="none" w:sz="0" w:space="0" w:color="auto"/>
                    <w:bottom w:val="none" w:sz="0" w:space="0" w:color="auto"/>
                    <w:right w:val="none" w:sz="0" w:space="0" w:color="auto"/>
                  </w:divBdr>
                  <w:divsChild>
                    <w:div w:id="14327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488865">
      <w:bodyDiv w:val="1"/>
      <w:marLeft w:val="0"/>
      <w:marRight w:val="0"/>
      <w:marTop w:val="0"/>
      <w:marBottom w:val="0"/>
      <w:divBdr>
        <w:top w:val="none" w:sz="0" w:space="0" w:color="auto"/>
        <w:left w:val="none" w:sz="0" w:space="0" w:color="auto"/>
        <w:bottom w:val="none" w:sz="0" w:space="0" w:color="auto"/>
        <w:right w:val="none" w:sz="0" w:space="0" w:color="auto"/>
      </w:divBdr>
      <w:divsChild>
        <w:div w:id="161243330">
          <w:marLeft w:val="0"/>
          <w:marRight w:val="240"/>
          <w:marTop w:val="0"/>
          <w:marBottom w:val="0"/>
          <w:divBdr>
            <w:top w:val="none" w:sz="0" w:space="0" w:color="auto"/>
            <w:left w:val="none" w:sz="0" w:space="0" w:color="auto"/>
            <w:bottom w:val="none" w:sz="0" w:space="0" w:color="auto"/>
            <w:right w:val="none" w:sz="0" w:space="0" w:color="auto"/>
          </w:divBdr>
          <w:divsChild>
            <w:div w:id="370150087">
              <w:marLeft w:val="0"/>
              <w:marRight w:val="0"/>
              <w:marTop w:val="0"/>
              <w:marBottom w:val="0"/>
              <w:divBdr>
                <w:top w:val="none" w:sz="0" w:space="0" w:color="auto"/>
                <w:left w:val="none" w:sz="0" w:space="0" w:color="auto"/>
                <w:bottom w:val="none" w:sz="0" w:space="0" w:color="auto"/>
                <w:right w:val="none" w:sz="0" w:space="0" w:color="auto"/>
              </w:divBdr>
              <w:divsChild>
                <w:div w:id="16902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6188">
          <w:marLeft w:val="0"/>
          <w:marRight w:val="240"/>
          <w:marTop w:val="0"/>
          <w:marBottom w:val="0"/>
          <w:divBdr>
            <w:top w:val="none" w:sz="0" w:space="0" w:color="auto"/>
            <w:left w:val="none" w:sz="0" w:space="0" w:color="auto"/>
            <w:bottom w:val="none" w:sz="0" w:space="0" w:color="auto"/>
            <w:right w:val="none" w:sz="0" w:space="0" w:color="auto"/>
          </w:divBdr>
          <w:divsChild>
            <w:div w:id="121310350">
              <w:marLeft w:val="0"/>
              <w:marRight w:val="0"/>
              <w:marTop w:val="0"/>
              <w:marBottom w:val="0"/>
              <w:divBdr>
                <w:top w:val="none" w:sz="0" w:space="0" w:color="auto"/>
                <w:left w:val="none" w:sz="0" w:space="0" w:color="auto"/>
                <w:bottom w:val="none" w:sz="0" w:space="0" w:color="auto"/>
                <w:right w:val="none" w:sz="0" w:space="0" w:color="auto"/>
              </w:divBdr>
              <w:divsChild>
                <w:div w:id="10322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42536">
          <w:marLeft w:val="0"/>
          <w:marRight w:val="0"/>
          <w:marTop w:val="750"/>
          <w:marBottom w:val="0"/>
          <w:divBdr>
            <w:top w:val="none" w:sz="0" w:space="0" w:color="auto"/>
            <w:left w:val="none" w:sz="0" w:space="0" w:color="auto"/>
            <w:bottom w:val="none" w:sz="0" w:space="0" w:color="auto"/>
            <w:right w:val="none" w:sz="0" w:space="0" w:color="auto"/>
          </w:divBdr>
          <w:divsChild>
            <w:div w:id="771315464">
              <w:marLeft w:val="0"/>
              <w:marRight w:val="0"/>
              <w:marTop w:val="0"/>
              <w:marBottom w:val="0"/>
              <w:divBdr>
                <w:top w:val="none" w:sz="0" w:space="0" w:color="auto"/>
                <w:left w:val="none" w:sz="0" w:space="0" w:color="auto"/>
                <w:bottom w:val="none" w:sz="0" w:space="0" w:color="auto"/>
                <w:right w:val="none" w:sz="0" w:space="0" w:color="auto"/>
              </w:divBdr>
              <w:divsChild>
                <w:div w:id="523831558">
                  <w:marLeft w:val="0"/>
                  <w:marRight w:val="0"/>
                  <w:marTop w:val="0"/>
                  <w:marBottom w:val="0"/>
                  <w:divBdr>
                    <w:top w:val="none" w:sz="0" w:space="0" w:color="auto"/>
                    <w:left w:val="none" w:sz="0" w:space="0" w:color="auto"/>
                    <w:bottom w:val="none" w:sz="0" w:space="0" w:color="auto"/>
                    <w:right w:val="none" w:sz="0" w:space="0" w:color="auto"/>
                  </w:divBdr>
                  <w:divsChild>
                    <w:div w:id="373846528">
                      <w:marLeft w:val="0"/>
                      <w:marRight w:val="0"/>
                      <w:marTop w:val="0"/>
                      <w:marBottom w:val="0"/>
                      <w:divBdr>
                        <w:top w:val="none" w:sz="0" w:space="0" w:color="auto"/>
                        <w:left w:val="none" w:sz="0" w:space="0" w:color="auto"/>
                        <w:bottom w:val="none" w:sz="0" w:space="0" w:color="auto"/>
                        <w:right w:val="none" w:sz="0" w:space="0" w:color="auto"/>
                      </w:divBdr>
                      <w:divsChild>
                        <w:div w:id="100597864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43149505">
      <w:bodyDiv w:val="1"/>
      <w:marLeft w:val="0"/>
      <w:marRight w:val="0"/>
      <w:marTop w:val="0"/>
      <w:marBottom w:val="0"/>
      <w:divBdr>
        <w:top w:val="none" w:sz="0" w:space="0" w:color="auto"/>
        <w:left w:val="none" w:sz="0" w:space="0" w:color="auto"/>
        <w:bottom w:val="none" w:sz="0" w:space="0" w:color="auto"/>
        <w:right w:val="none" w:sz="0" w:space="0" w:color="auto"/>
      </w:divBdr>
      <w:divsChild>
        <w:div w:id="1444879829">
          <w:marLeft w:val="0"/>
          <w:marRight w:val="240"/>
          <w:marTop w:val="0"/>
          <w:marBottom w:val="0"/>
          <w:divBdr>
            <w:top w:val="none" w:sz="0" w:space="0" w:color="auto"/>
            <w:left w:val="none" w:sz="0" w:space="0" w:color="auto"/>
            <w:bottom w:val="none" w:sz="0" w:space="0" w:color="auto"/>
            <w:right w:val="none" w:sz="0" w:space="0" w:color="auto"/>
          </w:divBdr>
          <w:divsChild>
            <w:div w:id="858085044">
              <w:marLeft w:val="0"/>
              <w:marRight w:val="0"/>
              <w:marTop w:val="0"/>
              <w:marBottom w:val="0"/>
              <w:divBdr>
                <w:top w:val="none" w:sz="0" w:space="0" w:color="auto"/>
                <w:left w:val="none" w:sz="0" w:space="0" w:color="auto"/>
                <w:bottom w:val="none" w:sz="0" w:space="0" w:color="auto"/>
                <w:right w:val="none" w:sz="0" w:space="0" w:color="auto"/>
              </w:divBdr>
              <w:divsChild>
                <w:div w:id="3704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3819">
          <w:marLeft w:val="0"/>
          <w:marRight w:val="240"/>
          <w:marTop w:val="0"/>
          <w:marBottom w:val="0"/>
          <w:divBdr>
            <w:top w:val="none" w:sz="0" w:space="0" w:color="auto"/>
            <w:left w:val="none" w:sz="0" w:space="0" w:color="auto"/>
            <w:bottom w:val="none" w:sz="0" w:space="0" w:color="auto"/>
            <w:right w:val="none" w:sz="0" w:space="0" w:color="auto"/>
          </w:divBdr>
          <w:divsChild>
            <w:div w:id="2017997742">
              <w:marLeft w:val="0"/>
              <w:marRight w:val="0"/>
              <w:marTop w:val="0"/>
              <w:marBottom w:val="0"/>
              <w:divBdr>
                <w:top w:val="none" w:sz="0" w:space="0" w:color="auto"/>
                <w:left w:val="none" w:sz="0" w:space="0" w:color="auto"/>
                <w:bottom w:val="none" w:sz="0" w:space="0" w:color="auto"/>
                <w:right w:val="none" w:sz="0" w:space="0" w:color="auto"/>
              </w:divBdr>
              <w:divsChild>
                <w:div w:id="2956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4594">
          <w:marLeft w:val="0"/>
          <w:marRight w:val="0"/>
          <w:marTop w:val="750"/>
          <w:marBottom w:val="0"/>
          <w:divBdr>
            <w:top w:val="none" w:sz="0" w:space="0" w:color="auto"/>
            <w:left w:val="none" w:sz="0" w:space="0" w:color="auto"/>
            <w:bottom w:val="none" w:sz="0" w:space="0" w:color="auto"/>
            <w:right w:val="none" w:sz="0" w:space="0" w:color="auto"/>
          </w:divBdr>
          <w:divsChild>
            <w:div w:id="1012731289">
              <w:marLeft w:val="0"/>
              <w:marRight w:val="0"/>
              <w:marTop w:val="0"/>
              <w:marBottom w:val="0"/>
              <w:divBdr>
                <w:top w:val="none" w:sz="0" w:space="0" w:color="auto"/>
                <w:left w:val="none" w:sz="0" w:space="0" w:color="auto"/>
                <w:bottom w:val="none" w:sz="0" w:space="0" w:color="auto"/>
                <w:right w:val="none" w:sz="0" w:space="0" w:color="auto"/>
              </w:divBdr>
              <w:divsChild>
                <w:div w:id="733314422">
                  <w:marLeft w:val="0"/>
                  <w:marRight w:val="0"/>
                  <w:marTop w:val="0"/>
                  <w:marBottom w:val="0"/>
                  <w:divBdr>
                    <w:top w:val="none" w:sz="0" w:space="0" w:color="auto"/>
                    <w:left w:val="none" w:sz="0" w:space="0" w:color="auto"/>
                    <w:bottom w:val="none" w:sz="0" w:space="0" w:color="auto"/>
                    <w:right w:val="none" w:sz="0" w:space="0" w:color="auto"/>
                  </w:divBdr>
                  <w:divsChild>
                    <w:div w:id="23960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422442">
      <w:bodyDiv w:val="1"/>
      <w:marLeft w:val="0"/>
      <w:marRight w:val="0"/>
      <w:marTop w:val="0"/>
      <w:marBottom w:val="0"/>
      <w:divBdr>
        <w:top w:val="none" w:sz="0" w:space="0" w:color="auto"/>
        <w:left w:val="none" w:sz="0" w:space="0" w:color="auto"/>
        <w:bottom w:val="none" w:sz="0" w:space="0" w:color="auto"/>
        <w:right w:val="none" w:sz="0" w:space="0" w:color="auto"/>
      </w:divBdr>
      <w:divsChild>
        <w:div w:id="634678488">
          <w:marLeft w:val="0"/>
          <w:marRight w:val="240"/>
          <w:marTop w:val="0"/>
          <w:marBottom w:val="0"/>
          <w:divBdr>
            <w:top w:val="none" w:sz="0" w:space="0" w:color="auto"/>
            <w:left w:val="none" w:sz="0" w:space="0" w:color="auto"/>
            <w:bottom w:val="none" w:sz="0" w:space="0" w:color="auto"/>
            <w:right w:val="none" w:sz="0" w:space="0" w:color="auto"/>
          </w:divBdr>
          <w:divsChild>
            <w:div w:id="878080819">
              <w:marLeft w:val="0"/>
              <w:marRight w:val="0"/>
              <w:marTop w:val="0"/>
              <w:marBottom w:val="0"/>
              <w:divBdr>
                <w:top w:val="none" w:sz="0" w:space="0" w:color="auto"/>
                <w:left w:val="none" w:sz="0" w:space="0" w:color="auto"/>
                <w:bottom w:val="none" w:sz="0" w:space="0" w:color="auto"/>
                <w:right w:val="none" w:sz="0" w:space="0" w:color="auto"/>
              </w:divBdr>
              <w:divsChild>
                <w:div w:id="17740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2920">
          <w:marLeft w:val="0"/>
          <w:marRight w:val="240"/>
          <w:marTop w:val="0"/>
          <w:marBottom w:val="0"/>
          <w:divBdr>
            <w:top w:val="none" w:sz="0" w:space="0" w:color="auto"/>
            <w:left w:val="none" w:sz="0" w:space="0" w:color="auto"/>
            <w:bottom w:val="none" w:sz="0" w:space="0" w:color="auto"/>
            <w:right w:val="none" w:sz="0" w:space="0" w:color="auto"/>
          </w:divBdr>
          <w:divsChild>
            <w:div w:id="1952471967">
              <w:marLeft w:val="0"/>
              <w:marRight w:val="0"/>
              <w:marTop w:val="0"/>
              <w:marBottom w:val="0"/>
              <w:divBdr>
                <w:top w:val="none" w:sz="0" w:space="0" w:color="auto"/>
                <w:left w:val="none" w:sz="0" w:space="0" w:color="auto"/>
                <w:bottom w:val="none" w:sz="0" w:space="0" w:color="auto"/>
                <w:right w:val="none" w:sz="0" w:space="0" w:color="auto"/>
              </w:divBdr>
              <w:divsChild>
                <w:div w:id="99499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530">
          <w:marLeft w:val="0"/>
          <w:marRight w:val="0"/>
          <w:marTop w:val="750"/>
          <w:marBottom w:val="0"/>
          <w:divBdr>
            <w:top w:val="none" w:sz="0" w:space="0" w:color="auto"/>
            <w:left w:val="none" w:sz="0" w:space="0" w:color="auto"/>
            <w:bottom w:val="none" w:sz="0" w:space="0" w:color="auto"/>
            <w:right w:val="none" w:sz="0" w:space="0" w:color="auto"/>
          </w:divBdr>
          <w:divsChild>
            <w:div w:id="1060060642">
              <w:marLeft w:val="0"/>
              <w:marRight w:val="0"/>
              <w:marTop w:val="0"/>
              <w:marBottom w:val="0"/>
              <w:divBdr>
                <w:top w:val="none" w:sz="0" w:space="0" w:color="auto"/>
                <w:left w:val="none" w:sz="0" w:space="0" w:color="auto"/>
                <w:bottom w:val="none" w:sz="0" w:space="0" w:color="auto"/>
                <w:right w:val="none" w:sz="0" w:space="0" w:color="auto"/>
              </w:divBdr>
              <w:divsChild>
                <w:div w:id="1858151535">
                  <w:marLeft w:val="0"/>
                  <w:marRight w:val="0"/>
                  <w:marTop w:val="0"/>
                  <w:marBottom w:val="0"/>
                  <w:divBdr>
                    <w:top w:val="none" w:sz="0" w:space="0" w:color="auto"/>
                    <w:left w:val="none" w:sz="0" w:space="0" w:color="auto"/>
                    <w:bottom w:val="none" w:sz="0" w:space="0" w:color="auto"/>
                    <w:right w:val="none" w:sz="0" w:space="0" w:color="auto"/>
                  </w:divBdr>
                  <w:divsChild>
                    <w:div w:id="16139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852951">
      <w:bodyDiv w:val="1"/>
      <w:marLeft w:val="0"/>
      <w:marRight w:val="0"/>
      <w:marTop w:val="0"/>
      <w:marBottom w:val="0"/>
      <w:divBdr>
        <w:top w:val="none" w:sz="0" w:space="0" w:color="auto"/>
        <w:left w:val="none" w:sz="0" w:space="0" w:color="auto"/>
        <w:bottom w:val="none" w:sz="0" w:space="0" w:color="auto"/>
        <w:right w:val="none" w:sz="0" w:space="0" w:color="auto"/>
      </w:divBdr>
      <w:divsChild>
        <w:div w:id="464927959">
          <w:marLeft w:val="0"/>
          <w:marRight w:val="0"/>
          <w:marTop w:val="0"/>
          <w:marBottom w:val="0"/>
          <w:divBdr>
            <w:top w:val="none" w:sz="0" w:space="0" w:color="auto"/>
            <w:left w:val="none" w:sz="0" w:space="0" w:color="auto"/>
            <w:bottom w:val="none" w:sz="0" w:space="0" w:color="auto"/>
            <w:right w:val="none" w:sz="0" w:space="0" w:color="auto"/>
          </w:divBdr>
          <w:divsChild>
            <w:div w:id="521943899">
              <w:marLeft w:val="0"/>
              <w:marRight w:val="0"/>
              <w:marTop w:val="0"/>
              <w:marBottom w:val="0"/>
              <w:divBdr>
                <w:top w:val="none" w:sz="0" w:space="0" w:color="auto"/>
                <w:left w:val="none" w:sz="0" w:space="0" w:color="auto"/>
                <w:bottom w:val="none" w:sz="0" w:space="0" w:color="auto"/>
                <w:right w:val="none" w:sz="0" w:space="0" w:color="auto"/>
              </w:divBdr>
              <w:divsChild>
                <w:div w:id="56684705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55423919">
          <w:marLeft w:val="0"/>
          <w:marRight w:val="0"/>
          <w:marTop w:val="0"/>
          <w:marBottom w:val="0"/>
          <w:divBdr>
            <w:top w:val="none" w:sz="0" w:space="0" w:color="auto"/>
            <w:left w:val="none" w:sz="0" w:space="0" w:color="auto"/>
            <w:bottom w:val="none" w:sz="0" w:space="0" w:color="auto"/>
            <w:right w:val="none" w:sz="0" w:space="0" w:color="auto"/>
          </w:divBdr>
          <w:divsChild>
            <w:div w:id="1540238635">
              <w:marLeft w:val="0"/>
              <w:marRight w:val="0"/>
              <w:marTop w:val="0"/>
              <w:marBottom w:val="0"/>
              <w:divBdr>
                <w:top w:val="none" w:sz="0" w:space="0" w:color="auto"/>
                <w:left w:val="none" w:sz="0" w:space="0" w:color="auto"/>
                <w:bottom w:val="none" w:sz="0" w:space="0" w:color="auto"/>
                <w:right w:val="none" w:sz="0" w:space="0" w:color="auto"/>
              </w:divBdr>
              <w:divsChild>
                <w:div w:id="1366523205">
                  <w:marLeft w:val="0"/>
                  <w:marRight w:val="0"/>
                  <w:marTop w:val="0"/>
                  <w:marBottom w:val="0"/>
                  <w:divBdr>
                    <w:top w:val="none" w:sz="0" w:space="0" w:color="auto"/>
                    <w:left w:val="none" w:sz="0" w:space="0" w:color="auto"/>
                    <w:bottom w:val="none" w:sz="0" w:space="0" w:color="auto"/>
                    <w:right w:val="none" w:sz="0" w:space="0" w:color="auto"/>
                  </w:divBdr>
                  <w:divsChild>
                    <w:div w:id="1968853677">
                      <w:marLeft w:val="0"/>
                      <w:marRight w:val="0"/>
                      <w:marTop w:val="0"/>
                      <w:marBottom w:val="0"/>
                      <w:divBdr>
                        <w:top w:val="none" w:sz="0" w:space="0" w:color="auto"/>
                        <w:left w:val="none" w:sz="0" w:space="0" w:color="auto"/>
                        <w:bottom w:val="none" w:sz="0" w:space="0" w:color="auto"/>
                        <w:right w:val="none" w:sz="0" w:space="0" w:color="auto"/>
                      </w:divBdr>
                      <w:divsChild>
                        <w:div w:id="1241986051">
                          <w:marLeft w:val="0"/>
                          <w:marRight w:val="0"/>
                          <w:marTop w:val="0"/>
                          <w:marBottom w:val="0"/>
                          <w:divBdr>
                            <w:top w:val="none" w:sz="0" w:space="0" w:color="auto"/>
                            <w:left w:val="none" w:sz="0" w:space="0" w:color="auto"/>
                            <w:bottom w:val="none" w:sz="0" w:space="0" w:color="auto"/>
                            <w:right w:val="none" w:sz="0" w:space="0" w:color="auto"/>
                          </w:divBdr>
                          <w:divsChild>
                            <w:div w:id="6037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384330">
      <w:bodyDiv w:val="1"/>
      <w:marLeft w:val="0"/>
      <w:marRight w:val="0"/>
      <w:marTop w:val="0"/>
      <w:marBottom w:val="0"/>
      <w:divBdr>
        <w:top w:val="none" w:sz="0" w:space="0" w:color="auto"/>
        <w:left w:val="none" w:sz="0" w:space="0" w:color="auto"/>
        <w:bottom w:val="none" w:sz="0" w:space="0" w:color="auto"/>
        <w:right w:val="none" w:sz="0" w:space="0" w:color="auto"/>
      </w:divBdr>
      <w:divsChild>
        <w:div w:id="92409190">
          <w:marLeft w:val="0"/>
          <w:marRight w:val="240"/>
          <w:marTop w:val="0"/>
          <w:marBottom w:val="0"/>
          <w:divBdr>
            <w:top w:val="none" w:sz="0" w:space="0" w:color="auto"/>
            <w:left w:val="none" w:sz="0" w:space="0" w:color="auto"/>
            <w:bottom w:val="none" w:sz="0" w:space="0" w:color="auto"/>
            <w:right w:val="none" w:sz="0" w:space="0" w:color="auto"/>
          </w:divBdr>
          <w:divsChild>
            <w:div w:id="348216990">
              <w:marLeft w:val="0"/>
              <w:marRight w:val="0"/>
              <w:marTop w:val="0"/>
              <w:marBottom w:val="0"/>
              <w:divBdr>
                <w:top w:val="none" w:sz="0" w:space="0" w:color="auto"/>
                <w:left w:val="none" w:sz="0" w:space="0" w:color="auto"/>
                <w:bottom w:val="none" w:sz="0" w:space="0" w:color="auto"/>
                <w:right w:val="none" w:sz="0" w:space="0" w:color="auto"/>
              </w:divBdr>
              <w:divsChild>
                <w:div w:id="8859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87493">
          <w:marLeft w:val="0"/>
          <w:marRight w:val="240"/>
          <w:marTop w:val="0"/>
          <w:marBottom w:val="0"/>
          <w:divBdr>
            <w:top w:val="none" w:sz="0" w:space="0" w:color="auto"/>
            <w:left w:val="none" w:sz="0" w:space="0" w:color="auto"/>
            <w:bottom w:val="none" w:sz="0" w:space="0" w:color="auto"/>
            <w:right w:val="none" w:sz="0" w:space="0" w:color="auto"/>
          </w:divBdr>
          <w:divsChild>
            <w:div w:id="185751095">
              <w:marLeft w:val="0"/>
              <w:marRight w:val="0"/>
              <w:marTop w:val="0"/>
              <w:marBottom w:val="0"/>
              <w:divBdr>
                <w:top w:val="none" w:sz="0" w:space="0" w:color="auto"/>
                <w:left w:val="none" w:sz="0" w:space="0" w:color="auto"/>
                <w:bottom w:val="none" w:sz="0" w:space="0" w:color="auto"/>
                <w:right w:val="none" w:sz="0" w:space="0" w:color="auto"/>
              </w:divBdr>
              <w:divsChild>
                <w:div w:id="683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47298">
          <w:marLeft w:val="0"/>
          <w:marRight w:val="0"/>
          <w:marTop w:val="750"/>
          <w:marBottom w:val="0"/>
          <w:divBdr>
            <w:top w:val="none" w:sz="0" w:space="0" w:color="auto"/>
            <w:left w:val="none" w:sz="0" w:space="0" w:color="auto"/>
            <w:bottom w:val="none" w:sz="0" w:space="0" w:color="auto"/>
            <w:right w:val="none" w:sz="0" w:space="0" w:color="auto"/>
          </w:divBdr>
          <w:divsChild>
            <w:div w:id="703015874">
              <w:marLeft w:val="0"/>
              <w:marRight w:val="0"/>
              <w:marTop w:val="0"/>
              <w:marBottom w:val="0"/>
              <w:divBdr>
                <w:top w:val="none" w:sz="0" w:space="0" w:color="auto"/>
                <w:left w:val="none" w:sz="0" w:space="0" w:color="auto"/>
                <w:bottom w:val="none" w:sz="0" w:space="0" w:color="auto"/>
                <w:right w:val="none" w:sz="0" w:space="0" w:color="auto"/>
              </w:divBdr>
              <w:divsChild>
                <w:div w:id="663901278">
                  <w:marLeft w:val="0"/>
                  <w:marRight w:val="0"/>
                  <w:marTop w:val="0"/>
                  <w:marBottom w:val="0"/>
                  <w:divBdr>
                    <w:top w:val="none" w:sz="0" w:space="0" w:color="auto"/>
                    <w:left w:val="none" w:sz="0" w:space="0" w:color="auto"/>
                    <w:bottom w:val="none" w:sz="0" w:space="0" w:color="auto"/>
                    <w:right w:val="none" w:sz="0" w:space="0" w:color="auto"/>
                  </w:divBdr>
                  <w:divsChild>
                    <w:div w:id="5921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162758">
      <w:bodyDiv w:val="1"/>
      <w:marLeft w:val="0"/>
      <w:marRight w:val="0"/>
      <w:marTop w:val="0"/>
      <w:marBottom w:val="0"/>
      <w:divBdr>
        <w:top w:val="none" w:sz="0" w:space="0" w:color="auto"/>
        <w:left w:val="none" w:sz="0" w:space="0" w:color="auto"/>
        <w:bottom w:val="none" w:sz="0" w:space="0" w:color="auto"/>
        <w:right w:val="none" w:sz="0" w:space="0" w:color="auto"/>
      </w:divBdr>
      <w:divsChild>
        <w:div w:id="1111437769">
          <w:marLeft w:val="0"/>
          <w:marRight w:val="240"/>
          <w:marTop w:val="0"/>
          <w:marBottom w:val="0"/>
          <w:divBdr>
            <w:top w:val="none" w:sz="0" w:space="0" w:color="auto"/>
            <w:left w:val="none" w:sz="0" w:space="0" w:color="auto"/>
            <w:bottom w:val="none" w:sz="0" w:space="0" w:color="auto"/>
            <w:right w:val="none" w:sz="0" w:space="0" w:color="auto"/>
          </w:divBdr>
          <w:divsChild>
            <w:div w:id="301156752">
              <w:marLeft w:val="0"/>
              <w:marRight w:val="0"/>
              <w:marTop w:val="0"/>
              <w:marBottom w:val="0"/>
              <w:divBdr>
                <w:top w:val="none" w:sz="0" w:space="0" w:color="auto"/>
                <w:left w:val="none" w:sz="0" w:space="0" w:color="auto"/>
                <w:bottom w:val="none" w:sz="0" w:space="0" w:color="auto"/>
                <w:right w:val="none" w:sz="0" w:space="0" w:color="auto"/>
              </w:divBdr>
              <w:divsChild>
                <w:div w:id="9267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71094">
          <w:marLeft w:val="0"/>
          <w:marRight w:val="240"/>
          <w:marTop w:val="0"/>
          <w:marBottom w:val="0"/>
          <w:divBdr>
            <w:top w:val="none" w:sz="0" w:space="0" w:color="auto"/>
            <w:left w:val="none" w:sz="0" w:space="0" w:color="auto"/>
            <w:bottom w:val="none" w:sz="0" w:space="0" w:color="auto"/>
            <w:right w:val="none" w:sz="0" w:space="0" w:color="auto"/>
          </w:divBdr>
          <w:divsChild>
            <w:div w:id="1526943883">
              <w:marLeft w:val="0"/>
              <w:marRight w:val="0"/>
              <w:marTop w:val="0"/>
              <w:marBottom w:val="0"/>
              <w:divBdr>
                <w:top w:val="none" w:sz="0" w:space="0" w:color="auto"/>
                <w:left w:val="none" w:sz="0" w:space="0" w:color="auto"/>
                <w:bottom w:val="none" w:sz="0" w:space="0" w:color="auto"/>
                <w:right w:val="none" w:sz="0" w:space="0" w:color="auto"/>
              </w:divBdr>
              <w:divsChild>
                <w:div w:id="882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6311">
          <w:marLeft w:val="0"/>
          <w:marRight w:val="0"/>
          <w:marTop w:val="750"/>
          <w:marBottom w:val="0"/>
          <w:divBdr>
            <w:top w:val="none" w:sz="0" w:space="0" w:color="auto"/>
            <w:left w:val="none" w:sz="0" w:space="0" w:color="auto"/>
            <w:bottom w:val="none" w:sz="0" w:space="0" w:color="auto"/>
            <w:right w:val="none" w:sz="0" w:space="0" w:color="auto"/>
          </w:divBdr>
          <w:divsChild>
            <w:div w:id="1325550560">
              <w:marLeft w:val="0"/>
              <w:marRight w:val="0"/>
              <w:marTop w:val="0"/>
              <w:marBottom w:val="0"/>
              <w:divBdr>
                <w:top w:val="none" w:sz="0" w:space="0" w:color="auto"/>
                <w:left w:val="none" w:sz="0" w:space="0" w:color="auto"/>
                <w:bottom w:val="none" w:sz="0" w:space="0" w:color="auto"/>
                <w:right w:val="none" w:sz="0" w:space="0" w:color="auto"/>
              </w:divBdr>
              <w:divsChild>
                <w:div w:id="2029328921">
                  <w:marLeft w:val="0"/>
                  <w:marRight w:val="0"/>
                  <w:marTop w:val="0"/>
                  <w:marBottom w:val="0"/>
                  <w:divBdr>
                    <w:top w:val="none" w:sz="0" w:space="0" w:color="auto"/>
                    <w:left w:val="none" w:sz="0" w:space="0" w:color="auto"/>
                    <w:bottom w:val="none" w:sz="0" w:space="0" w:color="auto"/>
                    <w:right w:val="none" w:sz="0" w:space="0" w:color="auto"/>
                  </w:divBdr>
                  <w:divsChild>
                    <w:div w:id="742797248">
                      <w:marLeft w:val="0"/>
                      <w:marRight w:val="0"/>
                      <w:marTop w:val="0"/>
                      <w:marBottom w:val="0"/>
                      <w:divBdr>
                        <w:top w:val="none" w:sz="0" w:space="0" w:color="auto"/>
                        <w:left w:val="none" w:sz="0" w:space="0" w:color="auto"/>
                        <w:bottom w:val="none" w:sz="0" w:space="0" w:color="auto"/>
                        <w:right w:val="none" w:sz="0" w:space="0" w:color="auto"/>
                      </w:divBdr>
                      <w:divsChild>
                        <w:div w:id="1311060406">
                          <w:marLeft w:val="240"/>
                          <w:marRight w:val="0"/>
                          <w:marTop w:val="240"/>
                          <w:marBottom w:val="240"/>
                          <w:divBdr>
                            <w:top w:val="none" w:sz="0" w:space="0" w:color="auto"/>
                            <w:left w:val="none" w:sz="0" w:space="0" w:color="auto"/>
                            <w:bottom w:val="none" w:sz="0" w:space="0" w:color="auto"/>
                            <w:right w:val="none" w:sz="0" w:space="0" w:color="auto"/>
                          </w:divBdr>
                        </w:div>
                        <w:div w:id="4004906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56979051">
      <w:bodyDiv w:val="1"/>
      <w:marLeft w:val="0"/>
      <w:marRight w:val="0"/>
      <w:marTop w:val="0"/>
      <w:marBottom w:val="0"/>
      <w:divBdr>
        <w:top w:val="none" w:sz="0" w:space="0" w:color="auto"/>
        <w:left w:val="none" w:sz="0" w:space="0" w:color="auto"/>
        <w:bottom w:val="none" w:sz="0" w:space="0" w:color="auto"/>
        <w:right w:val="none" w:sz="0" w:space="0" w:color="auto"/>
      </w:divBdr>
      <w:divsChild>
        <w:div w:id="1148398474">
          <w:marLeft w:val="0"/>
          <w:marRight w:val="240"/>
          <w:marTop w:val="0"/>
          <w:marBottom w:val="0"/>
          <w:divBdr>
            <w:top w:val="none" w:sz="0" w:space="0" w:color="auto"/>
            <w:left w:val="none" w:sz="0" w:space="0" w:color="auto"/>
            <w:bottom w:val="none" w:sz="0" w:space="0" w:color="auto"/>
            <w:right w:val="none" w:sz="0" w:space="0" w:color="auto"/>
          </w:divBdr>
          <w:divsChild>
            <w:div w:id="1265649400">
              <w:marLeft w:val="0"/>
              <w:marRight w:val="0"/>
              <w:marTop w:val="0"/>
              <w:marBottom w:val="0"/>
              <w:divBdr>
                <w:top w:val="none" w:sz="0" w:space="0" w:color="auto"/>
                <w:left w:val="none" w:sz="0" w:space="0" w:color="auto"/>
                <w:bottom w:val="none" w:sz="0" w:space="0" w:color="auto"/>
                <w:right w:val="none" w:sz="0" w:space="0" w:color="auto"/>
              </w:divBdr>
              <w:divsChild>
                <w:div w:id="181934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2966">
          <w:marLeft w:val="0"/>
          <w:marRight w:val="240"/>
          <w:marTop w:val="0"/>
          <w:marBottom w:val="0"/>
          <w:divBdr>
            <w:top w:val="none" w:sz="0" w:space="0" w:color="auto"/>
            <w:left w:val="none" w:sz="0" w:space="0" w:color="auto"/>
            <w:bottom w:val="none" w:sz="0" w:space="0" w:color="auto"/>
            <w:right w:val="none" w:sz="0" w:space="0" w:color="auto"/>
          </w:divBdr>
          <w:divsChild>
            <w:div w:id="560404299">
              <w:marLeft w:val="0"/>
              <w:marRight w:val="0"/>
              <w:marTop w:val="0"/>
              <w:marBottom w:val="0"/>
              <w:divBdr>
                <w:top w:val="none" w:sz="0" w:space="0" w:color="auto"/>
                <w:left w:val="none" w:sz="0" w:space="0" w:color="auto"/>
                <w:bottom w:val="none" w:sz="0" w:space="0" w:color="auto"/>
                <w:right w:val="none" w:sz="0" w:space="0" w:color="auto"/>
              </w:divBdr>
              <w:divsChild>
                <w:div w:id="157535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31421">
          <w:marLeft w:val="0"/>
          <w:marRight w:val="0"/>
          <w:marTop w:val="750"/>
          <w:marBottom w:val="0"/>
          <w:divBdr>
            <w:top w:val="none" w:sz="0" w:space="0" w:color="auto"/>
            <w:left w:val="none" w:sz="0" w:space="0" w:color="auto"/>
            <w:bottom w:val="none" w:sz="0" w:space="0" w:color="auto"/>
            <w:right w:val="none" w:sz="0" w:space="0" w:color="auto"/>
          </w:divBdr>
          <w:divsChild>
            <w:div w:id="465850997">
              <w:marLeft w:val="0"/>
              <w:marRight w:val="0"/>
              <w:marTop w:val="0"/>
              <w:marBottom w:val="0"/>
              <w:divBdr>
                <w:top w:val="none" w:sz="0" w:space="0" w:color="auto"/>
                <w:left w:val="none" w:sz="0" w:space="0" w:color="auto"/>
                <w:bottom w:val="none" w:sz="0" w:space="0" w:color="auto"/>
                <w:right w:val="none" w:sz="0" w:space="0" w:color="auto"/>
              </w:divBdr>
              <w:divsChild>
                <w:div w:id="2136175568">
                  <w:marLeft w:val="0"/>
                  <w:marRight w:val="0"/>
                  <w:marTop w:val="0"/>
                  <w:marBottom w:val="0"/>
                  <w:divBdr>
                    <w:top w:val="none" w:sz="0" w:space="0" w:color="auto"/>
                    <w:left w:val="none" w:sz="0" w:space="0" w:color="auto"/>
                    <w:bottom w:val="none" w:sz="0" w:space="0" w:color="auto"/>
                    <w:right w:val="none" w:sz="0" w:space="0" w:color="auto"/>
                  </w:divBdr>
                  <w:divsChild>
                    <w:div w:id="141369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912316">
      <w:bodyDiv w:val="1"/>
      <w:marLeft w:val="0"/>
      <w:marRight w:val="0"/>
      <w:marTop w:val="0"/>
      <w:marBottom w:val="0"/>
      <w:divBdr>
        <w:top w:val="none" w:sz="0" w:space="0" w:color="auto"/>
        <w:left w:val="none" w:sz="0" w:space="0" w:color="auto"/>
        <w:bottom w:val="none" w:sz="0" w:space="0" w:color="auto"/>
        <w:right w:val="none" w:sz="0" w:space="0" w:color="auto"/>
      </w:divBdr>
      <w:divsChild>
        <w:div w:id="291637727">
          <w:marLeft w:val="0"/>
          <w:marRight w:val="240"/>
          <w:marTop w:val="0"/>
          <w:marBottom w:val="0"/>
          <w:divBdr>
            <w:top w:val="none" w:sz="0" w:space="0" w:color="auto"/>
            <w:left w:val="none" w:sz="0" w:space="0" w:color="auto"/>
            <w:bottom w:val="none" w:sz="0" w:space="0" w:color="auto"/>
            <w:right w:val="none" w:sz="0" w:space="0" w:color="auto"/>
          </w:divBdr>
          <w:divsChild>
            <w:div w:id="1328090981">
              <w:marLeft w:val="0"/>
              <w:marRight w:val="0"/>
              <w:marTop w:val="0"/>
              <w:marBottom w:val="0"/>
              <w:divBdr>
                <w:top w:val="none" w:sz="0" w:space="0" w:color="auto"/>
                <w:left w:val="none" w:sz="0" w:space="0" w:color="auto"/>
                <w:bottom w:val="none" w:sz="0" w:space="0" w:color="auto"/>
                <w:right w:val="none" w:sz="0" w:space="0" w:color="auto"/>
              </w:divBdr>
              <w:divsChild>
                <w:div w:id="16302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6885">
          <w:marLeft w:val="0"/>
          <w:marRight w:val="240"/>
          <w:marTop w:val="0"/>
          <w:marBottom w:val="0"/>
          <w:divBdr>
            <w:top w:val="none" w:sz="0" w:space="0" w:color="auto"/>
            <w:left w:val="none" w:sz="0" w:space="0" w:color="auto"/>
            <w:bottom w:val="none" w:sz="0" w:space="0" w:color="auto"/>
            <w:right w:val="none" w:sz="0" w:space="0" w:color="auto"/>
          </w:divBdr>
          <w:divsChild>
            <w:div w:id="1979608991">
              <w:marLeft w:val="0"/>
              <w:marRight w:val="0"/>
              <w:marTop w:val="0"/>
              <w:marBottom w:val="0"/>
              <w:divBdr>
                <w:top w:val="none" w:sz="0" w:space="0" w:color="auto"/>
                <w:left w:val="none" w:sz="0" w:space="0" w:color="auto"/>
                <w:bottom w:val="none" w:sz="0" w:space="0" w:color="auto"/>
                <w:right w:val="none" w:sz="0" w:space="0" w:color="auto"/>
              </w:divBdr>
              <w:divsChild>
                <w:div w:id="66960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116">
          <w:marLeft w:val="0"/>
          <w:marRight w:val="0"/>
          <w:marTop w:val="750"/>
          <w:marBottom w:val="0"/>
          <w:divBdr>
            <w:top w:val="none" w:sz="0" w:space="0" w:color="auto"/>
            <w:left w:val="none" w:sz="0" w:space="0" w:color="auto"/>
            <w:bottom w:val="none" w:sz="0" w:space="0" w:color="auto"/>
            <w:right w:val="none" w:sz="0" w:space="0" w:color="auto"/>
          </w:divBdr>
          <w:divsChild>
            <w:div w:id="334501156">
              <w:marLeft w:val="0"/>
              <w:marRight w:val="0"/>
              <w:marTop w:val="0"/>
              <w:marBottom w:val="0"/>
              <w:divBdr>
                <w:top w:val="none" w:sz="0" w:space="0" w:color="auto"/>
                <w:left w:val="none" w:sz="0" w:space="0" w:color="auto"/>
                <w:bottom w:val="none" w:sz="0" w:space="0" w:color="auto"/>
                <w:right w:val="none" w:sz="0" w:space="0" w:color="auto"/>
              </w:divBdr>
              <w:divsChild>
                <w:div w:id="682823054">
                  <w:marLeft w:val="0"/>
                  <w:marRight w:val="0"/>
                  <w:marTop w:val="0"/>
                  <w:marBottom w:val="0"/>
                  <w:divBdr>
                    <w:top w:val="none" w:sz="0" w:space="0" w:color="auto"/>
                    <w:left w:val="none" w:sz="0" w:space="0" w:color="auto"/>
                    <w:bottom w:val="none" w:sz="0" w:space="0" w:color="auto"/>
                    <w:right w:val="none" w:sz="0" w:space="0" w:color="auto"/>
                  </w:divBdr>
                  <w:divsChild>
                    <w:div w:id="178403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99769">
      <w:bodyDiv w:val="1"/>
      <w:marLeft w:val="0"/>
      <w:marRight w:val="0"/>
      <w:marTop w:val="0"/>
      <w:marBottom w:val="0"/>
      <w:divBdr>
        <w:top w:val="none" w:sz="0" w:space="0" w:color="auto"/>
        <w:left w:val="none" w:sz="0" w:space="0" w:color="auto"/>
        <w:bottom w:val="none" w:sz="0" w:space="0" w:color="auto"/>
        <w:right w:val="none" w:sz="0" w:space="0" w:color="auto"/>
      </w:divBdr>
      <w:divsChild>
        <w:div w:id="1996303460">
          <w:marLeft w:val="0"/>
          <w:marRight w:val="240"/>
          <w:marTop w:val="0"/>
          <w:marBottom w:val="0"/>
          <w:divBdr>
            <w:top w:val="none" w:sz="0" w:space="0" w:color="auto"/>
            <w:left w:val="none" w:sz="0" w:space="0" w:color="auto"/>
            <w:bottom w:val="none" w:sz="0" w:space="0" w:color="auto"/>
            <w:right w:val="none" w:sz="0" w:space="0" w:color="auto"/>
          </w:divBdr>
          <w:divsChild>
            <w:div w:id="1202206253">
              <w:marLeft w:val="0"/>
              <w:marRight w:val="0"/>
              <w:marTop w:val="0"/>
              <w:marBottom w:val="0"/>
              <w:divBdr>
                <w:top w:val="none" w:sz="0" w:space="0" w:color="auto"/>
                <w:left w:val="none" w:sz="0" w:space="0" w:color="auto"/>
                <w:bottom w:val="none" w:sz="0" w:space="0" w:color="auto"/>
                <w:right w:val="none" w:sz="0" w:space="0" w:color="auto"/>
              </w:divBdr>
              <w:divsChild>
                <w:div w:id="18897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1249">
          <w:marLeft w:val="0"/>
          <w:marRight w:val="240"/>
          <w:marTop w:val="0"/>
          <w:marBottom w:val="0"/>
          <w:divBdr>
            <w:top w:val="none" w:sz="0" w:space="0" w:color="auto"/>
            <w:left w:val="none" w:sz="0" w:space="0" w:color="auto"/>
            <w:bottom w:val="none" w:sz="0" w:space="0" w:color="auto"/>
            <w:right w:val="none" w:sz="0" w:space="0" w:color="auto"/>
          </w:divBdr>
          <w:divsChild>
            <w:div w:id="1794908834">
              <w:marLeft w:val="0"/>
              <w:marRight w:val="0"/>
              <w:marTop w:val="0"/>
              <w:marBottom w:val="0"/>
              <w:divBdr>
                <w:top w:val="none" w:sz="0" w:space="0" w:color="auto"/>
                <w:left w:val="none" w:sz="0" w:space="0" w:color="auto"/>
                <w:bottom w:val="none" w:sz="0" w:space="0" w:color="auto"/>
                <w:right w:val="none" w:sz="0" w:space="0" w:color="auto"/>
              </w:divBdr>
              <w:divsChild>
                <w:div w:id="5108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4375">
          <w:marLeft w:val="0"/>
          <w:marRight w:val="0"/>
          <w:marTop w:val="750"/>
          <w:marBottom w:val="0"/>
          <w:divBdr>
            <w:top w:val="none" w:sz="0" w:space="0" w:color="auto"/>
            <w:left w:val="none" w:sz="0" w:space="0" w:color="auto"/>
            <w:bottom w:val="none" w:sz="0" w:space="0" w:color="auto"/>
            <w:right w:val="none" w:sz="0" w:space="0" w:color="auto"/>
          </w:divBdr>
          <w:divsChild>
            <w:div w:id="879627821">
              <w:marLeft w:val="0"/>
              <w:marRight w:val="0"/>
              <w:marTop w:val="0"/>
              <w:marBottom w:val="0"/>
              <w:divBdr>
                <w:top w:val="none" w:sz="0" w:space="0" w:color="auto"/>
                <w:left w:val="none" w:sz="0" w:space="0" w:color="auto"/>
                <w:bottom w:val="none" w:sz="0" w:space="0" w:color="auto"/>
                <w:right w:val="none" w:sz="0" w:space="0" w:color="auto"/>
              </w:divBdr>
              <w:divsChild>
                <w:div w:id="1149832488">
                  <w:marLeft w:val="0"/>
                  <w:marRight w:val="0"/>
                  <w:marTop w:val="0"/>
                  <w:marBottom w:val="0"/>
                  <w:divBdr>
                    <w:top w:val="none" w:sz="0" w:space="0" w:color="auto"/>
                    <w:left w:val="none" w:sz="0" w:space="0" w:color="auto"/>
                    <w:bottom w:val="none" w:sz="0" w:space="0" w:color="auto"/>
                    <w:right w:val="none" w:sz="0" w:space="0" w:color="auto"/>
                  </w:divBdr>
                  <w:divsChild>
                    <w:div w:id="1798261006">
                      <w:marLeft w:val="0"/>
                      <w:marRight w:val="0"/>
                      <w:marTop w:val="0"/>
                      <w:marBottom w:val="0"/>
                      <w:divBdr>
                        <w:top w:val="none" w:sz="0" w:space="0" w:color="auto"/>
                        <w:left w:val="none" w:sz="0" w:space="0" w:color="auto"/>
                        <w:bottom w:val="none" w:sz="0" w:space="0" w:color="auto"/>
                        <w:right w:val="none" w:sz="0" w:space="0" w:color="auto"/>
                      </w:divBdr>
                      <w:divsChild>
                        <w:div w:id="140911618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62959539">
      <w:bodyDiv w:val="1"/>
      <w:marLeft w:val="0"/>
      <w:marRight w:val="0"/>
      <w:marTop w:val="0"/>
      <w:marBottom w:val="0"/>
      <w:divBdr>
        <w:top w:val="none" w:sz="0" w:space="0" w:color="auto"/>
        <w:left w:val="none" w:sz="0" w:space="0" w:color="auto"/>
        <w:bottom w:val="none" w:sz="0" w:space="0" w:color="auto"/>
        <w:right w:val="none" w:sz="0" w:space="0" w:color="auto"/>
      </w:divBdr>
      <w:divsChild>
        <w:div w:id="1126508850">
          <w:marLeft w:val="240"/>
          <w:marRight w:val="0"/>
          <w:marTop w:val="240"/>
          <w:marBottom w:val="240"/>
          <w:divBdr>
            <w:top w:val="none" w:sz="0" w:space="0" w:color="auto"/>
            <w:left w:val="none" w:sz="0" w:space="0" w:color="auto"/>
            <w:bottom w:val="none" w:sz="0" w:space="0" w:color="auto"/>
            <w:right w:val="none" w:sz="0" w:space="0" w:color="auto"/>
          </w:divBdr>
        </w:div>
      </w:divsChild>
    </w:div>
    <w:div w:id="1964194277">
      <w:bodyDiv w:val="1"/>
      <w:marLeft w:val="0"/>
      <w:marRight w:val="0"/>
      <w:marTop w:val="0"/>
      <w:marBottom w:val="0"/>
      <w:divBdr>
        <w:top w:val="none" w:sz="0" w:space="0" w:color="auto"/>
        <w:left w:val="none" w:sz="0" w:space="0" w:color="auto"/>
        <w:bottom w:val="none" w:sz="0" w:space="0" w:color="auto"/>
        <w:right w:val="none" w:sz="0" w:space="0" w:color="auto"/>
      </w:divBdr>
      <w:divsChild>
        <w:div w:id="128518600">
          <w:marLeft w:val="0"/>
          <w:marRight w:val="240"/>
          <w:marTop w:val="0"/>
          <w:marBottom w:val="0"/>
          <w:divBdr>
            <w:top w:val="none" w:sz="0" w:space="0" w:color="auto"/>
            <w:left w:val="none" w:sz="0" w:space="0" w:color="auto"/>
            <w:bottom w:val="none" w:sz="0" w:space="0" w:color="auto"/>
            <w:right w:val="none" w:sz="0" w:space="0" w:color="auto"/>
          </w:divBdr>
          <w:divsChild>
            <w:div w:id="1676569771">
              <w:marLeft w:val="0"/>
              <w:marRight w:val="0"/>
              <w:marTop w:val="0"/>
              <w:marBottom w:val="0"/>
              <w:divBdr>
                <w:top w:val="none" w:sz="0" w:space="0" w:color="auto"/>
                <w:left w:val="none" w:sz="0" w:space="0" w:color="auto"/>
                <w:bottom w:val="none" w:sz="0" w:space="0" w:color="auto"/>
                <w:right w:val="none" w:sz="0" w:space="0" w:color="auto"/>
              </w:divBdr>
              <w:divsChild>
                <w:div w:id="20715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4556">
          <w:marLeft w:val="0"/>
          <w:marRight w:val="240"/>
          <w:marTop w:val="0"/>
          <w:marBottom w:val="0"/>
          <w:divBdr>
            <w:top w:val="none" w:sz="0" w:space="0" w:color="auto"/>
            <w:left w:val="none" w:sz="0" w:space="0" w:color="auto"/>
            <w:bottom w:val="none" w:sz="0" w:space="0" w:color="auto"/>
            <w:right w:val="none" w:sz="0" w:space="0" w:color="auto"/>
          </w:divBdr>
          <w:divsChild>
            <w:div w:id="989822137">
              <w:marLeft w:val="0"/>
              <w:marRight w:val="0"/>
              <w:marTop w:val="0"/>
              <w:marBottom w:val="0"/>
              <w:divBdr>
                <w:top w:val="none" w:sz="0" w:space="0" w:color="auto"/>
                <w:left w:val="none" w:sz="0" w:space="0" w:color="auto"/>
                <w:bottom w:val="none" w:sz="0" w:space="0" w:color="auto"/>
                <w:right w:val="none" w:sz="0" w:space="0" w:color="auto"/>
              </w:divBdr>
              <w:divsChild>
                <w:div w:id="97468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0951">
          <w:marLeft w:val="0"/>
          <w:marRight w:val="0"/>
          <w:marTop w:val="750"/>
          <w:marBottom w:val="0"/>
          <w:divBdr>
            <w:top w:val="none" w:sz="0" w:space="0" w:color="auto"/>
            <w:left w:val="none" w:sz="0" w:space="0" w:color="auto"/>
            <w:bottom w:val="none" w:sz="0" w:space="0" w:color="auto"/>
            <w:right w:val="none" w:sz="0" w:space="0" w:color="auto"/>
          </w:divBdr>
          <w:divsChild>
            <w:div w:id="2035232278">
              <w:marLeft w:val="0"/>
              <w:marRight w:val="0"/>
              <w:marTop w:val="0"/>
              <w:marBottom w:val="0"/>
              <w:divBdr>
                <w:top w:val="none" w:sz="0" w:space="0" w:color="auto"/>
                <w:left w:val="none" w:sz="0" w:space="0" w:color="auto"/>
                <w:bottom w:val="none" w:sz="0" w:space="0" w:color="auto"/>
                <w:right w:val="none" w:sz="0" w:space="0" w:color="auto"/>
              </w:divBdr>
              <w:divsChild>
                <w:div w:id="1990403748">
                  <w:marLeft w:val="0"/>
                  <w:marRight w:val="0"/>
                  <w:marTop w:val="0"/>
                  <w:marBottom w:val="0"/>
                  <w:divBdr>
                    <w:top w:val="none" w:sz="0" w:space="0" w:color="auto"/>
                    <w:left w:val="none" w:sz="0" w:space="0" w:color="auto"/>
                    <w:bottom w:val="none" w:sz="0" w:space="0" w:color="auto"/>
                    <w:right w:val="none" w:sz="0" w:space="0" w:color="auto"/>
                  </w:divBdr>
                  <w:divsChild>
                    <w:div w:id="86062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276397">
      <w:bodyDiv w:val="1"/>
      <w:marLeft w:val="0"/>
      <w:marRight w:val="0"/>
      <w:marTop w:val="0"/>
      <w:marBottom w:val="0"/>
      <w:divBdr>
        <w:top w:val="none" w:sz="0" w:space="0" w:color="auto"/>
        <w:left w:val="none" w:sz="0" w:space="0" w:color="auto"/>
        <w:bottom w:val="none" w:sz="0" w:space="0" w:color="auto"/>
        <w:right w:val="none" w:sz="0" w:space="0" w:color="auto"/>
      </w:divBdr>
      <w:divsChild>
        <w:div w:id="359625780">
          <w:marLeft w:val="0"/>
          <w:marRight w:val="240"/>
          <w:marTop w:val="0"/>
          <w:marBottom w:val="0"/>
          <w:divBdr>
            <w:top w:val="none" w:sz="0" w:space="0" w:color="auto"/>
            <w:left w:val="none" w:sz="0" w:space="0" w:color="auto"/>
            <w:bottom w:val="none" w:sz="0" w:space="0" w:color="auto"/>
            <w:right w:val="none" w:sz="0" w:space="0" w:color="auto"/>
          </w:divBdr>
          <w:divsChild>
            <w:div w:id="755857827">
              <w:marLeft w:val="0"/>
              <w:marRight w:val="0"/>
              <w:marTop w:val="0"/>
              <w:marBottom w:val="0"/>
              <w:divBdr>
                <w:top w:val="none" w:sz="0" w:space="0" w:color="auto"/>
                <w:left w:val="none" w:sz="0" w:space="0" w:color="auto"/>
                <w:bottom w:val="none" w:sz="0" w:space="0" w:color="auto"/>
                <w:right w:val="none" w:sz="0" w:space="0" w:color="auto"/>
              </w:divBdr>
              <w:divsChild>
                <w:div w:id="91798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5995">
          <w:marLeft w:val="0"/>
          <w:marRight w:val="240"/>
          <w:marTop w:val="0"/>
          <w:marBottom w:val="0"/>
          <w:divBdr>
            <w:top w:val="none" w:sz="0" w:space="0" w:color="auto"/>
            <w:left w:val="none" w:sz="0" w:space="0" w:color="auto"/>
            <w:bottom w:val="none" w:sz="0" w:space="0" w:color="auto"/>
            <w:right w:val="none" w:sz="0" w:space="0" w:color="auto"/>
          </w:divBdr>
          <w:divsChild>
            <w:div w:id="1375156674">
              <w:marLeft w:val="0"/>
              <w:marRight w:val="0"/>
              <w:marTop w:val="0"/>
              <w:marBottom w:val="0"/>
              <w:divBdr>
                <w:top w:val="none" w:sz="0" w:space="0" w:color="auto"/>
                <w:left w:val="none" w:sz="0" w:space="0" w:color="auto"/>
                <w:bottom w:val="none" w:sz="0" w:space="0" w:color="auto"/>
                <w:right w:val="none" w:sz="0" w:space="0" w:color="auto"/>
              </w:divBdr>
              <w:divsChild>
                <w:div w:id="7446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7760">
          <w:marLeft w:val="0"/>
          <w:marRight w:val="0"/>
          <w:marTop w:val="750"/>
          <w:marBottom w:val="0"/>
          <w:divBdr>
            <w:top w:val="none" w:sz="0" w:space="0" w:color="auto"/>
            <w:left w:val="none" w:sz="0" w:space="0" w:color="auto"/>
            <w:bottom w:val="none" w:sz="0" w:space="0" w:color="auto"/>
            <w:right w:val="none" w:sz="0" w:space="0" w:color="auto"/>
          </w:divBdr>
          <w:divsChild>
            <w:div w:id="394738821">
              <w:marLeft w:val="0"/>
              <w:marRight w:val="0"/>
              <w:marTop w:val="0"/>
              <w:marBottom w:val="0"/>
              <w:divBdr>
                <w:top w:val="none" w:sz="0" w:space="0" w:color="auto"/>
                <w:left w:val="none" w:sz="0" w:space="0" w:color="auto"/>
                <w:bottom w:val="none" w:sz="0" w:space="0" w:color="auto"/>
                <w:right w:val="none" w:sz="0" w:space="0" w:color="auto"/>
              </w:divBdr>
              <w:divsChild>
                <w:div w:id="194469598">
                  <w:marLeft w:val="0"/>
                  <w:marRight w:val="0"/>
                  <w:marTop w:val="0"/>
                  <w:marBottom w:val="0"/>
                  <w:divBdr>
                    <w:top w:val="none" w:sz="0" w:space="0" w:color="auto"/>
                    <w:left w:val="none" w:sz="0" w:space="0" w:color="auto"/>
                    <w:bottom w:val="none" w:sz="0" w:space="0" w:color="auto"/>
                    <w:right w:val="none" w:sz="0" w:space="0" w:color="auto"/>
                  </w:divBdr>
                  <w:divsChild>
                    <w:div w:id="6804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587384">
      <w:bodyDiv w:val="1"/>
      <w:marLeft w:val="0"/>
      <w:marRight w:val="0"/>
      <w:marTop w:val="0"/>
      <w:marBottom w:val="0"/>
      <w:divBdr>
        <w:top w:val="none" w:sz="0" w:space="0" w:color="auto"/>
        <w:left w:val="none" w:sz="0" w:space="0" w:color="auto"/>
        <w:bottom w:val="none" w:sz="0" w:space="0" w:color="auto"/>
        <w:right w:val="none" w:sz="0" w:space="0" w:color="auto"/>
      </w:divBdr>
    </w:div>
    <w:div w:id="1969192280">
      <w:bodyDiv w:val="1"/>
      <w:marLeft w:val="0"/>
      <w:marRight w:val="0"/>
      <w:marTop w:val="0"/>
      <w:marBottom w:val="0"/>
      <w:divBdr>
        <w:top w:val="none" w:sz="0" w:space="0" w:color="auto"/>
        <w:left w:val="none" w:sz="0" w:space="0" w:color="auto"/>
        <w:bottom w:val="none" w:sz="0" w:space="0" w:color="auto"/>
        <w:right w:val="none" w:sz="0" w:space="0" w:color="auto"/>
      </w:divBdr>
      <w:divsChild>
        <w:div w:id="1405185368">
          <w:marLeft w:val="0"/>
          <w:marRight w:val="0"/>
          <w:marTop w:val="0"/>
          <w:marBottom w:val="0"/>
          <w:divBdr>
            <w:top w:val="none" w:sz="0" w:space="0" w:color="auto"/>
            <w:left w:val="none" w:sz="0" w:space="0" w:color="auto"/>
            <w:bottom w:val="none" w:sz="0" w:space="0" w:color="auto"/>
            <w:right w:val="none" w:sz="0" w:space="0" w:color="auto"/>
          </w:divBdr>
          <w:divsChild>
            <w:div w:id="1593390079">
              <w:marLeft w:val="0"/>
              <w:marRight w:val="0"/>
              <w:marTop w:val="0"/>
              <w:marBottom w:val="0"/>
              <w:divBdr>
                <w:top w:val="none" w:sz="0" w:space="0" w:color="auto"/>
                <w:left w:val="none" w:sz="0" w:space="0" w:color="auto"/>
                <w:bottom w:val="none" w:sz="0" w:space="0" w:color="auto"/>
                <w:right w:val="none" w:sz="0" w:space="0" w:color="auto"/>
              </w:divBdr>
              <w:divsChild>
                <w:div w:id="1970554323">
                  <w:marLeft w:val="0"/>
                  <w:marRight w:val="0"/>
                  <w:marTop w:val="0"/>
                  <w:marBottom w:val="0"/>
                  <w:divBdr>
                    <w:top w:val="none" w:sz="0" w:space="0" w:color="auto"/>
                    <w:left w:val="none" w:sz="0" w:space="0" w:color="auto"/>
                    <w:bottom w:val="none" w:sz="0" w:space="0" w:color="auto"/>
                    <w:right w:val="none" w:sz="0" w:space="0" w:color="auto"/>
                  </w:divBdr>
                  <w:divsChild>
                    <w:div w:id="1786145756">
                      <w:marLeft w:val="0"/>
                      <w:marRight w:val="0"/>
                      <w:marTop w:val="0"/>
                      <w:marBottom w:val="0"/>
                      <w:divBdr>
                        <w:top w:val="none" w:sz="0" w:space="0" w:color="auto"/>
                        <w:left w:val="none" w:sz="0" w:space="0" w:color="auto"/>
                        <w:bottom w:val="none" w:sz="0" w:space="0" w:color="auto"/>
                        <w:right w:val="none" w:sz="0" w:space="0" w:color="auto"/>
                      </w:divBdr>
                      <w:divsChild>
                        <w:div w:id="368844004">
                          <w:marLeft w:val="0"/>
                          <w:marRight w:val="0"/>
                          <w:marTop w:val="0"/>
                          <w:marBottom w:val="0"/>
                          <w:divBdr>
                            <w:top w:val="none" w:sz="0" w:space="0" w:color="auto"/>
                            <w:left w:val="none" w:sz="0" w:space="0" w:color="auto"/>
                            <w:bottom w:val="none" w:sz="0" w:space="0" w:color="auto"/>
                            <w:right w:val="none" w:sz="0" w:space="0" w:color="auto"/>
                          </w:divBdr>
                          <w:divsChild>
                            <w:div w:id="905725490">
                              <w:marLeft w:val="0"/>
                              <w:marRight w:val="0"/>
                              <w:marTop w:val="0"/>
                              <w:marBottom w:val="0"/>
                              <w:divBdr>
                                <w:top w:val="none" w:sz="0" w:space="0" w:color="auto"/>
                                <w:left w:val="none" w:sz="0" w:space="0" w:color="auto"/>
                                <w:bottom w:val="none" w:sz="0" w:space="0" w:color="auto"/>
                                <w:right w:val="none" w:sz="0" w:space="0" w:color="auto"/>
                              </w:divBdr>
                              <w:divsChild>
                                <w:div w:id="918753713">
                                  <w:marLeft w:val="0"/>
                                  <w:marRight w:val="0"/>
                                  <w:marTop w:val="0"/>
                                  <w:marBottom w:val="0"/>
                                  <w:divBdr>
                                    <w:top w:val="none" w:sz="0" w:space="0" w:color="auto"/>
                                    <w:left w:val="none" w:sz="0" w:space="0" w:color="auto"/>
                                    <w:bottom w:val="none" w:sz="0" w:space="0" w:color="auto"/>
                                    <w:right w:val="none" w:sz="0" w:space="0" w:color="auto"/>
                                  </w:divBdr>
                                  <w:divsChild>
                                    <w:div w:id="1993677874">
                                      <w:marLeft w:val="0"/>
                                      <w:marRight w:val="0"/>
                                      <w:marTop w:val="0"/>
                                      <w:marBottom w:val="0"/>
                                      <w:divBdr>
                                        <w:top w:val="none" w:sz="0" w:space="0" w:color="auto"/>
                                        <w:left w:val="none" w:sz="0" w:space="0" w:color="auto"/>
                                        <w:bottom w:val="none" w:sz="0" w:space="0" w:color="auto"/>
                                        <w:right w:val="none" w:sz="0" w:space="0" w:color="auto"/>
                                      </w:divBdr>
                                      <w:divsChild>
                                        <w:div w:id="444159889">
                                          <w:marLeft w:val="0"/>
                                          <w:marRight w:val="0"/>
                                          <w:marTop w:val="0"/>
                                          <w:marBottom w:val="0"/>
                                          <w:divBdr>
                                            <w:top w:val="none" w:sz="0" w:space="0" w:color="auto"/>
                                            <w:left w:val="none" w:sz="0" w:space="0" w:color="auto"/>
                                            <w:bottom w:val="none" w:sz="0" w:space="0" w:color="auto"/>
                                            <w:right w:val="none" w:sz="0" w:space="0" w:color="auto"/>
                                          </w:divBdr>
                                          <w:divsChild>
                                            <w:div w:id="1931425973">
                                              <w:marLeft w:val="0"/>
                                              <w:marRight w:val="0"/>
                                              <w:marTop w:val="0"/>
                                              <w:marBottom w:val="0"/>
                                              <w:divBdr>
                                                <w:top w:val="none" w:sz="0" w:space="0" w:color="auto"/>
                                                <w:left w:val="none" w:sz="0" w:space="0" w:color="auto"/>
                                                <w:bottom w:val="none" w:sz="0" w:space="0" w:color="auto"/>
                                                <w:right w:val="none" w:sz="0" w:space="0" w:color="auto"/>
                                              </w:divBdr>
                                              <w:divsChild>
                                                <w:div w:id="86121266">
                                                  <w:marLeft w:val="0"/>
                                                  <w:marRight w:val="0"/>
                                                  <w:marTop w:val="0"/>
                                                  <w:marBottom w:val="0"/>
                                                  <w:divBdr>
                                                    <w:top w:val="none" w:sz="0" w:space="0" w:color="auto"/>
                                                    <w:left w:val="none" w:sz="0" w:space="0" w:color="auto"/>
                                                    <w:bottom w:val="none" w:sz="0" w:space="0" w:color="auto"/>
                                                    <w:right w:val="none" w:sz="0" w:space="0" w:color="auto"/>
                                                  </w:divBdr>
                                                  <w:divsChild>
                                                    <w:div w:id="1017192640">
                                                      <w:marLeft w:val="0"/>
                                                      <w:marRight w:val="0"/>
                                                      <w:marTop w:val="0"/>
                                                      <w:marBottom w:val="0"/>
                                                      <w:divBdr>
                                                        <w:top w:val="none" w:sz="0" w:space="0" w:color="auto"/>
                                                        <w:left w:val="none" w:sz="0" w:space="0" w:color="auto"/>
                                                        <w:bottom w:val="none" w:sz="0" w:space="0" w:color="auto"/>
                                                        <w:right w:val="none" w:sz="0" w:space="0" w:color="auto"/>
                                                      </w:divBdr>
                                                      <w:divsChild>
                                                        <w:div w:id="1851093265">
                                                          <w:marLeft w:val="0"/>
                                                          <w:marRight w:val="0"/>
                                                          <w:marTop w:val="0"/>
                                                          <w:marBottom w:val="0"/>
                                                          <w:divBdr>
                                                            <w:top w:val="none" w:sz="0" w:space="0" w:color="auto"/>
                                                            <w:left w:val="none" w:sz="0" w:space="0" w:color="auto"/>
                                                            <w:bottom w:val="none" w:sz="0" w:space="0" w:color="auto"/>
                                                            <w:right w:val="none" w:sz="0" w:space="0" w:color="auto"/>
                                                          </w:divBdr>
                                                          <w:divsChild>
                                                            <w:div w:id="1074858191">
                                                              <w:marLeft w:val="0"/>
                                                              <w:marRight w:val="0"/>
                                                              <w:marTop w:val="0"/>
                                                              <w:marBottom w:val="0"/>
                                                              <w:divBdr>
                                                                <w:top w:val="none" w:sz="0" w:space="0" w:color="auto"/>
                                                                <w:left w:val="none" w:sz="0" w:space="0" w:color="auto"/>
                                                                <w:bottom w:val="none" w:sz="0" w:space="0" w:color="auto"/>
                                                                <w:right w:val="none" w:sz="0" w:space="0" w:color="auto"/>
                                                              </w:divBdr>
                                                              <w:divsChild>
                                                                <w:div w:id="1480919516">
                                                                  <w:marLeft w:val="0"/>
                                                                  <w:marRight w:val="0"/>
                                                                  <w:marTop w:val="0"/>
                                                                  <w:marBottom w:val="0"/>
                                                                  <w:divBdr>
                                                                    <w:top w:val="none" w:sz="0" w:space="0" w:color="auto"/>
                                                                    <w:left w:val="none" w:sz="0" w:space="0" w:color="auto"/>
                                                                    <w:bottom w:val="none" w:sz="0" w:space="0" w:color="auto"/>
                                                                    <w:right w:val="none" w:sz="0" w:space="0" w:color="auto"/>
                                                                  </w:divBdr>
                                                                  <w:divsChild>
                                                                    <w:div w:id="20213949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47453918">
                                                              <w:marLeft w:val="0"/>
                                                              <w:marRight w:val="0"/>
                                                              <w:marTop w:val="0"/>
                                                              <w:marBottom w:val="0"/>
                                                              <w:divBdr>
                                                                <w:top w:val="none" w:sz="0" w:space="0" w:color="auto"/>
                                                                <w:left w:val="none" w:sz="0" w:space="0" w:color="auto"/>
                                                                <w:bottom w:val="none" w:sz="0" w:space="0" w:color="auto"/>
                                                                <w:right w:val="none" w:sz="0" w:space="0" w:color="auto"/>
                                                              </w:divBdr>
                                                              <w:divsChild>
                                                                <w:div w:id="682703553">
                                                                  <w:marLeft w:val="0"/>
                                                                  <w:marRight w:val="0"/>
                                                                  <w:marTop w:val="0"/>
                                                                  <w:marBottom w:val="0"/>
                                                                  <w:divBdr>
                                                                    <w:top w:val="none" w:sz="0" w:space="0" w:color="auto"/>
                                                                    <w:left w:val="none" w:sz="0" w:space="0" w:color="auto"/>
                                                                    <w:bottom w:val="none" w:sz="0" w:space="0" w:color="auto"/>
                                                                    <w:right w:val="none" w:sz="0" w:space="0" w:color="auto"/>
                                                                  </w:divBdr>
                                                                  <w:divsChild>
                                                                    <w:div w:id="101924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7898493">
                                                              <w:marLeft w:val="0"/>
                                                              <w:marRight w:val="0"/>
                                                              <w:marTop w:val="0"/>
                                                              <w:marBottom w:val="0"/>
                                                              <w:divBdr>
                                                                <w:top w:val="none" w:sz="0" w:space="0" w:color="auto"/>
                                                                <w:left w:val="none" w:sz="0" w:space="0" w:color="auto"/>
                                                                <w:bottom w:val="none" w:sz="0" w:space="0" w:color="auto"/>
                                                                <w:right w:val="none" w:sz="0" w:space="0" w:color="auto"/>
                                                              </w:divBdr>
                                                              <w:divsChild>
                                                                <w:div w:id="827406758">
                                                                  <w:marLeft w:val="0"/>
                                                                  <w:marRight w:val="0"/>
                                                                  <w:marTop w:val="0"/>
                                                                  <w:marBottom w:val="0"/>
                                                                  <w:divBdr>
                                                                    <w:top w:val="none" w:sz="0" w:space="0" w:color="auto"/>
                                                                    <w:left w:val="none" w:sz="0" w:space="0" w:color="auto"/>
                                                                    <w:bottom w:val="none" w:sz="0" w:space="0" w:color="auto"/>
                                                                    <w:right w:val="none" w:sz="0" w:space="0" w:color="auto"/>
                                                                  </w:divBdr>
                                                                  <w:divsChild>
                                                                    <w:div w:id="354498628">
                                                                      <w:marLeft w:val="-420"/>
                                                                      <w:marRight w:val="0"/>
                                                                      <w:marTop w:val="0"/>
                                                                      <w:marBottom w:val="0"/>
                                                                      <w:divBdr>
                                                                        <w:top w:val="none" w:sz="0" w:space="0" w:color="auto"/>
                                                                        <w:left w:val="none" w:sz="0" w:space="0" w:color="auto"/>
                                                                        <w:bottom w:val="none" w:sz="0" w:space="0" w:color="auto"/>
                                                                        <w:right w:val="none" w:sz="0" w:space="0" w:color="auto"/>
                                                                      </w:divBdr>
                                                                      <w:divsChild>
                                                                        <w:div w:id="1938099418">
                                                                          <w:marLeft w:val="0"/>
                                                                          <w:marRight w:val="0"/>
                                                                          <w:marTop w:val="0"/>
                                                                          <w:marBottom w:val="0"/>
                                                                          <w:divBdr>
                                                                            <w:top w:val="none" w:sz="0" w:space="0" w:color="auto"/>
                                                                            <w:left w:val="none" w:sz="0" w:space="0" w:color="auto"/>
                                                                            <w:bottom w:val="none" w:sz="0" w:space="0" w:color="auto"/>
                                                                            <w:right w:val="none" w:sz="0" w:space="0" w:color="auto"/>
                                                                          </w:divBdr>
                                                                          <w:divsChild>
                                                                            <w:div w:id="2008557083">
                                                                              <w:marLeft w:val="0"/>
                                                                              <w:marRight w:val="0"/>
                                                                              <w:marTop w:val="0"/>
                                                                              <w:marBottom w:val="0"/>
                                                                              <w:divBdr>
                                                                                <w:top w:val="none" w:sz="0" w:space="0" w:color="auto"/>
                                                                                <w:left w:val="none" w:sz="0" w:space="0" w:color="auto"/>
                                                                                <w:bottom w:val="none" w:sz="0" w:space="0" w:color="auto"/>
                                                                                <w:right w:val="none" w:sz="0" w:space="0" w:color="auto"/>
                                                                              </w:divBdr>
                                                                              <w:divsChild>
                                                                                <w:div w:id="1810592098">
                                                                                  <w:marLeft w:val="0"/>
                                                                                  <w:marRight w:val="0"/>
                                                                                  <w:marTop w:val="0"/>
                                                                                  <w:marBottom w:val="0"/>
                                                                                  <w:divBdr>
                                                                                    <w:top w:val="none" w:sz="0" w:space="0" w:color="auto"/>
                                                                                    <w:left w:val="none" w:sz="0" w:space="0" w:color="auto"/>
                                                                                    <w:bottom w:val="none" w:sz="0" w:space="0" w:color="auto"/>
                                                                                    <w:right w:val="none" w:sz="0" w:space="0" w:color="auto"/>
                                                                                  </w:divBdr>
                                                                                </w:div>
                                                                                <w:div w:id="164030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42780">
                                                                      <w:marLeft w:val="-420"/>
                                                                      <w:marRight w:val="0"/>
                                                                      <w:marTop w:val="0"/>
                                                                      <w:marBottom w:val="0"/>
                                                                      <w:divBdr>
                                                                        <w:top w:val="none" w:sz="0" w:space="0" w:color="auto"/>
                                                                        <w:left w:val="none" w:sz="0" w:space="0" w:color="auto"/>
                                                                        <w:bottom w:val="none" w:sz="0" w:space="0" w:color="auto"/>
                                                                        <w:right w:val="none" w:sz="0" w:space="0" w:color="auto"/>
                                                                      </w:divBdr>
                                                                      <w:divsChild>
                                                                        <w:div w:id="1301153086">
                                                                          <w:marLeft w:val="0"/>
                                                                          <w:marRight w:val="0"/>
                                                                          <w:marTop w:val="0"/>
                                                                          <w:marBottom w:val="0"/>
                                                                          <w:divBdr>
                                                                            <w:top w:val="none" w:sz="0" w:space="0" w:color="auto"/>
                                                                            <w:left w:val="none" w:sz="0" w:space="0" w:color="auto"/>
                                                                            <w:bottom w:val="none" w:sz="0" w:space="0" w:color="auto"/>
                                                                            <w:right w:val="none" w:sz="0" w:space="0" w:color="auto"/>
                                                                          </w:divBdr>
                                                                          <w:divsChild>
                                                                            <w:div w:id="299040897">
                                                                              <w:marLeft w:val="0"/>
                                                                              <w:marRight w:val="0"/>
                                                                              <w:marTop w:val="0"/>
                                                                              <w:marBottom w:val="0"/>
                                                                              <w:divBdr>
                                                                                <w:top w:val="none" w:sz="0" w:space="0" w:color="auto"/>
                                                                                <w:left w:val="none" w:sz="0" w:space="0" w:color="auto"/>
                                                                                <w:bottom w:val="none" w:sz="0" w:space="0" w:color="auto"/>
                                                                                <w:right w:val="none" w:sz="0" w:space="0" w:color="auto"/>
                                                                              </w:divBdr>
                                                                              <w:divsChild>
                                                                                <w:div w:id="307056715">
                                                                                  <w:marLeft w:val="0"/>
                                                                                  <w:marRight w:val="0"/>
                                                                                  <w:marTop w:val="0"/>
                                                                                  <w:marBottom w:val="0"/>
                                                                                  <w:divBdr>
                                                                                    <w:top w:val="none" w:sz="0" w:space="0" w:color="auto"/>
                                                                                    <w:left w:val="none" w:sz="0" w:space="0" w:color="auto"/>
                                                                                    <w:bottom w:val="none" w:sz="0" w:space="0" w:color="auto"/>
                                                                                    <w:right w:val="none" w:sz="0" w:space="0" w:color="auto"/>
                                                                                  </w:divBdr>
                                                                                </w:div>
                                                                                <w:div w:id="182257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52580">
                                                                      <w:marLeft w:val="-420"/>
                                                                      <w:marRight w:val="0"/>
                                                                      <w:marTop w:val="0"/>
                                                                      <w:marBottom w:val="0"/>
                                                                      <w:divBdr>
                                                                        <w:top w:val="none" w:sz="0" w:space="0" w:color="auto"/>
                                                                        <w:left w:val="none" w:sz="0" w:space="0" w:color="auto"/>
                                                                        <w:bottom w:val="none" w:sz="0" w:space="0" w:color="auto"/>
                                                                        <w:right w:val="none" w:sz="0" w:space="0" w:color="auto"/>
                                                                      </w:divBdr>
                                                                      <w:divsChild>
                                                                        <w:div w:id="933823269">
                                                                          <w:marLeft w:val="0"/>
                                                                          <w:marRight w:val="0"/>
                                                                          <w:marTop w:val="0"/>
                                                                          <w:marBottom w:val="0"/>
                                                                          <w:divBdr>
                                                                            <w:top w:val="none" w:sz="0" w:space="0" w:color="auto"/>
                                                                            <w:left w:val="none" w:sz="0" w:space="0" w:color="auto"/>
                                                                            <w:bottom w:val="none" w:sz="0" w:space="0" w:color="auto"/>
                                                                            <w:right w:val="none" w:sz="0" w:space="0" w:color="auto"/>
                                                                          </w:divBdr>
                                                                          <w:divsChild>
                                                                            <w:div w:id="1939865905">
                                                                              <w:marLeft w:val="0"/>
                                                                              <w:marRight w:val="0"/>
                                                                              <w:marTop w:val="0"/>
                                                                              <w:marBottom w:val="0"/>
                                                                              <w:divBdr>
                                                                                <w:top w:val="none" w:sz="0" w:space="0" w:color="auto"/>
                                                                                <w:left w:val="none" w:sz="0" w:space="0" w:color="auto"/>
                                                                                <w:bottom w:val="none" w:sz="0" w:space="0" w:color="auto"/>
                                                                                <w:right w:val="none" w:sz="0" w:space="0" w:color="auto"/>
                                                                              </w:divBdr>
                                                                              <w:divsChild>
                                                                                <w:div w:id="1989625226">
                                                                                  <w:marLeft w:val="0"/>
                                                                                  <w:marRight w:val="0"/>
                                                                                  <w:marTop w:val="0"/>
                                                                                  <w:marBottom w:val="0"/>
                                                                                  <w:divBdr>
                                                                                    <w:top w:val="none" w:sz="0" w:space="0" w:color="auto"/>
                                                                                    <w:left w:val="none" w:sz="0" w:space="0" w:color="auto"/>
                                                                                    <w:bottom w:val="none" w:sz="0" w:space="0" w:color="auto"/>
                                                                                    <w:right w:val="none" w:sz="0" w:space="0" w:color="auto"/>
                                                                                  </w:divBdr>
                                                                                </w:div>
                                                                                <w:div w:id="162800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84346">
                                                                      <w:marLeft w:val="-420"/>
                                                                      <w:marRight w:val="0"/>
                                                                      <w:marTop w:val="0"/>
                                                                      <w:marBottom w:val="0"/>
                                                                      <w:divBdr>
                                                                        <w:top w:val="none" w:sz="0" w:space="0" w:color="auto"/>
                                                                        <w:left w:val="none" w:sz="0" w:space="0" w:color="auto"/>
                                                                        <w:bottom w:val="none" w:sz="0" w:space="0" w:color="auto"/>
                                                                        <w:right w:val="none" w:sz="0" w:space="0" w:color="auto"/>
                                                                      </w:divBdr>
                                                                      <w:divsChild>
                                                                        <w:div w:id="314072688">
                                                                          <w:marLeft w:val="0"/>
                                                                          <w:marRight w:val="0"/>
                                                                          <w:marTop w:val="0"/>
                                                                          <w:marBottom w:val="0"/>
                                                                          <w:divBdr>
                                                                            <w:top w:val="none" w:sz="0" w:space="0" w:color="auto"/>
                                                                            <w:left w:val="none" w:sz="0" w:space="0" w:color="auto"/>
                                                                            <w:bottom w:val="none" w:sz="0" w:space="0" w:color="auto"/>
                                                                            <w:right w:val="none" w:sz="0" w:space="0" w:color="auto"/>
                                                                          </w:divBdr>
                                                                          <w:divsChild>
                                                                            <w:div w:id="834370853">
                                                                              <w:marLeft w:val="0"/>
                                                                              <w:marRight w:val="0"/>
                                                                              <w:marTop w:val="0"/>
                                                                              <w:marBottom w:val="0"/>
                                                                              <w:divBdr>
                                                                                <w:top w:val="none" w:sz="0" w:space="0" w:color="auto"/>
                                                                                <w:left w:val="none" w:sz="0" w:space="0" w:color="auto"/>
                                                                                <w:bottom w:val="none" w:sz="0" w:space="0" w:color="auto"/>
                                                                                <w:right w:val="none" w:sz="0" w:space="0" w:color="auto"/>
                                                                              </w:divBdr>
                                                                              <w:divsChild>
                                                                                <w:div w:id="323360761">
                                                                                  <w:marLeft w:val="0"/>
                                                                                  <w:marRight w:val="0"/>
                                                                                  <w:marTop w:val="0"/>
                                                                                  <w:marBottom w:val="0"/>
                                                                                  <w:divBdr>
                                                                                    <w:top w:val="none" w:sz="0" w:space="0" w:color="auto"/>
                                                                                    <w:left w:val="none" w:sz="0" w:space="0" w:color="auto"/>
                                                                                    <w:bottom w:val="none" w:sz="0" w:space="0" w:color="auto"/>
                                                                                    <w:right w:val="none" w:sz="0" w:space="0" w:color="auto"/>
                                                                                  </w:divBdr>
                                                                                </w:div>
                                                                                <w:div w:id="8500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221752">
                                                  <w:marLeft w:val="0"/>
                                                  <w:marRight w:val="0"/>
                                                  <w:marTop w:val="0"/>
                                                  <w:marBottom w:val="0"/>
                                                  <w:divBdr>
                                                    <w:top w:val="none" w:sz="0" w:space="0" w:color="auto"/>
                                                    <w:left w:val="none" w:sz="0" w:space="0" w:color="auto"/>
                                                    <w:bottom w:val="none" w:sz="0" w:space="0" w:color="auto"/>
                                                    <w:right w:val="none" w:sz="0" w:space="0" w:color="auto"/>
                                                  </w:divBdr>
                                                  <w:divsChild>
                                                    <w:div w:id="2022075374">
                                                      <w:marLeft w:val="0"/>
                                                      <w:marRight w:val="0"/>
                                                      <w:marTop w:val="0"/>
                                                      <w:marBottom w:val="0"/>
                                                      <w:divBdr>
                                                        <w:top w:val="none" w:sz="0" w:space="0" w:color="auto"/>
                                                        <w:left w:val="none" w:sz="0" w:space="0" w:color="auto"/>
                                                        <w:bottom w:val="none" w:sz="0" w:space="0" w:color="auto"/>
                                                        <w:right w:val="none" w:sz="0" w:space="0" w:color="auto"/>
                                                      </w:divBdr>
                                                      <w:divsChild>
                                                        <w:div w:id="1330209605">
                                                          <w:marLeft w:val="0"/>
                                                          <w:marRight w:val="0"/>
                                                          <w:marTop w:val="0"/>
                                                          <w:marBottom w:val="0"/>
                                                          <w:divBdr>
                                                            <w:top w:val="none" w:sz="0" w:space="0" w:color="auto"/>
                                                            <w:left w:val="none" w:sz="0" w:space="0" w:color="auto"/>
                                                            <w:bottom w:val="none" w:sz="0" w:space="0" w:color="auto"/>
                                                            <w:right w:val="none" w:sz="0" w:space="0" w:color="auto"/>
                                                          </w:divBdr>
                                                          <w:divsChild>
                                                            <w:div w:id="1611158252">
                                                              <w:marLeft w:val="0"/>
                                                              <w:marRight w:val="0"/>
                                                              <w:marTop w:val="0"/>
                                                              <w:marBottom w:val="0"/>
                                                              <w:divBdr>
                                                                <w:top w:val="none" w:sz="0" w:space="0" w:color="auto"/>
                                                                <w:left w:val="none" w:sz="0" w:space="0" w:color="auto"/>
                                                                <w:bottom w:val="none" w:sz="0" w:space="0" w:color="auto"/>
                                                                <w:right w:val="none" w:sz="0" w:space="0" w:color="auto"/>
                                                              </w:divBdr>
                                                              <w:divsChild>
                                                                <w:div w:id="1554804783">
                                                                  <w:marLeft w:val="0"/>
                                                                  <w:marRight w:val="0"/>
                                                                  <w:marTop w:val="0"/>
                                                                  <w:marBottom w:val="300"/>
                                                                  <w:divBdr>
                                                                    <w:top w:val="none" w:sz="0" w:space="0" w:color="auto"/>
                                                                    <w:left w:val="none" w:sz="0" w:space="0" w:color="auto"/>
                                                                    <w:bottom w:val="none" w:sz="0" w:space="0" w:color="auto"/>
                                                                    <w:right w:val="none" w:sz="0" w:space="0" w:color="auto"/>
                                                                  </w:divBdr>
                                                                  <w:divsChild>
                                                                    <w:div w:id="48118297">
                                                                      <w:marLeft w:val="0"/>
                                                                      <w:marRight w:val="0"/>
                                                                      <w:marTop w:val="0"/>
                                                                      <w:marBottom w:val="0"/>
                                                                      <w:divBdr>
                                                                        <w:top w:val="none" w:sz="0" w:space="0" w:color="auto"/>
                                                                        <w:left w:val="none" w:sz="0" w:space="0" w:color="auto"/>
                                                                        <w:bottom w:val="none" w:sz="0" w:space="0" w:color="auto"/>
                                                                        <w:right w:val="none" w:sz="0" w:space="0" w:color="auto"/>
                                                                      </w:divBdr>
                                                                      <w:divsChild>
                                                                        <w:div w:id="1370493903">
                                                                          <w:marLeft w:val="0"/>
                                                                          <w:marRight w:val="0"/>
                                                                          <w:marTop w:val="0"/>
                                                                          <w:marBottom w:val="0"/>
                                                                          <w:divBdr>
                                                                            <w:top w:val="none" w:sz="0" w:space="0" w:color="auto"/>
                                                                            <w:left w:val="none" w:sz="0" w:space="0" w:color="auto"/>
                                                                            <w:bottom w:val="none" w:sz="0" w:space="0" w:color="auto"/>
                                                                            <w:right w:val="none" w:sz="0" w:space="0" w:color="auto"/>
                                                                          </w:divBdr>
                                                                          <w:divsChild>
                                                                            <w:div w:id="1156191993">
                                                                              <w:marLeft w:val="0"/>
                                                                              <w:marRight w:val="0"/>
                                                                              <w:marTop w:val="0"/>
                                                                              <w:marBottom w:val="0"/>
                                                                              <w:divBdr>
                                                                                <w:top w:val="none" w:sz="0" w:space="0" w:color="auto"/>
                                                                                <w:left w:val="none" w:sz="0" w:space="0" w:color="auto"/>
                                                                                <w:bottom w:val="none" w:sz="0" w:space="0" w:color="auto"/>
                                                                                <w:right w:val="none" w:sz="0" w:space="0" w:color="auto"/>
                                                                              </w:divBdr>
                                                                              <w:divsChild>
                                                                                <w:div w:id="920797540">
                                                                                  <w:marLeft w:val="0"/>
                                                                                  <w:marRight w:val="0"/>
                                                                                  <w:marTop w:val="0"/>
                                                                                  <w:marBottom w:val="0"/>
                                                                                  <w:divBdr>
                                                                                    <w:top w:val="none" w:sz="0" w:space="0" w:color="auto"/>
                                                                                    <w:left w:val="none" w:sz="0" w:space="0" w:color="auto"/>
                                                                                    <w:bottom w:val="none" w:sz="0" w:space="0" w:color="auto"/>
                                                                                    <w:right w:val="none" w:sz="0" w:space="0" w:color="auto"/>
                                                                                  </w:divBdr>
                                                                                  <w:divsChild>
                                                                                    <w:div w:id="2013753583">
                                                                                      <w:marLeft w:val="0"/>
                                                                                      <w:marRight w:val="0"/>
                                                                                      <w:marTop w:val="0"/>
                                                                                      <w:marBottom w:val="0"/>
                                                                                      <w:divBdr>
                                                                                        <w:top w:val="none" w:sz="0" w:space="0" w:color="auto"/>
                                                                                        <w:left w:val="none" w:sz="0" w:space="0" w:color="auto"/>
                                                                                        <w:bottom w:val="none" w:sz="0" w:space="0" w:color="auto"/>
                                                                                        <w:right w:val="none" w:sz="0" w:space="0" w:color="auto"/>
                                                                                      </w:divBdr>
                                                                                      <w:divsChild>
                                                                                        <w:div w:id="989023088">
                                                                                          <w:marLeft w:val="0"/>
                                                                                          <w:marRight w:val="0"/>
                                                                                          <w:marTop w:val="0"/>
                                                                                          <w:marBottom w:val="0"/>
                                                                                          <w:divBdr>
                                                                                            <w:top w:val="none" w:sz="0" w:space="0" w:color="auto"/>
                                                                                            <w:left w:val="none" w:sz="0" w:space="0" w:color="auto"/>
                                                                                            <w:bottom w:val="none" w:sz="0" w:space="0" w:color="auto"/>
                                                                                            <w:right w:val="none" w:sz="0" w:space="0" w:color="auto"/>
                                                                                          </w:divBdr>
                                                                                          <w:divsChild>
                                                                                            <w:div w:id="1311472760">
                                                                                              <w:marLeft w:val="0"/>
                                                                                              <w:marRight w:val="0"/>
                                                                                              <w:marTop w:val="0"/>
                                                                                              <w:marBottom w:val="60"/>
                                                                                              <w:divBdr>
                                                                                                <w:top w:val="none" w:sz="0" w:space="0" w:color="auto"/>
                                                                                                <w:left w:val="none" w:sz="0" w:space="0" w:color="auto"/>
                                                                                                <w:bottom w:val="none" w:sz="0" w:space="0" w:color="auto"/>
                                                                                                <w:right w:val="none" w:sz="0" w:space="0" w:color="auto"/>
                                                                                              </w:divBdr>
                                                                                            </w:div>
                                                                                            <w:div w:id="673529227">
                                                                                              <w:marLeft w:val="0"/>
                                                                                              <w:marRight w:val="0"/>
                                                                                              <w:marTop w:val="0"/>
                                                                                              <w:marBottom w:val="120"/>
                                                                                              <w:divBdr>
                                                                                                <w:top w:val="none" w:sz="0" w:space="0" w:color="auto"/>
                                                                                                <w:left w:val="none" w:sz="0" w:space="0" w:color="auto"/>
                                                                                                <w:bottom w:val="none" w:sz="0" w:space="0" w:color="auto"/>
                                                                                                <w:right w:val="none" w:sz="0" w:space="0" w:color="auto"/>
                                                                                              </w:divBdr>
                                                                                            </w:div>
                                                                                            <w:div w:id="1068504741">
                                                                                              <w:marLeft w:val="0"/>
                                                                                              <w:marRight w:val="0"/>
                                                                                              <w:marTop w:val="0"/>
                                                                                              <w:marBottom w:val="0"/>
                                                                                              <w:divBdr>
                                                                                                <w:top w:val="none" w:sz="0" w:space="0" w:color="auto"/>
                                                                                                <w:left w:val="none" w:sz="0" w:space="0" w:color="auto"/>
                                                                                                <w:bottom w:val="none" w:sz="0" w:space="0" w:color="auto"/>
                                                                                                <w:right w:val="none" w:sz="0" w:space="0" w:color="auto"/>
                                                                                              </w:divBdr>
                                                                                              <w:divsChild>
                                                                                                <w:div w:id="179203598">
                                                                                                  <w:marLeft w:val="0"/>
                                                                                                  <w:marRight w:val="0"/>
                                                                                                  <w:marTop w:val="0"/>
                                                                                                  <w:marBottom w:val="0"/>
                                                                                                  <w:divBdr>
                                                                                                    <w:top w:val="none" w:sz="0" w:space="0" w:color="auto"/>
                                                                                                    <w:left w:val="none" w:sz="0" w:space="0" w:color="auto"/>
                                                                                                    <w:bottom w:val="none" w:sz="0" w:space="0" w:color="auto"/>
                                                                                                    <w:right w:val="none" w:sz="0" w:space="0" w:color="auto"/>
                                                                                                  </w:divBdr>
                                                                                                  <w:divsChild>
                                                                                                    <w:div w:id="1193109588">
                                                                                                      <w:marLeft w:val="0"/>
                                                                                                      <w:marRight w:val="0"/>
                                                                                                      <w:marTop w:val="0"/>
                                                                                                      <w:marBottom w:val="0"/>
                                                                                                      <w:divBdr>
                                                                                                        <w:top w:val="none" w:sz="0" w:space="0" w:color="auto"/>
                                                                                                        <w:left w:val="none" w:sz="0" w:space="0" w:color="auto"/>
                                                                                                        <w:bottom w:val="none" w:sz="0" w:space="0" w:color="auto"/>
                                                                                                        <w:right w:val="none" w:sz="0" w:space="0" w:color="auto"/>
                                                                                                      </w:divBdr>
                                                                                                      <w:divsChild>
                                                                                                        <w:div w:id="775029326">
                                                                                                          <w:marLeft w:val="0"/>
                                                                                                          <w:marRight w:val="0"/>
                                                                                                          <w:marTop w:val="0"/>
                                                                                                          <w:marBottom w:val="0"/>
                                                                                                          <w:divBdr>
                                                                                                            <w:top w:val="none" w:sz="0" w:space="0" w:color="auto"/>
                                                                                                            <w:left w:val="none" w:sz="0" w:space="0" w:color="auto"/>
                                                                                                            <w:bottom w:val="none" w:sz="0" w:space="0" w:color="auto"/>
                                                                                                            <w:right w:val="none" w:sz="0" w:space="0" w:color="auto"/>
                                                                                                          </w:divBdr>
                                                                                                          <w:divsChild>
                                                                                                            <w:div w:id="383018799">
                                                                                                              <w:marLeft w:val="0"/>
                                                                                                              <w:marRight w:val="0"/>
                                                                                                              <w:marTop w:val="0"/>
                                                                                                              <w:marBottom w:val="0"/>
                                                                                                              <w:divBdr>
                                                                                                                <w:top w:val="none" w:sz="0" w:space="0" w:color="auto"/>
                                                                                                                <w:left w:val="none" w:sz="0" w:space="0" w:color="auto"/>
                                                                                                                <w:bottom w:val="none" w:sz="0" w:space="0" w:color="auto"/>
                                                                                                                <w:right w:val="none" w:sz="0" w:space="0" w:color="auto"/>
                                                                                                              </w:divBdr>
                                                                                                              <w:divsChild>
                                                                                                                <w:div w:id="3216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15781">
                                                                                                          <w:marLeft w:val="90"/>
                                                                                                          <w:marRight w:val="0"/>
                                                                                                          <w:marTop w:val="0"/>
                                                                                                          <w:marBottom w:val="0"/>
                                                                                                          <w:divBdr>
                                                                                                            <w:top w:val="none" w:sz="0" w:space="0" w:color="auto"/>
                                                                                                            <w:left w:val="none" w:sz="0" w:space="0" w:color="auto"/>
                                                                                                            <w:bottom w:val="none" w:sz="0" w:space="0" w:color="auto"/>
                                                                                                            <w:right w:val="none" w:sz="0" w:space="0" w:color="auto"/>
                                                                                                          </w:divBdr>
                                                                                                          <w:divsChild>
                                                                                                            <w:div w:id="19689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764587">
                                                                                          <w:marLeft w:val="0"/>
                                                                                          <w:marRight w:val="0"/>
                                                                                          <w:marTop w:val="0"/>
                                                                                          <w:marBottom w:val="0"/>
                                                                                          <w:divBdr>
                                                                                            <w:top w:val="none" w:sz="0" w:space="0" w:color="auto"/>
                                                                                            <w:left w:val="none" w:sz="0" w:space="0" w:color="auto"/>
                                                                                            <w:bottom w:val="none" w:sz="0" w:space="0" w:color="auto"/>
                                                                                            <w:right w:val="none" w:sz="0" w:space="0" w:color="auto"/>
                                                                                          </w:divBdr>
                                                                                          <w:divsChild>
                                                                                            <w:div w:id="514996215">
                                                                                              <w:marLeft w:val="0"/>
                                                                                              <w:marRight w:val="0"/>
                                                                                              <w:marTop w:val="0"/>
                                                                                              <w:marBottom w:val="60"/>
                                                                                              <w:divBdr>
                                                                                                <w:top w:val="none" w:sz="0" w:space="0" w:color="auto"/>
                                                                                                <w:left w:val="none" w:sz="0" w:space="0" w:color="auto"/>
                                                                                                <w:bottom w:val="none" w:sz="0" w:space="0" w:color="auto"/>
                                                                                                <w:right w:val="none" w:sz="0" w:space="0" w:color="auto"/>
                                                                                              </w:divBdr>
                                                                                            </w:div>
                                                                                            <w:div w:id="710421979">
                                                                                              <w:marLeft w:val="0"/>
                                                                                              <w:marRight w:val="0"/>
                                                                                              <w:marTop w:val="0"/>
                                                                                              <w:marBottom w:val="120"/>
                                                                                              <w:divBdr>
                                                                                                <w:top w:val="none" w:sz="0" w:space="0" w:color="auto"/>
                                                                                                <w:left w:val="none" w:sz="0" w:space="0" w:color="auto"/>
                                                                                                <w:bottom w:val="none" w:sz="0" w:space="0" w:color="auto"/>
                                                                                                <w:right w:val="none" w:sz="0" w:space="0" w:color="auto"/>
                                                                                              </w:divBdr>
                                                                                            </w:div>
                                                                                            <w:div w:id="2091928332">
                                                                                              <w:marLeft w:val="0"/>
                                                                                              <w:marRight w:val="0"/>
                                                                                              <w:marTop w:val="0"/>
                                                                                              <w:marBottom w:val="0"/>
                                                                                              <w:divBdr>
                                                                                                <w:top w:val="none" w:sz="0" w:space="0" w:color="auto"/>
                                                                                                <w:left w:val="none" w:sz="0" w:space="0" w:color="auto"/>
                                                                                                <w:bottom w:val="none" w:sz="0" w:space="0" w:color="auto"/>
                                                                                                <w:right w:val="none" w:sz="0" w:space="0" w:color="auto"/>
                                                                                              </w:divBdr>
                                                                                              <w:divsChild>
                                                                                                <w:div w:id="827746104">
                                                                                                  <w:marLeft w:val="0"/>
                                                                                                  <w:marRight w:val="0"/>
                                                                                                  <w:marTop w:val="0"/>
                                                                                                  <w:marBottom w:val="0"/>
                                                                                                  <w:divBdr>
                                                                                                    <w:top w:val="none" w:sz="0" w:space="0" w:color="auto"/>
                                                                                                    <w:left w:val="none" w:sz="0" w:space="0" w:color="auto"/>
                                                                                                    <w:bottom w:val="none" w:sz="0" w:space="0" w:color="auto"/>
                                                                                                    <w:right w:val="none" w:sz="0" w:space="0" w:color="auto"/>
                                                                                                  </w:divBdr>
                                                                                                  <w:divsChild>
                                                                                                    <w:div w:id="380978135">
                                                                                                      <w:marLeft w:val="0"/>
                                                                                                      <w:marRight w:val="0"/>
                                                                                                      <w:marTop w:val="0"/>
                                                                                                      <w:marBottom w:val="0"/>
                                                                                                      <w:divBdr>
                                                                                                        <w:top w:val="none" w:sz="0" w:space="0" w:color="auto"/>
                                                                                                        <w:left w:val="none" w:sz="0" w:space="0" w:color="auto"/>
                                                                                                        <w:bottom w:val="none" w:sz="0" w:space="0" w:color="auto"/>
                                                                                                        <w:right w:val="none" w:sz="0" w:space="0" w:color="auto"/>
                                                                                                      </w:divBdr>
                                                                                                      <w:divsChild>
                                                                                                        <w:div w:id="820999343">
                                                                                                          <w:marLeft w:val="0"/>
                                                                                                          <w:marRight w:val="0"/>
                                                                                                          <w:marTop w:val="0"/>
                                                                                                          <w:marBottom w:val="0"/>
                                                                                                          <w:divBdr>
                                                                                                            <w:top w:val="none" w:sz="0" w:space="0" w:color="auto"/>
                                                                                                            <w:left w:val="none" w:sz="0" w:space="0" w:color="auto"/>
                                                                                                            <w:bottom w:val="none" w:sz="0" w:space="0" w:color="auto"/>
                                                                                                            <w:right w:val="none" w:sz="0" w:space="0" w:color="auto"/>
                                                                                                          </w:divBdr>
                                                                                                          <w:divsChild>
                                                                                                            <w:div w:id="265776784">
                                                                                                              <w:marLeft w:val="0"/>
                                                                                                              <w:marRight w:val="0"/>
                                                                                                              <w:marTop w:val="0"/>
                                                                                                              <w:marBottom w:val="0"/>
                                                                                                              <w:divBdr>
                                                                                                                <w:top w:val="none" w:sz="0" w:space="0" w:color="auto"/>
                                                                                                                <w:left w:val="none" w:sz="0" w:space="0" w:color="auto"/>
                                                                                                                <w:bottom w:val="none" w:sz="0" w:space="0" w:color="auto"/>
                                                                                                                <w:right w:val="none" w:sz="0" w:space="0" w:color="auto"/>
                                                                                                              </w:divBdr>
                                                                                                              <w:divsChild>
                                                                                                                <w:div w:id="87210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5649">
                                                                                                          <w:marLeft w:val="90"/>
                                                                                                          <w:marRight w:val="0"/>
                                                                                                          <w:marTop w:val="0"/>
                                                                                                          <w:marBottom w:val="0"/>
                                                                                                          <w:divBdr>
                                                                                                            <w:top w:val="none" w:sz="0" w:space="0" w:color="auto"/>
                                                                                                            <w:left w:val="none" w:sz="0" w:space="0" w:color="auto"/>
                                                                                                            <w:bottom w:val="none" w:sz="0" w:space="0" w:color="auto"/>
                                                                                                            <w:right w:val="none" w:sz="0" w:space="0" w:color="auto"/>
                                                                                                          </w:divBdr>
                                                                                                          <w:divsChild>
                                                                                                            <w:div w:id="20066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123809">
                                                                                          <w:marLeft w:val="0"/>
                                                                                          <w:marRight w:val="0"/>
                                                                                          <w:marTop w:val="0"/>
                                                                                          <w:marBottom w:val="0"/>
                                                                                          <w:divBdr>
                                                                                            <w:top w:val="none" w:sz="0" w:space="0" w:color="auto"/>
                                                                                            <w:left w:val="none" w:sz="0" w:space="0" w:color="auto"/>
                                                                                            <w:bottom w:val="none" w:sz="0" w:space="0" w:color="auto"/>
                                                                                            <w:right w:val="none" w:sz="0" w:space="0" w:color="auto"/>
                                                                                          </w:divBdr>
                                                                                          <w:divsChild>
                                                                                            <w:div w:id="1361466083">
                                                                                              <w:marLeft w:val="0"/>
                                                                                              <w:marRight w:val="0"/>
                                                                                              <w:marTop w:val="0"/>
                                                                                              <w:marBottom w:val="60"/>
                                                                                              <w:divBdr>
                                                                                                <w:top w:val="none" w:sz="0" w:space="0" w:color="auto"/>
                                                                                                <w:left w:val="none" w:sz="0" w:space="0" w:color="auto"/>
                                                                                                <w:bottom w:val="none" w:sz="0" w:space="0" w:color="auto"/>
                                                                                                <w:right w:val="none" w:sz="0" w:space="0" w:color="auto"/>
                                                                                              </w:divBdr>
                                                                                            </w:div>
                                                                                            <w:div w:id="2076269597">
                                                                                              <w:marLeft w:val="0"/>
                                                                                              <w:marRight w:val="0"/>
                                                                                              <w:marTop w:val="0"/>
                                                                                              <w:marBottom w:val="120"/>
                                                                                              <w:divBdr>
                                                                                                <w:top w:val="none" w:sz="0" w:space="0" w:color="auto"/>
                                                                                                <w:left w:val="none" w:sz="0" w:space="0" w:color="auto"/>
                                                                                                <w:bottom w:val="none" w:sz="0" w:space="0" w:color="auto"/>
                                                                                                <w:right w:val="none" w:sz="0" w:space="0" w:color="auto"/>
                                                                                              </w:divBdr>
                                                                                            </w:div>
                                                                                            <w:div w:id="572593870">
                                                                                              <w:marLeft w:val="0"/>
                                                                                              <w:marRight w:val="0"/>
                                                                                              <w:marTop w:val="0"/>
                                                                                              <w:marBottom w:val="0"/>
                                                                                              <w:divBdr>
                                                                                                <w:top w:val="none" w:sz="0" w:space="0" w:color="auto"/>
                                                                                                <w:left w:val="none" w:sz="0" w:space="0" w:color="auto"/>
                                                                                                <w:bottom w:val="none" w:sz="0" w:space="0" w:color="auto"/>
                                                                                                <w:right w:val="none" w:sz="0" w:space="0" w:color="auto"/>
                                                                                              </w:divBdr>
                                                                                              <w:divsChild>
                                                                                                <w:div w:id="1242913752">
                                                                                                  <w:marLeft w:val="0"/>
                                                                                                  <w:marRight w:val="0"/>
                                                                                                  <w:marTop w:val="0"/>
                                                                                                  <w:marBottom w:val="0"/>
                                                                                                  <w:divBdr>
                                                                                                    <w:top w:val="none" w:sz="0" w:space="0" w:color="auto"/>
                                                                                                    <w:left w:val="none" w:sz="0" w:space="0" w:color="auto"/>
                                                                                                    <w:bottom w:val="none" w:sz="0" w:space="0" w:color="auto"/>
                                                                                                    <w:right w:val="none" w:sz="0" w:space="0" w:color="auto"/>
                                                                                                  </w:divBdr>
                                                                                                  <w:divsChild>
                                                                                                    <w:div w:id="197474323">
                                                                                                      <w:marLeft w:val="0"/>
                                                                                                      <w:marRight w:val="0"/>
                                                                                                      <w:marTop w:val="0"/>
                                                                                                      <w:marBottom w:val="0"/>
                                                                                                      <w:divBdr>
                                                                                                        <w:top w:val="none" w:sz="0" w:space="0" w:color="auto"/>
                                                                                                        <w:left w:val="none" w:sz="0" w:space="0" w:color="auto"/>
                                                                                                        <w:bottom w:val="none" w:sz="0" w:space="0" w:color="auto"/>
                                                                                                        <w:right w:val="none" w:sz="0" w:space="0" w:color="auto"/>
                                                                                                      </w:divBdr>
                                                                                                      <w:divsChild>
                                                                                                        <w:div w:id="1048989789">
                                                                                                          <w:marLeft w:val="0"/>
                                                                                                          <w:marRight w:val="0"/>
                                                                                                          <w:marTop w:val="0"/>
                                                                                                          <w:marBottom w:val="0"/>
                                                                                                          <w:divBdr>
                                                                                                            <w:top w:val="none" w:sz="0" w:space="0" w:color="auto"/>
                                                                                                            <w:left w:val="none" w:sz="0" w:space="0" w:color="auto"/>
                                                                                                            <w:bottom w:val="none" w:sz="0" w:space="0" w:color="auto"/>
                                                                                                            <w:right w:val="none" w:sz="0" w:space="0" w:color="auto"/>
                                                                                                          </w:divBdr>
                                                                                                          <w:divsChild>
                                                                                                            <w:div w:id="163670769">
                                                                                                              <w:marLeft w:val="0"/>
                                                                                                              <w:marRight w:val="0"/>
                                                                                                              <w:marTop w:val="0"/>
                                                                                                              <w:marBottom w:val="0"/>
                                                                                                              <w:divBdr>
                                                                                                                <w:top w:val="none" w:sz="0" w:space="0" w:color="auto"/>
                                                                                                                <w:left w:val="none" w:sz="0" w:space="0" w:color="auto"/>
                                                                                                                <w:bottom w:val="none" w:sz="0" w:space="0" w:color="auto"/>
                                                                                                                <w:right w:val="none" w:sz="0" w:space="0" w:color="auto"/>
                                                                                                              </w:divBdr>
                                                                                                              <w:divsChild>
                                                                                                                <w:div w:id="14320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4864">
                                                                                                          <w:marLeft w:val="90"/>
                                                                                                          <w:marRight w:val="0"/>
                                                                                                          <w:marTop w:val="0"/>
                                                                                                          <w:marBottom w:val="0"/>
                                                                                                          <w:divBdr>
                                                                                                            <w:top w:val="none" w:sz="0" w:space="0" w:color="auto"/>
                                                                                                            <w:left w:val="none" w:sz="0" w:space="0" w:color="auto"/>
                                                                                                            <w:bottom w:val="none" w:sz="0" w:space="0" w:color="auto"/>
                                                                                                            <w:right w:val="none" w:sz="0" w:space="0" w:color="auto"/>
                                                                                                          </w:divBdr>
                                                                                                          <w:divsChild>
                                                                                                            <w:div w:id="46026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750531">
                                                                                          <w:marLeft w:val="0"/>
                                                                                          <w:marRight w:val="0"/>
                                                                                          <w:marTop w:val="0"/>
                                                                                          <w:marBottom w:val="0"/>
                                                                                          <w:divBdr>
                                                                                            <w:top w:val="none" w:sz="0" w:space="0" w:color="auto"/>
                                                                                            <w:left w:val="none" w:sz="0" w:space="0" w:color="auto"/>
                                                                                            <w:bottom w:val="none" w:sz="0" w:space="0" w:color="auto"/>
                                                                                            <w:right w:val="none" w:sz="0" w:space="0" w:color="auto"/>
                                                                                          </w:divBdr>
                                                                                          <w:divsChild>
                                                                                            <w:div w:id="1396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1593984">
      <w:bodyDiv w:val="1"/>
      <w:marLeft w:val="0"/>
      <w:marRight w:val="0"/>
      <w:marTop w:val="0"/>
      <w:marBottom w:val="0"/>
      <w:divBdr>
        <w:top w:val="none" w:sz="0" w:space="0" w:color="auto"/>
        <w:left w:val="none" w:sz="0" w:space="0" w:color="auto"/>
        <w:bottom w:val="none" w:sz="0" w:space="0" w:color="auto"/>
        <w:right w:val="none" w:sz="0" w:space="0" w:color="auto"/>
      </w:divBdr>
    </w:div>
    <w:div w:id="1973171247">
      <w:bodyDiv w:val="1"/>
      <w:marLeft w:val="0"/>
      <w:marRight w:val="0"/>
      <w:marTop w:val="0"/>
      <w:marBottom w:val="0"/>
      <w:divBdr>
        <w:top w:val="none" w:sz="0" w:space="0" w:color="auto"/>
        <w:left w:val="none" w:sz="0" w:space="0" w:color="auto"/>
        <w:bottom w:val="none" w:sz="0" w:space="0" w:color="auto"/>
        <w:right w:val="none" w:sz="0" w:space="0" w:color="auto"/>
      </w:divBdr>
      <w:divsChild>
        <w:div w:id="718826408">
          <w:marLeft w:val="0"/>
          <w:marRight w:val="240"/>
          <w:marTop w:val="0"/>
          <w:marBottom w:val="0"/>
          <w:divBdr>
            <w:top w:val="none" w:sz="0" w:space="0" w:color="auto"/>
            <w:left w:val="none" w:sz="0" w:space="0" w:color="auto"/>
            <w:bottom w:val="none" w:sz="0" w:space="0" w:color="auto"/>
            <w:right w:val="none" w:sz="0" w:space="0" w:color="auto"/>
          </w:divBdr>
          <w:divsChild>
            <w:div w:id="180894525">
              <w:marLeft w:val="0"/>
              <w:marRight w:val="0"/>
              <w:marTop w:val="0"/>
              <w:marBottom w:val="0"/>
              <w:divBdr>
                <w:top w:val="none" w:sz="0" w:space="0" w:color="auto"/>
                <w:left w:val="none" w:sz="0" w:space="0" w:color="auto"/>
                <w:bottom w:val="none" w:sz="0" w:space="0" w:color="auto"/>
                <w:right w:val="none" w:sz="0" w:space="0" w:color="auto"/>
              </w:divBdr>
              <w:divsChild>
                <w:div w:id="695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80787">
          <w:marLeft w:val="0"/>
          <w:marRight w:val="240"/>
          <w:marTop w:val="0"/>
          <w:marBottom w:val="0"/>
          <w:divBdr>
            <w:top w:val="none" w:sz="0" w:space="0" w:color="auto"/>
            <w:left w:val="none" w:sz="0" w:space="0" w:color="auto"/>
            <w:bottom w:val="none" w:sz="0" w:space="0" w:color="auto"/>
            <w:right w:val="none" w:sz="0" w:space="0" w:color="auto"/>
          </w:divBdr>
          <w:divsChild>
            <w:div w:id="2131118992">
              <w:marLeft w:val="0"/>
              <w:marRight w:val="0"/>
              <w:marTop w:val="0"/>
              <w:marBottom w:val="0"/>
              <w:divBdr>
                <w:top w:val="none" w:sz="0" w:space="0" w:color="auto"/>
                <w:left w:val="none" w:sz="0" w:space="0" w:color="auto"/>
                <w:bottom w:val="none" w:sz="0" w:space="0" w:color="auto"/>
                <w:right w:val="none" w:sz="0" w:space="0" w:color="auto"/>
              </w:divBdr>
              <w:divsChild>
                <w:div w:id="9002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31290">
          <w:marLeft w:val="0"/>
          <w:marRight w:val="0"/>
          <w:marTop w:val="750"/>
          <w:marBottom w:val="0"/>
          <w:divBdr>
            <w:top w:val="none" w:sz="0" w:space="0" w:color="auto"/>
            <w:left w:val="none" w:sz="0" w:space="0" w:color="auto"/>
            <w:bottom w:val="none" w:sz="0" w:space="0" w:color="auto"/>
            <w:right w:val="none" w:sz="0" w:space="0" w:color="auto"/>
          </w:divBdr>
          <w:divsChild>
            <w:div w:id="2057000342">
              <w:marLeft w:val="0"/>
              <w:marRight w:val="0"/>
              <w:marTop w:val="0"/>
              <w:marBottom w:val="0"/>
              <w:divBdr>
                <w:top w:val="none" w:sz="0" w:space="0" w:color="auto"/>
                <w:left w:val="none" w:sz="0" w:space="0" w:color="auto"/>
                <w:bottom w:val="none" w:sz="0" w:space="0" w:color="auto"/>
                <w:right w:val="none" w:sz="0" w:space="0" w:color="auto"/>
              </w:divBdr>
              <w:divsChild>
                <w:div w:id="1879008807">
                  <w:marLeft w:val="0"/>
                  <w:marRight w:val="0"/>
                  <w:marTop w:val="0"/>
                  <w:marBottom w:val="0"/>
                  <w:divBdr>
                    <w:top w:val="none" w:sz="0" w:space="0" w:color="auto"/>
                    <w:left w:val="none" w:sz="0" w:space="0" w:color="auto"/>
                    <w:bottom w:val="none" w:sz="0" w:space="0" w:color="auto"/>
                    <w:right w:val="none" w:sz="0" w:space="0" w:color="auto"/>
                  </w:divBdr>
                  <w:divsChild>
                    <w:div w:id="160596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984237">
      <w:bodyDiv w:val="1"/>
      <w:marLeft w:val="0"/>
      <w:marRight w:val="0"/>
      <w:marTop w:val="0"/>
      <w:marBottom w:val="0"/>
      <w:divBdr>
        <w:top w:val="none" w:sz="0" w:space="0" w:color="auto"/>
        <w:left w:val="none" w:sz="0" w:space="0" w:color="auto"/>
        <w:bottom w:val="none" w:sz="0" w:space="0" w:color="auto"/>
        <w:right w:val="none" w:sz="0" w:space="0" w:color="auto"/>
      </w:divBdr>
      <w:divsChild>
        <w:div w:id="1845437181">
          <w:marLeft w:val="0"/>
          <w:marRight w:val="240"/>
          <w:marTop w:val="0"/>
          <w:marBottom w:val="0"/>
          <w:divBdr>
            <w:top w:val="none" w:sz="0" w:space="0" w:color="auto"/>
            <w:left w:val="none" w:sz="0" w:space="0" w:color="auto"/>
            <w:bottom w:val="none" w:sz="0" w:space="0" w:color="auto"/>
            <w:right w:val="none" w:sz="0" w:space="0" w:color="auto"/>
          </w:divBdr>
          <w:divsChild>
            <w:div w:id="1650555028">
              <w:marLeft w:val="0"/>
              <w:marRight w:val="0"/>
              <w:marTop w:val="0"/>
              <w:marBottom w:val="0"/>
              <w:divBdr>
                <w:top w:val="none" w:sz="0" w:space="0" w:color="auto"/>
                <w:left w:val="none" w:sz="0" w:space="0" w:color="auto"/>
                <w:bottom w:val="none" w:sz="0" w:space="0" w:color="auto"/>
                <w:right w:val="none" w:sz="0" w:space="0" w:color="auto"/>
              </w:divBdr>
              <w:divsChild>
                <w:div w:id="2863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53920">
          <w:marLeft w:val="0"/>
          <w:marRight w:val="240"/>
          <w:marTop w:val="0"/>
          <w:marBottom w:val="0"/>
          <w:divBdr>
            <w:top w:val="none" w:sz="0" w:space="0" w:color="auto"/>
            <w:left w:val="none" w:sz="0" w:space="0" w:color="auto"/>
            <w:bottom w:val="none" w:sz="0" w:space="0" w:color="auto"/>
            <w:right w:val="none" w:sz="0" w:space="0" w:color="auto"/>
          </w:divBdr>
          <w:divsChild>
            <w:div w:id="1514033178">
              <w:marLeft w:val="0"/>
              <w:marRight w:val="0"/>
              <w:marTop w:val="0"/>
              <w:marBottom w:val="0"/>
              <w:divBdr>
                <w:top w:val="none" w:sz="0" w:space="0" w:color="auto"/>
                <w:left w:val="none" w:sz="0" w:space="0" w:color="auto"/>
                <w:bottom w:val="none" w:sz="0" w:space="0" w:color="auto"/>
                <w:right w:val="none" w:sz="0" w:space="0" w:color="auto"/>
              </w:divBdr>
              <w:divsChild>
                <w:div w:id="15587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1701">
          <w:marLeft w:val="0"/>
          <w:marRight w:val="0"/>
          <w:marTop w:val="750"/>
          <w:marBottom w:val="0"/>
          <w:divBdr>
            <w:top w:val="none" w:sz="0" w:space="0" w:color="auto"/>
            <w:left w:val="none" w:sz="0" w:space="0" w:color="auto"/>
            <w:bottom w:val="none" w:sz="0" w:space="0" w:color="auto"/>
            <w:right w:val="none" w:sz="0" w:space="0" w:color="auto"/>
          </w:divBdr>
          <w:divsChild>
            <w:div w:id="561867701">
              <w:marLeft w:val="0"/>
              <w:marRight w:val="0"/>
              <w:marTop w:val="0"/>
              <w:marBottom w:val="0"/>
              <w:divBdr>
                <w:top w:val="none" w:sz="0" w:space="0" w:color="auto"/>
                <w:left w:val="none" w:sz="0" w:space="0" w:color="auto"/>
                <w:bottom w:val="none" w:sz="0" w:space="0" w:color="auto"/>
                <w:right w:val="none" w:sz="0" w:space="0" w:color="auto"/>
              </w:divBdr>
              <w:divsChild>
                <w:div w:id="1826699319">
                  <w:marLeft w:val="0"/>
                  <w:marRight w:val="0"/>
                  <w:marTop w:val="0"/>
                  <w:marBottom w:val="0"/>
                  <w:divBdr>
                    <w:top w:val="none" w:sz="0" w:space="0" w:color="auto"/>
                    <w:left w:val="none" w:sz="0" w:space="0" w:color="auto"/>
                    <w:bottom w:val="none" w:sz="0" w:space="0" w:color="auto"/>
                    <w:right w:val="none" w:sz="0" w:space="0" w:color="auto"/>
                  </w:divBdr>
                  <w:divsChild>
                    <w:div w:id="1222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4263">
      <w:bodyDiv w:val="1"/>
      <w:marLeft w:val="0"/>
      <w:marRight w:val="0"/>
      <w:marTop w:val="0"/>
      <w:marBottom w:val="0"/>
      <w:divBdr>
        <w:top w:val="none" w:sz="0" w:space="0" w:color="auto"/>
        <w:left w:val="none" w:sz="0" w:space="0" w:color="auto"/>
        <w:bottom w:val="none" w:sz="0" w:space="0" w:color="auto"/>
        <w:right w:val="none" w:sz="0" w:space="0" w:color="auto"/>
      </w:divBdr>
      <w:divsChild>
        <w:div w:id="1305546846">
          <w:marLeft w:val="0"/>
          <w:marRight w:val="0"/>
          <w:marTop w:val="0"/>
          <w:marBottom w:val="0"/>
          <w:divBdr>
            <w:top w:val="none" w:sz="0" w:space="0" w:color="auto"/>
            <w:left w:val="none" w:sz="0" w:space="0" w:color="auto"/>
            <w:bottom w:val="none" w:sz="0" w:space="0" w:color="auto"/>
            <w:right w:val="none" w:sz="0" w:space="0" w:color="auto"/>
          </w:divBdr>
          <w:divsChild>
            <w:div w:id="559753307">
              <w:marLeft w:val="0"/>
              <w:marRight w:val="0"/>
              <w:marTop w:val="0"/>
              <w:marBottom w:val="0"/>
              <w:divBdr>
                <w:top w:val="none" w:sz="0" w:space="0" w:color="auto"/>
                <w:left w:val="none" w:sz="0" w:space="0" w:color="auto"/>
                <w:bottom w:val="none" w:sz="0" w:space="0" w:color="auto"/>
                <w:right w:val="none" w:sz="0" w:space="0" w:color="auto"/>
              </w:divBdr>
              <w:divsChild>
                <w:div w:id="11728401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82890725">
          <w:marLeft w:val="0"/>
          <w:marRight w:val="0"/>
          <w:marTop w:val="0"/>
          <w:marBottom w:val="0"/>
          <w:divBdr>
            <w:top w:val="none" w:sz="0" w:space="0" w:color="auto"/>
            <w:left w:val="none" w:sz="0" w:space="0" w:color="auto"/>
            <w:bottom w:val="none" w:sz="0" w:space="0" w:color="auto"/>
            <w:right w:val="none" w:sz="0" w:space="0" w:color="auto"/>
          </w:divBdr>
          <w:divsChild>
            <w:div w:id="206576524">
              <w:marLeft w:val="0"/>
              <w:marRight w:val="0"/>
              <w:marTop w:val="0"/>
              <w:marBottom w:val="0"/>
              <w:divBdr>
                <w:top w:val="none" w:sz="0" w:space="0" w:color="auto"/>
                <w:left w:val="none" w:sz="0" w:space="0" w:color="auto"/>
                <w:bottom w:val="none" w:sz="0" w:space="0" w:color="auto"/>
                <w:right w:val="none" w:sz="0" w:space="0" w:color="auto"/>
              </w:divBdr>
              <w:divsChild>
                <w:div w:id="2025588353">
                  <w:marLeft w:val="0"/>
                  <w:marRight w:val="0"/>
                  <w:marTop w:val="0"/>
                  <w:marBottom w:val="0"/>
                  <w:divBdr>
                    <w:top w:val="none" w:sz="0" w:space="0" w:color="auto"/>
                    <w:left w:val="none" w:sz="0" w:space="0" w:color="auto"/>
                    <w:bottom w:val="none" w:sz="0" w:space="0" w:color="auto"/>
                    <w:right w:val="none" w:sz="0" w:space="0" w:color="auto"/>
                  </w:divBdr>
                  <w:divsChild>
                    <w:div w:id="364255350">
                      <w:marLeft w:val="0"/>
                      <w:marRight w:val="0"/>
                      <w:marTop w:val="0"/>
                      <w:marBottom w:val="0"/>
                      <w:divBdr>
                        <w:top w:val="none" w:sz="0" w:space="0" w:color="auto"/>
                        <w:left w:val="none" w:sz="0" w:space="0" w:color="auto"/>
                        <w:bottom w:val="none" w:sz="0" w:space="0" w:color="auto"/>
                        <w:right w:val="none" w:sz="0" w:space="0" w:color="auto"/>
                      </w:divBdr>
                      <w:divsChild>
                        <w:div w:id="1073620865">
                          <w:marLeft w:val="0"/>
                          <w:marRight w:val="0"/>
                          <w:marTop w:val="0"/>
                          <w:marBottom w:val="0"/>
                          <w:divBdr>
                            <w:top w:val="none" w:sz="0" w:space="0" w:color="auto"/>
                            <w:left w:val="none" w:sz="0" w:space="0" w:color="auto"/>
                            <w:bottom w:val="none" w:sz="0" w:space="0" w:color="auto"/>
                            <w:right w:val="none" w:sz="0" w:space="0" w:color="auto"/>
                          </w:divBdr>
                          <w:divsChild>
                            <w:div w:id="494995995">
                              <w:marLeft w:val="0"/>
                              <w:marRight w:val="0"/>
                              <w:marTop w:val="0"/>
                              <w:marBottom w:val="0"/>
                              <w:divBdr>
                                <w:top w:val="none" w:sz="0" w:space="0" w:color="auto"/>
                                <w:left w:val="none" w:sz="0" w:space="0" w:color="auto"/>
                                <w:bottom w:val="none" w:sz="0" w:space="0" w:color="auto"/>
                                <w:right w:val="none" w:sz="0" w:space="0" w:color="auto"/>
                              </w:divBdr>
                              <w:divsChild>
                                <w:div w:id="1752963569">
                                  <w:marLeft w:val="0"/>
                                  <w:marRight w:val="0"/>
                                  <w:marTop w:val="0"/>
                                  <w:marBottom w:val="0"/>
                                  <w:divBdr>
                                    <w:top w:val="none" w:sz="0" w:space="0" w:color="auto"/>
                                    <w:left w:val="none" w:sz="0" w:space="0" w:color="auto"/>
                                    <w:bottom w:val="none" w:sz="0" w:space="0" w:color="auto"/>
                                    <w:right w:val="none" w:sz="0" w:space="0" w:color="auto"/>
                                  </w:divBdr>
                                  <w:divsChild>
                                    <w:div w:id="1373729259">
                                      <w:marLeft w:val="0"/>
                                      <w:marRight w:val="0"/>
                                      <w:marTop w:val="240"/>
                                      <w:marBottom w:val="240"/>
                                      <w:divBdr>
                                        <w:top w:val="none" w:sz="0" w:space="0" w:color="auto"/>
                                        <w:left w:val="none" w:sz="0" w:space="0" w:color="auto"/>
                                        <w:bottom w:val="none" w:sz="0" w:space="0" w:color="auto"/>
                                        <w:right w:val="none" w:sz="0" w:space="0" w:color="auto"/>
                                      </w:divBdr>
                                      <w:divsChild>
                                        <w:div w:id="19693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08391">
                                  <w:marLeft w:val="0"/>
                                  <w:marRight w:val="0"/>
                                  <w:marTop w:val="0"/>
                                  <w:marBottom w:val="0"/>
                                  <w:divBdr>
                                    <w:top w:val="none" w:sz="0" w:space="0" w:color="auto"/>
                                    <w:left w:val="none" w:sz="0" w:space="0" w:color="auto"/>
                                    <w:bottom w:val="none" w:sz="0" w:space="0" w:color="auto"/>
                                    <w:right w:val="none" w:sz="0" w:space="0" w:color="auto"/>
                                  </w:divBdr>
                                  <w:divsChild>
                                    <w:div w:id="839466533">
                                      <w:marLeft w:val="0"/>
                                      <w:marRight w:val="0"/>
                                      <w:marTop w:val="240"/>
                                      <w:marBottom w:val="240"/>
                                      <w:divBdr>
                                        <w:top w:val="none" w:sz="0" w:space="0" w:color="auto"/>
                                        <w:left w:val="none" w:sz="0" w:space="0" w:color="auto"/>
                                        <w:bottom w:val="none" w:sz="0" w:space="0" w:color="auto"/>
                                        <w:right w:val="none" w:sz="0" w:space="0" w:color="auto"/>
                                      </w:divBdr>
                                    </w:div>
                                  </w:divsChild>
                                </w:div>
                                <w:div w:id="1062559755">
                                  <w:marLeft w:val="0"/>
                                  <w:marRight w:val="0"/>
                                  <w:marTop w:val="0"/>
                                  <w:marBottom w:val="0"/>
                                  <w:divBdr>
                                    <w:top w:val="none" w:sz="0" w:space="0" w:color="auto"/>
                                    <w:left w:val="none" w:sz="0" w:space="0" w:color="auto"/>
                                    <w:bottom w:val="none" w:sz="0" w:space="0" w:color="auto"/>
                                    <w:right w:val="none" w:sz="0" w:space="0" w:color="auto"/>
                                  </w:divBdr>
                                  <w:divsChild>
                                    <w:div w:id="1153060431">
                                      <w:marLeft w:val="0"/>
                                      <w:marRight w:val="0"/>
                                      <w:marTop w:val="240"/>
                                      <w:marBottom w:val="240"/>
                                      <w:divBdr>
                                        <w:top w:val="none" w:sz="0" w:space="0" w:color="auto"/>
                                        <w:left w:val="none" w:sz="0" w:space="0" w:color="auto"/>
                                        <w:bottom w:val="none" w:sz="0" w:space="0" w:color="auto"/>
                                        <w:right w:val="none" w:sz="0" w:space="0" w:color="auto"/>
                                      </w:divBdr>
                                    </w:div>
                                  </w:divsChild>
                                </w:div>
                                <w:div w:id="1197544148">
                                  <w:marLeft w:val="0"/>
                                  <w:marRight w:val="0"/>
                                  <w:marTop w:val="0"/>
                                  <w:marBottom w:val="0"/>
                                  <w:divBdr>
                                    <w:top w:val="none" w:sz="0" w:space="0" w:color="auto"/>
                                    <w:left w:val="none" w:sz="0" w:space="0" w:color="auto"/>
                                    <w:bottom w:val="none" w:sz="0" w:space="0" w:color="auto"/>
                                    <w:right w:val="none" w:sz="0" w:space="0" w:color="auto"/>
                                  </w:divBdr>
                                  <w:divsChild>
                                    <w:div w:id="1525097259">
                                      <w:marLeft w:val="0"/>
                                      <w:marRight w:val="0"/>
                                      <w:marTop w:val="240"/>
                                      <w:marBottom w:val="240"/>
                                      <w:divBdr>
                                        <w:top w:val="none" w:sz="0" w:space="0" w:color="auto"/>
                                        <w:left w:val="none" w:sz="0" w:space="0" w:color="auto"/>
                                        <w:bottom w:val="none" w:sz="0" w:space="0" w:color="auto"/>
                                        <w:right w:val="none" w:sz="0" w:space="0" w:color="auto"/>
                                      </w:divBdr>
                                    </w:div>
                                  </w:divsChild>
                                </w:div>
                                <w:div w:id="548995937">
                                  <w:marLeft w:val="0"/>
                                  <w:marRight w:val="0"/>
                                  <w:marTop w:val="0"/>
                                  <w:marBottom w:val="0"/>
                                  <w:divBdr>
                                    <w:top w:val="none" w:sz="0" w:space="0" w:color="auto"/>
                                    <w:left w:val="none" w:sz="0" w:space="0" w:color="auto"/>
                                    <w:bottom w:val="none" w:sz="0" w:space="0" w:color="auto"/>
                                    <w:right w:val="none" w:sz="0" w:space="0" w:color="auto"/>
                                  </w:divBdr>
                                  <w:divsChild>
                                    <w:div w:id="620264995">
                                      <w:marLeft w:val="0"/>
                                      <w:marRight w:val="0"/>
                                      <w:marTop w:val="240"/>
                                      <w:marBottom w:val="240"/>
                                      <w:divBdr>
                                        <w:top w:val="none" w:sz="0" w:space="0" w:color="auto"/>
                                        <w:left w:val="none" w:sz="0" w:space="0" w:color="auto"/>
                                        <w:bottom w:val="none" w:sz="0" w:space="0" w:color="auto"/>
                                        <w:right w:val="none" w:sz="0" w:space="0" w:color="auto"/>
                                      </w:divBdr>
                                    </w:div>
                                  </w:divsChild>
                                </w:div>
                                <w:div w:id="474225199">
                                  <w:marLeft w:val="0"/>
                                  <w:marRight w:val="0"/>
                                  <w:marTop w:val="0"/>
                                  <w:marBottom w:val="0"/>
                                  <w:divBdr>
                                    <w:top w:val="none" w:sz="0" w:space="0" w:color="auto"/>
                                    <w:left w:val="none" w:sz="0" w:space="0" w:color="auto"/>
                                    <w:bottom w:val="none" w:sz="0" w:space="0" w:color="auto"/>
                                    <w:right w:val="none" w:sz="0" w:space="0" w:color="auto"/>
                                  </w:divBdr>
                                  <w:divsChild>
                                    <w:div w:id="94773420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924380">
      <w:bodyDiv w:val="1"/>
      <w:marLeft w:val="0"/>
      <w:marRight w:val="0"/>
      <w:marTop w:val="0"/>
      <w:marBottom w:val="0"/>
      <w:divBdr>
        <w:top w:val="none" w:sz="0" w:space="0" w:color="auto"/>
        <w:left w:val="none" w:sz="0" w:space="0" w:color="auto"/>
        <w:bottom w:val="none" w:sz="0" w:space="0" w:color="auto"/>
        <w:right w:val="none" w:sz="0" w:space="0" w:color="auto"/>
      </w:divBdr>
      <w:divsChild>
        <w:div w:id="1229537631">
          <w:marLeft w:val="240"/>
          <w:marRight w:val="0"/>
          <w:marTop w:val="240"/>
          <w:marBottom w:val="240"/>
          <w:divBdr>
            <w:top w:val="none" w:sz="0" w:space="0" w:color="auto"/>
            <w:left w:val="none" w:sz="0" w:space="0" w:color="auto"/>
            <w:bottom w:val="none" w:sz="0" w:space="0" w:color="auto"/>
            <w:right w:val="none" w:sz="0" w:space="0" w:color="auto"/>
          </w:divBdr>
        </w:div>
      </w:divsChild>
    </w:div>
    <w:div w:id="1990164212">
      <w:bodyDiv w:val="1"/>
      <w:marLeft w:val="0"/>
      <w:marRight w:val="0"/>
      <w:marTop w:val="0"/>
      <w:marBottom w:val="0"/>
      <w:divBdr>
        <w:top w:val="none" w:sz="0" w:space="0" w:color="auto"/>
        <w:left w:val="none" w:sz="0" w:space="0" w:color="auto"/>
        <w:bottom w:val="none" w:sz="0" w:space="0" w:color="auto"/>
        <w:right w:val="none" w:sz="0" w:space="0" w:color="auto"/>
      </w:divBdr>
      <w:divsChild>
        <w:div w:id="2090342968">
          <w:marLeft w:val="0"/>
          <w:marRight w:val="240"/>
          <w:marTop w:val="0"/>
          <w:marBottom w:val="0"/>
          <w:divBdr>
            <w:top w:val="none" w:sz="0" w:space="0" w:color="auto"/>
            <w:left w:val="none" w:sz="0" w:space="0" w:color="auto"/>
            <w:bottom w:val="none" w:sz="0" w:space="0" w:color="auto"/>
            <w:right w:val="none" w:sz="0" w:space="0" w:color="auto"/>
          </w:divBdr>
          <w:divsChild>
            <w:div w:id="1626963053">
              <w:marLeft w:val="0"/>
              <w:marRight w:val="0"/>
              <w:marTop w:val="0"/>
              <w:marBottom w:val="0"/>
              <w:divBdr>
                <w:top w:val="none" w:sz="0" w:space="0" w:color="auto"/>
                <w:left w:val="none" w:sz="0" w:space="0" w:color="auto"/>
                <w:bottom w:val="none" w:sz="0" w:space="0" w:color="auto"/>
                <w:right w:val="none" w:sz="0" w:space="0" w:color="auto"/>
              </w:divBdr>
              <w:divsChild>
                <w:div w:id="6928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57162">
          <w:marLeft w:val="0"/>
          <w:marRight w:val="240"/>
          <w:marTop w:val="0"/>
          <w:marBottom w:val="0"/>
          <w:divBdr>
            <w:top w:val="none" w:sz="0" w:space="0" w:color="auto"/>
            <w:left w:val="none" w:sz="0" w:space="0" w:color="auto"/>
            <w:bottom w:val="none" w:sz="0" w:space="0" w:color="auto"/>
            <w:right w:val="none" w:sz="0" w:space="0" w:color="auto"/>
          </w:divBdr>
          <w:divsChild>
            <w:div w:id="1918321279">
              <w:marLeft w:val="0"/>
              <w:marRight w:val="0"/>
              <w:marTop w:val="0"/>
              <w:marBottom w:val="0"/>
              <w:divBdr>
                <w:top w:val="none" w:sz="0" w:space="0" w:color="auto"/>
                <w:left w:val="none" w:sz="0" w:space="0" w:color="auto"/>
                <w:bottom w:val="none" w:sz="0" w:space="0" w:color="auto"/>
                <w:right w:val="none" w:sz="0" w:space="0" w:color="auto"/>
              </w:divBdr>
              <w:divsChild>
                <w:div w:id="18541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4681">
          <w:marLeft w:val="0"/>
          <w:marRight w:val="0"/>
          <w:marTop w:val="750"/>
          <w:marBottom w:val="0"/>
          <w:divBdr>
            <w:top w:val="none" w:sz="0" w:space="0" w:color="auto"/>
            <w:left w:val="none" w:sz="0" w:space="0" w:color="auto"/>
            <w:bottom w:val="none" w:sz="0" w:space="0" w:color="auto"/>
            <w:right w:val="none" w:sz="0" w:space="0" w:color="auto"/>
          </w:divBdr>
          <w:divsChild>
            <w:div w:id="55664250">
              <w:marLeft w:val="0"/>
              <w:marRight w:val="0"/>
              <w:marTop w:val="0"/>
              <w:marBottom w:val="0"/>
              <w:divBdr>
                <w:top w:val="none" w:sz="0" w:space="0" w:color="auto"/>
                <w:left w:val="none" w:sz="0" w:space="0" w:color="auto"/>
                <w:bottom w:val="none" w:sz="0" w:space="0" w:color="auto"/>
                <w:right w:val="none" w:sz="0" w:space="0" w:color="auto"/>
              </w:divBdr>
              <w:divsChild>
                <w:div w:id="1019236671">
                  <w:marLeft w:val="0"/>
                  <w:marRight w:val="0"/>
                  <w:marTop w:val="0"/>
                  <w:marBottom w:val="0"/>
                  <w:divBdr>
                    <w:top w:val="none" w:sz="0" w:space="0" w:color="auto"/>
                    <w:left w:val="none" w:sz="0" w:space="0" w:color="auto"/>
                    <w:bottom w:val="none" w:sz="0" w:space="0" w:color="auto"/>
                    <w:right w:val="none" w:sz="0" w:space="0" w:color="auto"/>
                  </w:divBdr>
                  <w:divsChild>
                    <w:div w:id="16371739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990401718">
      <w:bodyDiv w:val="1"/>
      <w:marLeft w:val="0"/>
      <w:marRight w:val="0"/>
      <w:marTop w:val="0"/>
      <w:marBottom w:val="0"/>
      <w:divBdr>
        <w:top w:val="none" w:sz="0" w:space="0" w:color="auto"/>
        <w:left w:val="none" w:sz="0" w:space="0" w:color="auto"/>
        <w:bottom w:val="none" w:sz="0" w:space="0" w:color="auto"/>
        <w:right w:val="none" w:sz="0" w:space="0" w:color="auto"/>
      </w:divBdr>
    </w:div>
    <w:div w:id="1990555757">
      <w:bodyDiv w:val="1"/>
      <w:marLeft w:val="0"/>
      <w:marRight w:val="0"/>
      <w:marTop w:val="0"/>
      <w:marBottom w:val="0"/>
      <w:divBdr>
        <w:top w:val="none" w:sz="0" w:space="0" w:color="auto"/>
        <w:left w:val="none" w:sz="0" w:space="0" w:color="auto"/>
        <w:bottom w:val="none" w:sz="0" w:space="0" w:color="auto"/>
        <w:right w:val="none" w:sz="0" w:space="0" w:color="auto"/>
      </w:divBdr>
    </w:div>
    <w:div w:id="1991396170">
      <w:bodyDiv w:val="1"/>
      <w:marLeft w:val="0"/>
      <w:marRight w:val="0"/>
      <w:marTop w:val="0"/>
      <w:marBottom w:val="0"/>
      <w:divBdr>
        <w:top w:val="none" w:sz="0" w:space="0" w:color="auto"/>
        <w:left w:val="none" w:sz="0" w:space="0" w:color="auto"/>
        <w:bottom w:val="none" w:sz="0" w:space="0" w:color="auto"/>
        <w:right w:val="none" w:sz="0" w:space="0" w:color="auto"/>
      </w:divBdr>
      <w:divsChild>
        <w:div w:id="1374235209">
          <w:marLeft w:val="0"/>
          <w:marRight w:val="240"/>
          <w:marTop w:val="0"/>
          <w:marBottom w:val="0"/>
          <w:divBdr>
            <w:top w:val="none" w:sz="0" w:space="0" w:color="auto"/>
            <w:left w:val="none" w:sz="0" w:space="0" w:color="auto"/>
            <w:bottom w:val="none" w:sz="0" w:space="0" w:color="auto"/>
            <w:right w:val="none" w:sz="0" w:space="0" w:color="auto"/>
          </w:divBdr>
          <w:divsChild>
            <w:div w:id="1634479913">
              <w:marLeft w:val="0"/>
              <w:marRight w:val="0"/>
              <w:marTop w:val="0"/>
              <w:marBottom w:val="0"/>
              <w:divBdr>
                <w:top w:val="none" w:sz="0" w:space="0" w:color="auto"/>
                <w:left w:val="none" w:sz="0" w:space="0" w:color="auto"/>
                <w:bottom w:val="none" w:sz="0" w:space="0" w:color="auto"/>
                <w:right w:val="none" w:sz="0" w:space="0" w:color="auto"/>
              </w:divBdr>
              <w:divsChild>
                <w:div w:id="46566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4898">
          <w:marLeft w:val="0"/>
          <w:marRight w:val="240"/>
          <w:marTop w:val="0"/>
          <w:marBottom w:val="0"/>
          <w:divBdr>
            <w:top w:val="none" w:sz="0" w:space="0" w:color="auto"/>
            <w:left w:val="none" w:sz="0" w:space="0" w:color="auto"/>
            <w:bottom w:val="none" w:sz="0" w:space="0" w:color="auto"/>
            <w:right w:val="none" w:sz="0" w:space="0" w:color="auto"/>
          </w:divBdr>
          <w:divsChild>
            <w:div w:id="2004505130">
              <w:marLeft w:val="0"/>
              <w:marRight w:val="0"/>
              <w:marTop w:val="0"/>
              <w:marBottom w:val="0"/>
              <w:divBdr>
                <w:top w:val="none" w:sz="0" w:space="0" w:color="auto"/>
                <w:left w:val="none" w:sz="0" w:space="0" w:color="auto"/>
                <w:bottom w:val="none" w:sz="0" w:space="0" w:color="auto"/>
                <w:right w:val="none" w:sz="0" w:space="0" w:color="auto"/>
              </w:divBdr>
              <w:divsChild>
                <w:div w:id="12213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1258">
          <w:marLeft w:val="0"/>
          <w:marRight w:val="0"/>
          <w:marTop w:val="750"/>
          <w:marBottom w:val="0"/>
          <w:divBdr>
            <w:top w:val="none" w:sz="0" w:space="0" w:color="auto"/>
            <w:left w:val="none" w:sz="0" w:space="0" w:color="auto"/>
            <w:bottom w:val="none" w:sz="0" w:space="0" w:color="auto"/>
            <w:right w:val="none" w:sz="0" w:space="0" w:color="auto"/>
          </w:divBdr>
          <w:divsChild>
            <w:div w:id="1087531472">
              <w:marLeft w:val="0"/>
              <w:marRight w:val="0"/>
              <w:marTop w:val="0"/>
              <w:marBottom w:val="0"/>
              <w:divBdr>
                <w:top w:val="none" w:sz="0" w:space="0" w:color="auto"/>
                <w:left w:val="none" w:sz="0" w:space="0" w:color="auto"/>
                <w:bottom w:val="none" w:sz="0" w:space="0" w:color="auto"/>
                <w:right w:val="none" w:sz="0" w:space="0" w:color="auto"/>
              </w:divBdr>
              <w:divsChild>
                <w:div w:id="1209879732">
                  <w:marLeft w:val="0"/>
                  <w:marRight w:val="0"/>
                  <w:marTop w:val="0"/>
                  <w:marBottom w:val="0"/>
                  <w:divBdr>
                    <w:top w:val="none" w:sz="0" w:space="0" w:color="auto"/>
                    <w:left w:val="none" w:sz="0" w:space="0" w:color="auto"/>
                    <w:bottom w:val="none" w:sz="0" w:space="0" w:color="auto"/>
                    <w:right w:val="none" w:sz="0" w:space="0" w:color="auto"/>
                  </w:divBdr>
                  <w:divsChild>
                    <w:div w:id="1391466476">
                      <w:marLeft w:val="0"/>
                      <w:marRight w:val="0"/>
                      <w:marTop w:val="0"/>
                      <w:marBottom w:val="0"/>
                      <w:divBdr>
                        <w:top w:val="none" w:sz="0" w:space="0" w:color="auto"/>
                        <w:left w:val="none" w:sz="0" w:space="0" w:color="auto"/>
                        <w:bottom w:val="none" w:sz="0" w:space="0" w:color="auto"/>
                        <w:right w:val="none" w:sz="0" w:space="0" w:color="auto"/>
                      </w:divBdr>
                      <w:divsChild>
                        <w:div w:id="17415600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91402312">
      <w:bodyDiv w:val="1"/>
      <w:marLeft w:val="0"/>
      <w:marRight w:val="0"/>
      <w:marTop w:val="0"/>
      <w:marBottom w:val="0"/>
      <w:divBdr>
        <w:top w:val="none" w:sz="0" w:space="0" w:color="auto"/>
        <w:left w:val="none" w:sz="0" w:space="0" w:color="auto"/>
        <w:bottom w:val="none" w:sz="0" w:space="0" w:color="auto"/>
        <w:right w:val="none" w:sz="0" w:space="0" w:color="auto"/>
      </w:divBdr>
    </w:div>
    <w:div w:id="1992057788">
      <w:bodyDiv w:val="1"/>
      <w:marLeft w:val="0"/>
      <w:marRight w:val="0"/>
      <w:marTop w:val="0"/>
      <w:marBottom w:val="0"/>
      <w:divBdr>
        <w:top w:val="none" w:sz="0" w:space="0" w:color="auto"/>
        <w:left w:val="none" w:sz="0" w:space="0" w:color="auto"/>
        <w:bottom w:val="none" w:sz="0" w:space="0" w:color="auto"/>
        <w:right w:val="none" w:sz="0" w:space="0" w:color="auto"/>
      </w:divBdr>
      <w:divsChild>
        <w:div w:id="1771389308">
          <w:marLeft w:val="0"/>
          <w:marRight w:val="240"/>
          <w:marTop w:val="0"/>
          <w:marBottom w:val="0"/>
          <w:divBdr>
            <w:top w:val="none" w:sz="0" w:space="0" w:color="auto"/>
            <w:left w:val="none" w:sz="0" w:space="0" w:color="auto"/>
            <w:bottom w:val="none" w:sz="0" w:space="0" w:color="auto"/>
            <w:right w:val="none" w:sz="0" w:space="0" w:color="auto"/>
          </w:divBdr>
          <w:divsChild>
            <w:div w:id="1421755930">
              <w:marLeft w:val="0"/>
              <w:marRight w:val="0"/>
              <w:marTop w:val="0"/>
              <w:marBottom w:val="0"/>
              <w:divBdr>
                <w:top w:val="none" w:sz="0" w:space="0" w:color="auto"/>
                <w:left w:val="none" w:sz="0" w:space="0" w:color="auto"/>
                <w:bottom w:val="none" w:sz="0" w:space="0" w:color="auto"/>
                <w:right w:val="none" w:sz="0" w:space="0" w:color="auto"/>
              </w:divBdr>
              <w:divsChild>
                <w:div w:id="806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5692">
          <w:marLeft w:val="0"/>
          <w:marRight w:val="240"/>
          <w:marTop w:val="0"/>
          <w:marBottom w:val="0"/>
          <w:divBdr>
            <w:top w:val="none" w:sz="0" w:space="0" w:color="auto"/>
            <w:left w:val="none" w:sz="0" w:space="0" w:color="auto"/>
            <w:bottom w:val="none" w:sz="0" w:space="0" w:color="auto"/>
            <w:right w:val="none" w:sz="0" w:space="0" w:color="auto"/>
          </w:divBdr>
          <w:divsChild>
            <w:div w:id="2018381219">
              <w:marLeft w:val="0"/>
              <w:marRight w:val="0"/>
              <w:marTop w:val="0"/>
              <w:marBottom w:val="0"/>
              <w:divBdr>
                <w:top w:val="none" w:sz="0" w:space="0" w:color="auto"/>
                <w:left w:val="none" w:sz="0" w:space="0" w:color="auto"/>
                <w:bottom w:val="none" w:sz="0" w:space="0" w:color="auto"/>
                <w:right w:val="none" w:sz="0" w:space="0" w:color="auto"/>
              </w:divBdr>
              <w:divsChild>
                <w:div w:id="14553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5201">
          <w:marLeft w:val="0"/>
          <w:marRight w:val="0"/>
          <w:marTop w:val="750"/>
          <w:marBottom w:val="0"/>
          <w:divBdr>
            <w:top w:val="none" w:sz="0" w:space="0" w:color="auto"/>
            <w:left w:val="none" w:sz="0" w:space="0" w:color="auto"/>
            <w:bottom w:val="none" w:sz="0" w:space="0" w:color="auto"/>
            <w:right w:val="none" w:sz="0" w:space="0" w:color="auto"/>
          </w:divBdr>
          <w:divsChild>
            <w:div w:id="275451854">
              <w:marLeft w:val="0"/>
              <w:marRight w:val="0"/>
              <w:marTop w:val="0"/>
              <w:marBottom w:val="0"/>
              <w:divBdr>
                <w:top w:val="none" w:sz="0" w:space="0" w:color="auto"/>
                <w:left w:val="none" w:sz="0" w:space="0" w:color="auto"/>
                <w:bottom w:val="none" w:sz="0" w:space="0" w:color="auto"/>
                <w:right w:val="none" w:sz="0" w:space="0" w:color="auto"/>
              </w:divBdr>
              <w:divsChild>
                <w:div w:id="1360426546">
                  <w:marLeft w:val="0"/>
                  <w:marRight w:val="0"/>
                  <w:marTop w:val="0"/>
                  <w:marBottom w:val="0"/>
                  <w:divBdr>
                    <w:top w:val="none" w:sz="0" w:space="0" w:color="auto"/>
                    <w:left w:val="none" w:sz="0" w:space="0" w:color="auto"/>
                    <w:bottom w:val="none" w:sz="0" w:space="0" w:color="auto"/>
                    <w:right w:val="none" w:sz="0" w:space="0" w:color="auto"/>
                  </w:divBdr>
                  <w:divsChild>
                    <w:div w:id="10911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74737">
      <w:bodyDiv w:val="1"/>
      <w:marLeft w:val="0"/>
      <w:marRight w:val="0"/>
      <w:marTop w:val="0"/>
      <w:marBottom w:val="0"/>
      <w:divBdr>
        <w:top w:val="none" w:sz="0" w:space="0" w:color="auto"/>
        <w:left w:val="none" w:sz="0" w:space="0" w:color="auto"/>
        <w:bottom w:val="none" w:sz="0" w:space="0" w:color="auto"/>
        <w:right w:val="none" w:sz="0" w:space="0" w:color="auto"/>
      </w:divBdr>
      <w:divsChild>
        <w:div w:id="1203634223">
          <w:marLeft w:val="0"/>
          <w:marRight w:val="240"/>
          <w:marTop w:val="0"/>
          <w:marBottom w:val="0"/>
          <w:divBdr>
            <w:top w:val="none" w:sz="0" w:space="0" w:color="auto"/>
            <w:left w:val="none" w:sz="0" w:space="0" w:color="auto"/>
            <w:bottom w:val="none" w:sz="0" w:space="0" w:color="auto"/>
            <w:right w:val="none" w:sz="0" w:space="0" w:color="auto"/>
          </w:divBdr>
          <w:divsChild>
            <w:div w:id="1563633785">
              <w:marLeft w:val="0"/>
              <w:marRight w:val="0"/>
              <w:marTop w:val="0"/>
              <w:marBottom w:val="0"/>
              <w:divBdr>
                <w:top w:val="none" w:sz="0" w:space="0" w:color="auto"/>
                <w:left w:val="none" w:sz="0" w:space="0" w:color="auto"/>
                <w:bottom w:val="none" w:sz="0" w:space="0" w:color="auto"/>
                <w:right w:val="none" w:sz="0" w:space="0" w:color="auto"/>
              </w:divBdr>
              <w:divsChild>
                <w:div w:id="100127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4205">
          <w:marLeft w:val="0"/>
          <w:marRight w:val="240"/>
          <w:marTop w:val="0"/>
          <w:marBottom w:val="0"/>
          <w:divBdr>
            <w:top w:val="none" w:sz="0" w:space="0" w:color="auto"/>
            <w:left w:val="none" w:sz="0" w:space="0" w:color="auto"/>
            <w:bottom w:val="none" w:sz="0" w:space="0" w:color="auto"/>
            <w:right w:val="none" w:sz="0" w:space="0" w:color="auto"/>
          </w:divBdr>
          <w:divsChild>
            <w:div w:id="1115370339">
              <w:marLeft w:val="0"/>
              <w:marRight w:val="0"/>
              <w:marTop w:val="0"/>
              <w:marBottom w:val="0"/>
              <w:divBdr>
                <w:top w:val="none" w:sz="0" w:space="0" w:color="auto"/>
                <w:left w:val="none" w:sz="0" w:space="0" w:color="auto"/>
                <w:bottom w:val="none" w:sz="0" w:space="0" w:color="auto"/>
                <w:right w:val="none" w:sz="0" w:space="0" w:color="auto"/>
              </w:divBdr>
              <w:divsChild>
                <w:div w:id="10970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5908">
          <w:marLeft w:val="0"/>
          <w:marRight w:val="0"/>
          <w:marTop w:val="750"/>
          <w:marBottom w:val="0"/>
          <w:divBdr>
            <w:top w:val="none" w:sz="0" w:space="0" w:color="auto"/>
            <w:left w:val="none" w:sz="0" w:space="0" w:color="auto"/>
            <w:bottom w:val="none" w:sz="0" w:space="0" w:color="auto"/>
            <w:right w:val="none" w:sz="0" w:space="0" w:color="auto"/>
          </w:divBdr>
          <w:divsChild>
            <w:div w:id="890271257">
              <w:marLeft w:val="0"/>
              <w:marRight w:val="0"/>
              <w:marTop w:val="0"/>
              <w:marBottom w:val="0"/>
              <w:divBdr>
                <w:top w:val="none" w:sz="0" w:space="0" w:color="auto"/>
                <w:left w:val="none" w:sz="0" w:space="0" w:color="auto"/>
                <w:bottom w:val="none" w:sz="0" w:space="0" w:color="auto"/>
                <w:right w:val="none" w:sz="0" w:space="0" w:color="auto"/>
              </w:divBdr>
              <w:divsChild>
                <w:div w:id="310452107">
                  <w:marLeft w:val="0"/>
                  <w:marRight w:val="0"/>
                  <w:marTop w:val="0"/>
                  <w:marBottom w:val="0"/>
                  <w:divBdr>
                    <w:top w:val="none" w:sz="0" w:space="0" w:color="auto"/>
                    <w:left w:val="none" w:sz="0" w:space="0" w:color="auto"/>
                    <w:bottom w:val="none" w:sz="0" w:space="0" w:color="auto"/>
                    <w:right w:val="none" w:sz="0" w:space="0" w:color="auto"/>
                  </w:divBdr>
                  <w:divsChild>
                    <w:div w:id="1178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872286">
      <w:bodyDiv w:val="1"/>
      <w:marLeft w:val="0"/>
      <w:marRight w:val="0"/>
      <w:marTop w:val="0"/>
      <w:marBottom w:val="0"/>
      <w:divBdr>
        <w:top w:val="none" w:sz="0" w:space="0" w:color="auto"/>
        <w:left w:val="none" w:sz="0" w:space="0" w:color="auto"/>
        <w:bottom w:val="none" w:sz="0" w:space="0" w:color="auto"/>
        <w:right w:val="none" w:sz="0" w:space="0" w:color="auto"/>
      </w:divBdr>
      <w:divsChild>
        <w:div w:id="1209493699">
          <w:marLeft w:val="0"/>
          <w:marRight w:val="240"/>
          <w:marTop w:val="0"/>
          <w:marBottom w:val="0"/>
          <w:divBdr>
            <w:top w:val="none" w:sz="0" w:space="0" w:color="auto"/>
            <w:left w:val="none" w:sz="0" w:space="0" w:color="auto"/>
            <w:bottom w:val="none" w:sz="0" w:space="0" w:color="auto"/>
            <w:right w:val="none" w:sz="0" w:space="0" w:color="auto"/>
          </w:divBdr>
          <w:divsChild>
            <w:div w:id="1980767629">
              <w:marLeft w:val="0"/>
              <w:marRight w:val="0"/>
              <w:marTop w:val="0"/>
              <w:marBottom w:val="0"/>
              <w:divBdr>
                <w:top w:val="none" w:sz="0" w:space="0" w:color="auto"/>
                <w:left w:val="none" w:sz="0" w:space="0" w:color="auto"/>
                <w:bottom w:val="none" w:sz="0" w:space="0" w:color="auto"/>
                <w:right w:val="none" w:sz="0" w:space="0" w:color="auto"/>
              </w:divBdr>
              <w:divsChild>
                <w:div w:id="18686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8647">
          <w:marLeft w:val="0"/>
          <w:marRight w:val="240"/>
          <w:marTop w:val="0"/>
          <w:marBottom w:val="0"/>
          <w:divBdr>
            <w:top w:val="none" w:sz="0" w:space="0" w:color="auto"/>
            <w:left w:val="none" w:sz="0" w:space="0" w:color="auto"/>
            <w:bottom w:val="none" w:sz="0" w:space="0" w:color="auto"/>
            <w:right w:val="none" w:sz="0" w:space="0" w:color="auto"/>
          </w:divBdr>
          <w:divsChild>
            <w:div w:id="501239308">
              <w:marLeft w:val="0"/>
              <w:marRight w:val="0"/>
              <w:marTop w:val="0"/>
              <w:marBottom w:val="0"/>
              <w:divBdr>
                <w:top w:val="none" w:sz="0" w:space="0" w:color="auto"/>
                <w:left w:val="none" w:sz="0" w:space="0" w:color="auto"/>
                <w:bottom w:val="none" w:sz="0" w:space="0" w:color="auto"/>
                <w:right w:val="none" w:sz="0" w:space="0" w:color="auto"/>
              </w:divBdr>
              <w:divsChild>
                <w:div w:id="69942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2854">
          <w:marLeft w:val="0"/>
          <w:marRight w:val="0"/>
          <w:marTop w:val="750"/>
          <w:marBottom w:val="0"/>
          <w:divBdr>
            <w:top w:val="none" w:sz="0" w:space="0" w:color="auto"/>
            <w:left w:val="none" w:sz="0" w:space="0" w:color="auto"/>
            <w:bottom w:val="none" w:sz="0" w:space="0" w:color="auto"/>
            <w:right w:val="none" w:sz="0" w:space="0" w:color="auto"/>
          </w:divBdr>
          <w:divsChild>
            <w:div w:id="429354519">
              <w:marLeft w:val="0"/>
              <w:marRight w:val="0"/>
              <w:marTop w:val="0"/>
              <w:marBottom w:val="0"/>
              <w:divBdr>
                <w:top w:val="none" w:sz="0" w:space="0" w:color="auto"/>
                <w:left w:val="none" w:sz="0" w:space="0" w:color="auto"/>
                <w:bottom w:val="none" w:sz="0" w:space="0" w:color="auto"/>
                <w:right w:val="none" w:sz="0" w:space="0" w:color="auto"/>
              </w:divBdr>
              <w:divsChild>
                <w:div w:id="729963133">
                  <w:marLeft w:val="0"/>
                  <w:marRight w:val="0"/>
                  <w:marTop w:val="0"/>
                  <w:marBottom w:val="0"/>
                  <w:divBdr>
                    <w:top w:val="none" w:sz="0" w:space="0" w:color="auto"/>
                    <w:left w:val="none" w:sz="0" w:space="0" w:color="auto"/>
                    <w:bottom w:val="none" w:sz="0" w:space="0" w:color="auto"/>
                    <w:right w:val="none" w:sz="0" w:space="0" w:color="auto"/>
                  </w:divBdr>
                  <w:divsChild>
                    <w:div w:id="5741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6350">
      <w:bodyDiv w:val="1"/>
      <w:marLeft w:val="0"/>
      <w:marRight w:val="0"/>
      <w:marTop w:val="0"/>
      <w:marBottom w:val="0"/>
      <w:divBdr>
        <w:top w:val="none" w:sz="0" w:space="0" w:color="auto"/>
        <w:left w:val="none" w:sz="0" w:space="0" w:color="auto"/>
        <w:bottom w:val="none" w:sz="0" w:space="0" w:color="auto"/>
        <w:right w:val="none" w:sz="0" w:space="0" w:color="auto"/>
      </w:divBdr>
    </w:div>
    <w:div w:id="2000621197">
      <w:bodyDiv w:val="1"/>
      <w:marLeft w:val="0"/>
      <w:marRight w:val="0"/>
      <w:marTop w:val="0"/>
      <w:marBottom w:val="0"/>
      <w:divBdr>
        <w:top w:val="none" w:sz="0" w:space="0" w:color="auto"/>
        <w:left w:val="none" w:sz="0" w:space="0" w:color="auto"/>
        <w:bottom w:val="none" w:sz="0" w:space="0" w:color="auto"/>
        <w:right w:val="none" w:sz="0" w:space="0" w:color="auto"/>
      </w:divBdr>
    </w:div>
    <w:div w:id="2003777912">
      <w:bodyDiv w:val="1"/>
      <w:marLeft w:val="0"/>
      <w:marRight w:val="0"/>
      <w:marTop w:val="0"/>
      <w:marBottom w:val="0"/>
      <w:divBdr>
        <w:top w:val="none" w:sz="0" w:space="0" w:color="auto"/>
        <w:left w:val="none" w:sz="0" w:space="0" w:color="auto"/>
        <w:bottom w:val="none" w:sz="0" w:space="0" w:color="auto"/>
        <w:right w:val="none" w:sz="0" w:space="0" w:color="auto"/>
      </w:divBdr>
    </w:div>
    <w:div w:id="2013606978">
      <w:bodyDiv w:val="1"/>
      <w:marLeft w:val="0"/>
      <w:marRight w:val="0"/>
      <w:marTop w:val="0"/>
      <w:marBottom w:val="0"/>
      <w:divBdr>
        <w:top w:val="none" w:sz="0" w:space="0" w:color="auto"/>
        <w:left w:val="none" w:sz="0" w:space="0" w:color="auto"/>
        <w:bottom w:val="none" w:sz="0" w:space="0" w:color="auto"/>
        <w:right w:val="none" w:sz="0" w:space="0" w:color="auto"/>
      </w:divBdr>
    </w:div>
    <w:div w:id="2019506586">
      <w:bodyDiv w:val="1"/>
      <w:marLeft w:val="0"/>
      <w:marRight w:val="0"/>
      <w:marTop w:val="0"/>
      <w:marBottom w:val="0"/>
      <w:divBdr>
        <w:top w:val="none" w:sz="0" w:space="0" w:color="auto"/>
        <w:left w:val="none" w:sz="0" w:space="0" w:color="auto"/>
        <w:bottom w:val="none" w:sz="0" w:space="0" w:color="auto"/>
        <w:right w:val="none" w:sz="0" w:space="0" w:color="auto"/>
      </w:divBdr>
    </w:div>
    <w:div w:id="2021857808">
      <w:bodyDiv w:val="1"/>
      <w:marLeft w:val="0"/>
      <w:marRight w:val="0"/>
      <w:marTop w:val="0"/>
      <w:marBottom w:val="0"/>
      <w:divBdr>
        <w:top w:val="none" w:sz="0" w:space="0" w:color="auto"/>
        <w:left w:val="none" w:sz="0" w:space="0" w:color="auto"/>
        <w:bottom w:val="none" w:sz="0" w:space="0" w:color="auto"/>
        <w:right w:val="none" w:sz="0" w:space="0" w:color="auto"/>
      </w:divBdr>
      <w:divsChild>
        <w:div w:id="2066022630">
          <w:marLeft w:val="240"/>
          <w:marRight w:val="0"/>
          <w:marTop w:val="240"/>
          <w:marBottom w:val="240"/>
          <w:divBdr>
            <w:top w:val="none" w:sz="0" w:space="0" w:color="auto"/>
            <w:left w:val="none" w:sz="0" w:space="0" w:color="auto"/>
            <w:bottom w:val="none" w:sz="0" w:space="0" w:color="auto"/>
            <w:right w:val="none" w:sz="0" w:space="0" w:color="auto"/>
          </w:divBdr>
        </w:div>
        <w:div w:id="74515083">
          <w:marLeft w:val="240"/>
          <w:marRight w:val="0"/>
          <w:marTop w:val="240"/>
          <w:marBottom w:val="240"/>
          <w:divBdr>
            <w:top w:val="none" w:sz="0" w:space="0" w:color="auto"/>
            <w:left w:val="none" w:sz="0" w:space="0" w:color="auto"/>
            <w:bottom w:val="none" w:sz="0" w:space="0" w:color="auto"/>
            <w:right w:val="none" w:sz="0" w:space="0" w:color="auto"/>
          </w:divBdr>
        </w:div>
        <w:div w:id="614679661">
          <w:marLeft w:val="240"/>
          <w:marRight w:val="0"/>
          <w:marTop w:val="240"/>
          <w:marBottom w:val="240"/>
          <w:divBdr>
            <w:top w:val="none" w:sz="0" w:space="0" w:color="auto"/>
            <w:left w:val="none" w:sz="0" w:space="0" w:color="auto"/>
            <w:bottom w:val="none" w:sz="0" w:space="0" w:color="auto"/>
            <w:right w:val="none" w:sz="0" w:space="0" w:color="auto"/>
          </w:divBdr>
        </w:div>
        <w:div w:id="785349928">
          <w:marLeft w:val="240"/>
          <w:marRight w:val="0"/>
          <w:marTop w:val="240"/>
          <w:marBottom w:val="240"/>
          <w:divBdr>
            <w:top w:val="none" w:sz="0" w:space="0" w:color="auto"/>
            <w:left w:val="none" w:sz="0" w:space="0" w:color="auto"/>
            <w:bottom w:val="none" w:sz="0" w:space="0" w:color="auto"/>
            <w:right w:val="none" w:sz="0" w:space="0" w:color="auto"/>
          </w:divBdr>
        </w:div>
        <w:div w:id="396394154">
          <w:marLeft w:val="240"/>
          <w:marRight w:val="0"/>
          <w:marTop w:val="240"/>
          <w:marBottom w:val="240"/>
          <w:divBdr>
            <w:top w:val="none" w:sz="0" w:space="0" w:color="auto"/>
            <w:left w:val="none" w:sz="0" w:space="0" w:color="auto"/>
            <w:bottom w:val="none" w:sz="0" w:space="0" w:color="auto"/>
            <w:right w:val="none" w:sz="0" w:space="0" w:color="auto"/>
          </w:divBdr>
        </w:div>
      </w:divsChild>
    </w:div>
    <w:div w:id="2023432180">
      <w:bodyDiv w:val="1"/>
      <w:marLeft w:val="0"/>
      <w:marRight w:val="0"/>
      <w:marTop w:val="0"/>
      <w:marBottom w:val="0"/>
      <w:divBdr>
        <w:top w:val="none" w:sz="0" w:space="0" w:color="auto"/>
        <w:left w:val="none" w:sz="0" w:space="0" w:color="auto"/>
        <w:bottom w:val="none" w:sz="0" w:space="0" w:color="auto"/>
        <w:right w:val="none" w:sz="0" w:space="0" w:color="auto"/>
      </w:divBdr>
      <w:divsChild>
        <w:div w:id="2040277407">
          <w:marLeft w:val="0"/>
          <w:marRight w:val="240"/>
          <w:marTop w:val="0"/>
          <w:marBottom w:val="0"/>
          <w:divBdr>
            <w:top w:val="none" w:sz="0" w:space="0" w:color="auto"/>
            <w:left w:val="none" w:sz="0" w:space="0" w:color="auto"/>
            <w:bottom w:val="none" w:sz="0" w:space="0" w:color="auto"/>
            <w:right w:val="none" w:sz="0" w:space="0" w:color="auto"/>
          </w:divBdr>
          <w:divsChild>
            <w:div w:id="1960450356">
              <w:marLeft w:val="0"/>
              <w:marRight w:val="0"/>
              <w:marTop w:val="0"/>
              <w:marBottom w:val="0"/>
              <w:divBdr>
                <w:top w:val="none" w:sz="0" w:space="0" w:color="auto"/>
                <w:left w:val="none" w:sz="0" w:space="0" w:color="auto"/>
                <w:bottom w:val="none" w:sz="0" w:space="0" w:color="auto"/>
                <w:right w:val="none" w:sz="0" w:space="0" w:color="auto"/>
              </w:divBdr>
              <w:divsChild>
                <w:div w:id="10145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5899">
          <w:marLeft w:val="0"/>
          <w:marRight w:val="240"/>
          <w:marTop w:val="0"/>
          <w:marBottom w:val="0"/>
          <w:divBdr>
            <w:top w:val="none" w:sz="0" w:space="0" w:color="auto"/>
            <w:left w:val="none" w:sz="0" w:space="0" w:color="auto"/>
            <w:bottom w:val="none" w:sz="0" w:space="0" w:color="auto"/>
            <w:right w:val="none" w:sz="0" w:space="0" w:color="auto"/>
          </w:divBdr>
          <w:divsChild>
            <w:div w:id="27729511">
              <w:marLeft w:val="0"/>
              <w:marRight w:val="0"/>
              <w:marTop w:val="0"/>
              <w:marBottom w:val="0"/>
              <w:divBdr>
                <w:top w:val="none" w:sz="0" w:space="0" w:color="auto"/>
                <w:left w:val="none" w:sz="0" w:space="0" w:color="auto"/>
                <w:bottom w:val="none" w:sz="0" w:space="0" w:color="auto"/>
                <w:right w:val="none" w:sz="0" w:space="0" w:color="auto"/>
              </w:divBdr>
              <w:divsChild>
                <w:div w:id="148158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2424">
          <w:marLeft w:val="0"/>
          <w:marRight w:val="0"/>
          <w:marTop w:val="750"/>
          <w:marBottom w:val="0"/>
          <w:divBdr>
            <w:top w:val="none" w:sz="0" w:space="0" w:color="auto"/>
            <w:left w:val="none" w:sz="0" w:space="0" w:color="auto"/>
            <w:bottom w:val="none" w:sz="0" w:space="0" w:color="auto"/>
            <w:right w:val="none" w:sz="0" w:space="0" w:color="auto"/>
          </w:divBdr>
          <w:divsChild>
            <w:div w:id="749351433">
              <w:marLeft w:val="0"/>
              <w:marRight w:val="0"/>
              <w:marTop w:val="0"/>
              <w:marBottom w:val="0"/>
              <w:divBdr>
                <w:top w:val="none" w:sz="0" w:space="0" w:color="auto"/>
                <w:left w:val="none" w:sz="0" w:space="0" w:color="auto"/>
                <w:bottom w:val="none" w:sz="0" w:space="0" w:color="auto"/>
                <w:right w:val="none" w:sz="0" w:space="0" w:color="auto"/>
              </w:divBdr>
              <w:divsChild>
                <w:div w:id="2035031897">
                  <w:marLeft w:val="0"/>
                  <w:marRight w:val="0"/>
                  <w:marTop w:val="0"/>
                  <w:marBottom w:val="0"/>
                  <w:divBdr>
                    <w:top w:val="none" w:sz="0" w:space="0" w:color="auto"/>
                    <w:left w:val="none" w:sz="0" w:space="0" w:color="auto"/>
                    <w:bottom w:val="none" w:sz="0" w:space="0" w:color="auto"/>
                    <w:right w:val="none" w:sz="0" w:space="0" w:color="auto"/>
                  </w:divBdr>
                  <w:divsChild>
                    <w:div w:id="1219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712071">
      <w:bodyDiv w:val="1"/>
      <w:marLeft w:val="0"/>
      <w:marRight w:val="0"/>
      <w:marTop w:val="0"/>
      <w:marBottom w:val="0"/>
      <w:divBdr>
        <w:top w:val="none" w:sz="0" w:space="0" w:color="auto"/>
        <w:left w:val="none" w:sz="0" w:space="0" w:color="auto"/>
        <w:bottom w:val="none" w:sz="0" w:space="0" w:color="auto"/>
        <w:right w:val="none" w:sz="0" w:space="0" w:color="auto"/>
      </w:divBdr>
      <w:divsChild>
        <w:div w:id="1162890522">
          <w:marLeft w:val="0"/>
          <w:marRight w:val="240"/>
          <w:marTop w:val="0"/>
          <w:marBottom w:val="0"/>
          <w:divBdr>
            <w:top w:val="none" w:sz="0" w:space="0" w:color="auto"/>
            <w:left w:val="none" w:sz="0" w:space="0" w:color="auto"/>
            <w:bottom w:val="none" w:sz="0" w:space="0" w:color="auto"/>
            <w:right w:val="none" w:sz="0" w:space="0" w:color="auto"/>
          </w:divBdr>
          <w:divsChild>
            <w:div w:id="496697582">
              <w:marLeft w:val="0"/>
              <w:marRight w:val="0"/>
              <w:marTop w:val="0"/>
              <w:marBottom w:val="0"/>
              <w:divBdr>
                <w:top w:val="none" w:sz="0" w:space="0" w:color="auto"/>
                <w:left w:val="none" w:sz="0" w:space="0" w:color="auto"/>
                <w:bottom w:val="none" w:sz="0" w:space="0" w:color="auto"/>
                <w:right w:val="none" w:sz="0" w:space="0" w:color="auto"/>
              </w:divBdr>
              <w:divsChild>
                <w:div w:id="4775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644080">
          <w:marLeft w:val="0"/>
          <w:marRight w:val="240"/>
          <w:marTop w:val="0"/>
          <w:marBottom w:val="0"/>
          <w:divBdr>
            <w:top w:val="none" w:sz="0" w:space="0" w:color="auto"/>
            <w:left w:val="none" w:sz="0" w:space="0" w:color="auto"/>
            <w:bottom w:val="none" w:sz="0" w:space="0" w:color="auto"/>
            <w:right w:val="none" w:sz="0" w:space="0" w:color="auto"/>
          </w:divBdr>
          <w:divsChild>
            <w:div w:id="1566062278">
              <w:marLeft w:val="0"/>
              <w:marRight w:val="0"/>
              <w:marTop w:val="0"/>
              <w:marBottom w:val="0"/>
              <w:divBdr>
                <w:top w:val="none" w:sz="0" w:space="0" w:color="auto"/>
                <w:left w:val="none" w:sz="0" w:space="0" w:color="auto"/>
                <w:bottom w:val="none" w:sz="0" w:space="0" w:color="auto"/>
                <w:right w:val="none" w:sz="0" w:space="0" w:color="auto"/>
              </w:divBdr>
              <w:divsChild>
                <w:div w:id="2251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01432">
          <w:marLeft w:val="0"/>
          <w:marRight w:val="0"/>
          <w:marTop w:val="750"/>
          <w:marBottom w:val="0"/>
          <w:divBdr>
            <w:top w:val="none" w:sz="0" w:space="0" w:color="auto"/>
            <w:left w:val="none" w:sz="0" w:space="0" w:color="auto"/>
            <w:bottom w:val="none" w:sz="0" w:space="0" w:color="auto"/>
            <w:right w:val="none" w:sz="0" w:space="0" w:color="auto"/>
          </w:divBdr>
          <w:divsChild>
            <w:div w:id="1443571582">
              <w:marLeft w:val="0"/>
              <w:marRight w:val="0"/>
              <w:marTop w:val="0"/>
              <w:marBottom w:val="0"/>
              <w:divBdr>
                <w:top w:val="none" w:sz="0" w:space="0" w:color="auto"/>
                <w:left w:val="none" w:sz="0" w:space="0" w:color="auto"/>
                <w:bottom w:val="none" w:sz="0" w:space="0" w:color="auto"/>
                <w:right w:val="none" w:sz="0" w:space="0" w:color="auto"/>
              </w:divBdr>
              <w:divsChild>
                <w:div w:id="29502436">
                  <w:marLeft w:val="0"/>
                  <w:marRight w:val="0"/>
                  <w:marTop w:val="0"/>
                  <w:marBottom w:val="0"/>
                  <w:divBdr>
                    <w:top w:val="none" w:sz="0" w:space="0" w:color="auto"/>
                    <w:left w:val="none" w:sz="0" w:space="0" w:color="auto"/>
                    <w:bottom w:val="none" w:sz="0" w:space="0" w:color="auto"/>
                    <w:right w:val="none" w:sz="0" w:space="0" w:color="auto"/>
                  </w:divBdr>
                  <w:divsChild>
                    <w:div w:id="1180855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2029402524">
      <w:bodyDiv w:val="1"/>
      <w:marLeft w:val="0"/>
      <w:marRight w:val="0"/>
      <w:marTop w:val="0"/>
      <w:marBottom w:val="0"/>
      <w:divBdr>
        <w:top w:val="none" w:sz="0" w:space="0" w:color="auto"/>
        <w:left w:val="none" w:sz="0" w:space="0" w:color="auto"/>
        <w:bottom w:val="none" w:sz="0" w:space="0" w:color="auto"/>
        <w:right w:val="none" w:sz="0" w:space="0" w:color="auto"/>
      </w:divBdr>
      <w:divsChild>
        <w:div w:id="1187408572">
          <w:marLeft w:val="0"/>
          <w:marRight w:val="240"/>
          <w:marTop w:val="0"/>
          <w:marBottom w:val="0"/>
          <w:divBdr>
            <w:top w:val="none" w:sz="0" w:space="0" w:color="auto"/>
            <w:left w:val="none" w:sz="0" w:space="0" w:color="auto"/>
            <w:bottom w:val="none" w:sz="0" w:space="0" w:color="auto"/>
            <w:right w:val="none" w:sz="0" w:space="0" w:color="auto"/>
          </w:divBdr>
          <w:divsChild>
            <w:div w:id="427849431">
              <w:marLeft w:val="0"/>
              <w:marRight w:val="0"/>
              <w:marTop w:val="0"/>
              <w:marBottom w:val="0"/>
              <w:divBdr>
                <w:top w:val="none" w:sz="0" w:space="0" w:color="auto"/>
                <w:left w:val="none" w:sz="0" w:space="0" w:color="auto"/>
                <w:bottom w:val="none" w:sz="0" w:space="0" w:color="auto"/>
                <w:right w:val="none" w:sz="0" w:space="0" w:color="auto"/>
              </w:divBdr>
              <w:divsChild>
                <w:div w:id="86240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1703">
          <w:marLeft w:val="0"/>
          <w:marRight w:val="240"/>
          <w:marTop w:val="0"/>
          <w:marBottom w:val="0"/>
          <w:divBdr>
            <w:top w:val="none" w:sz="0" w:space="0" w:color="auto"/>
            <w:left w:val="none" w:sz="0" w:space="0" w:color="auto"/>
            <w:bottom w:val="none" w:sz="0" w:space="0" w:color="auto"/>
            <w:right w:val="none" w:sz="0" w:space="0" w:color="auto"/>
          </w:divBdr>
          <w:divsChild>
            <w:div w:id="114105825">
              <w:marLeft w:val="0"/>
              <w:marRight w:val="0"/>
              <w:marTop w:val="0"/>
              <w:marBottom w:val="0"/>
              <w:divBdr>
                <w:top w:val="none" w:sz="0" w:space="0" w:color="auto"/>
                <w:left w:val="none" w:sz="0" w:space="0" w:color="auto"/>
                <w:bottom w:val="none" w:sz="0" w:space="0" w:color="auto"/>
                <w:right w:val="none" w:sz="0" w:space="0" w:color="auto"/>
              </w:divBdr>
              <w:divsChild>
                <w:div w:id="13347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90767">
          <w:marLeft w:val="0"/>
          <w:marRight w:val="0"/>
          <w:marTop w:val="750"/>
          <w:marBottom w:val="0"/>
          <w:divBdr>
            <w:top w:val="none" w:sz="0" w:space="0" w:color="auto"/>
            <w:left w:val="none" w:sz="0" w:space="0" w:color="auto"/>
            <w:bottom w:val="none" w:sz="0" w:space="0" w:color="auto"/>
            <w:right w:val="none" w:sz="0" w:space="0" w:color="auto"/>
          </w:divBdr>
          <w:divsChild>
            <w:div w:id="1872913923">
              <w:marLeft w:val="0"/>
              <w:marRight w:val="0"/>
              <w:marTop w:val="0"/>
              <w:marBottom w:val="0"/>
              <w:divBdr>
                <w:top w:val="none" w:sz="0" w:space="0" w:color="auto"/>
                <w:left w:val="none" w:sz="0" w:space="0" w:color="auto"/>
                <w:bottom w:val="none" w:sz="0" w:space="0" w:color="auto"/>
                <w:right w:val="none" w:sz="0" w:space="0" w:color="auto"/>
              </w:divBdr>
              <w:divsChild>
                <w:div w:id="504201184">
                  <w:marLeft w:val="0"/>
                  <w:marRight w:val="0"/>
                  <w:marTop w:val="0"/>
                  <w:marBottom w:val="0"/>
                  <w:divBdr>
                    <w:top w:val="none" w:sz="0" w:space="0" w:color="auto"/>
                    <w:left w:val="none" w:sz="0" w:space="0" w:color="auto"/>
                    <w:bottom w:val="none" w:sz="0" w:space="0" w:color="auto"/>
                    <w:right w:val="none" w:sz="0" w:space="0" w:color="auto"/>
                  </w:divBdr>
                  <w:divsChild>
                    <w:div w:id="129822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291931">
      <w:bodyDiv w:val="1"/>
      <w:marLeft w:val="0"/>
      <w:marRight w:val="0"/>
      <w:marTop w:val="0"/>
      <w:marBottom w:val="0"/>
      <w:divBdr>
        <w:top w:val="none" w:sz="0" w:space="0" w:color="auto"/>
        <w:left w:val="none" w:sz="0" w:space="0" w:color="auto"/>
        <w:bottom w:val="none" w:sz="0" w:space="0" w:color="auto"/>
        <w:right w:val="none" w:sz="0" w:space="0" w:color="auto"/>
      </w:divBdr>
    </w:div>
    <w:div w:id="2039575505">
      <w:bodyDiv w:val="1"/>
      <w:marLeft w:val="0"/>
      <w:marRight w:val="0"/>
      <w:marTop w:val="0"/>
      <w:marBottom w:val="0"/>
      <w:divBdr>
        <w:top w:val="none" w:sz="0" w:space="0" w:color="auto"/>
        <w:left w:val="none" w:sz="0" w:space="0" w:color="auto"/>
        <w:bottom w:val="none" w:sz="0" w:space="0" w:color="auto"/>
        <w:right w:val="none" w:sz="0" w:space="0" w:color="auto"/>
      </w:divBdr>
      <w:divsChild>
        <w:div w:id="1506288085">
          <w:marLeft w:val="0"/>
          <w:marRight w:val="240"/>
          <w:marTop w:val="0"/>
          <w:marBottom w:val="0"/>
          <w:divBdr>
            <w:top w:val="none" w:sz="0" w:space="0" w:color="auto"/>
            <w:left w:val="none" w:sz="0" w:space="0" w:color="auto"/>
            <w:bottom w:val="none" w:sz="0" w:space="0" w:color="auto"/>
            <w:right w:val="none" w:sz="0" w:space="0" w:color="auto"/>
          </w:divBdr>
          <w:divsChild>
            <w:div w:id="71391367">
              <w:marLeft w:val="0"/>
              <w:marRight w:val="0"/>
              <w:marTop w:val="0"/>
              <w:marBottom w:val="0"/>
              <w:divBdr>
                <w:top w:val="none" w:sz="0" w:space="0" w:color="auto"/>
                <w:left w:val="none" w:sz="0" w:space="0" w:color="auto"/>
                <w:bottom w:val="none" w:sz="0" w:space="0" w:color="auto"/>
                <w:right w:val="none" w:sz="0" w:space="0" w:color="auto"/>
              </w:divBdr>
              <w:divsChild>
                <w:div w:id="77844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44">
          <w:marLeft w:val="0"/>
          <w:marRight w:val="240"/>
          <w:marTop w:val="0"/>
          <w:marBottom w:val="0"/>
          <w:divBdr>
            <w:top w:val="none" w:sz="0" w:space="0" w:color="auto"/>
            <w:left w:val="none" w:sz="0" w:space="0" w:color="auto"/>
            <w:bottom w:val="none" w:sz="0" w:space="0" w:color="auto"/>
            <w:right w:val="none" w:sz="0" w:space="0" w:color="auto"/>
          </w:divBdr>
          <w:divsChild>
            <w:div w:id="933319464">
              <w:marLeft w:val="0"/>
              <w:marRight w:val="0"/>
              <w:marTop w:val="0"/>
              <w:marBottom w:val="0"/>
              <w:divBdr>
                <w:top w:val="none" w:sz="0" w:space="0" w:color="auto"/>
                <w:left w:val="none" w:sz="0" w:space="0" w:color="auto"/>
                <w:bottom w:val="none" w:sz="0" w:space="0" w:color="auto"/>
                <w:right w:val="none" w:sz="0" w:space="0" w:color="auto"/>
              </w:divBdr>
              <w:divsChild>
                <w:div w:id="203753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55451">
          <w:marLeft w:val="0"/>
          <w:marRight w:val="0"/>
          <w:marTop w:val="750"/>
          <w:marBottom w:val="0"/>
          <w:divBdr>
            <w:top w:val="none" w:sz="0" w:space="0" w:color="auto"/>
            <w:left w:val="none" w:sz="0" w:space="0" w:color="auto"/>
            <w:bottom w:val="none" w:sz="0" w:space="0" w:color="auto"/>
            <w:right w:val="none" w:sz="0" w:space="0" w:color="auto"/>
          </w:divBdr>
          <w:divsChild>
            <w:div w:id="183248626">
              <w:marLeft w:val="0"/>
              <w:marRight w:val="0"/>
              <w:marTop w:val="0"/>
              <w:marBottom w:val="0"/>
              <w:divBdr>
                <w:top w:val="none" w:sz="0" w:space="0" w:color="auto"/>
                <w:left w:val="none" w:sz="0" w:space="0" w:color="auto"/>
                <w:bottom w:val="none" w:sz="0" w:space="0" w:color="auto"/>
                <w:right w:val="none" w:sz="0" w:space="0" w:color="auto"/>
              </w:divBdr>
              <w:divsChild>
                <w:div w:id="687944988">
                  <w:marLeft w:val="0"/>
                  <w:marRight w:val="0"/>
                  <w:marTop w:val="0"/>
                  <w:marBottom w:val="0"/>
                  <w:divBdr>
                    <w:top w:val="none" w:sz="0" w:space="0" w:color="auto"/>
                    <w:left w:val="none" w:sz="0" w:space="0" w:color="auto"/>
                    <w:bottom w:val="none" w:sz="0" w:space="0" w:color="auto"/>
                    <w:right w:val="none" w:sz="0" w:space="0" w:color="auto"/>
                  </w:divBdr>
                  <w:divsChild>
                    <w:div w:id="205680929">
                      <w:marLeft w:val="0"/>
                      <w:marRight w:val="0"/>
                      <w:marTop w:val="0"/>
                      <w:marBottom w:val="0"/>
                      <w:divBdr>
                        <w:top w:val="none" w:sz="0" w:space="0" w:color="auto"/>
                        <w:left w:val="none" w:sz="0" w:space="0" w:color="auto"/>
                        <w:bottom w:val="none" w:sz="0" w:space="0" w:color="auto"/>
                        <w:right w:val="none" w:sz="0" w:space="0" w:color="auto"/>
                      </w:divBdr>
                      <w:divsChild>
                        <w:div w:id="16967370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41785389">
      <w:bodyDiv w:val="1"/>
      <w:marLeft w:val="0"/>
      <w:marRight w:val="0"/>
      <w:marTop w:val="0"/>
      <w:marBottom w:val="0"/>
      <w:divBdr>
        <w:top w:val="none" w:sz="0" w:space="0" w:color="auto"/>
        <w:left w:val="none" w:sz="0" w:space="0" w:color="auto"/>
        <w:bottom w:val="none" w:sz="0" w:space="0" w:color="auto"/>
        <w:right w:val="none" w:sz="0" w:space="0" w:color="auto"/>
      </w:divBdr>
      <w:divsChild>
        <w:div w:id="213277764">
          <w:marLeft w:val="0"/>
          <w:marRight w:val="240"/>
          <w:marTop w:val="0"/>
          <w:marBottom w:val="0"/>
          <w:divBdr>
            <w:top w:val="none" w:sz="0" w:space="0" w:color="auto"/>
            <w:left w:val="none" w:sz="0" w:space="0" w:color="auto"/>
            <w:bottom w:val="none" w:sz="0" w:space="0" w:color="auto"/>
            <w:right w:val="none" w:sz="0" w:space="0" w:color="auto"/>
          </w:divBdr>
          <w:divsChild>
            <w:div w:id="1713187286">
              <w:marLeft w:val="0"/>
              <w:marRight w:val="0"/>
              <w:marTop w:val="0"/>
              <w:marBottom w:val="0"/>
              <w:divBdr>
                <w:top w:val="none" w:sz="0" w:space="0" w:color="auto"/>
                <w:left w:val="none" w:sz="0" w:space="0" w:color="auto"/>
                <w:bottom w:val="none" w:sz="0" w:space="0" w:color="auto"/>
                <w:right w:val="none" w:sz="0" w:space="0" w:color="auto"/>
              </w:divBdr>
              <w:divsChild>
                <w:div w:id="17927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3788">
          <w:marLeft w:val="0"/>
          <w:marRight w:val="240"/>
          <w:marTop w:val="0"/>
          <w:marBottom w:val="0"/>
          <w:divBdr>
            <w:top w:val="none" w:sz="0" w:space="0" w:color="auto"/>
            <w:left w:val="none" w:sz="0" w:space="0" w:color="auto"/>
            <w:bottom w:val="none" w:sz="0" w:space="0" w:color="auto"/>
            <w:right w:val="none" w:sz="0" w:space="0" w:color="auto"/>
          </w:divBdr>
          <w:divsChild>
            <w:div w:id="1082489765">
              <w:marLeft w:val="0"/>
              <w:marRight w:val="0"/>
              <w:marTop w:val="0"/>
              <w:marBottom w:val="0"/>
              <w:divBdr>
                <w:top w:val="none" w:sz="0" w:space="0" w:color="auto"/>
                <w:left w:val="none" w:sz="0" w:space="0" w:color="auto"/>
                <w:bottom w:val="none" w:sz="0" w:space="0" w:color="auto"/>
                <w:right w:val="none" w:sz="0" w:space="0" w:color="auto"/>
              </w:divBdr>
              <w:divsChild>
                <w:div w:id="12465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49131">
          <w:marLeft w:val="0"/>
          <w:marRight w:val="0"/>
          <w:marTop w:val="750"/>
          <w:marBottom w:val="0"/>
          <w:divBdr>
            <w:top w:val="none" w:sz="0" w:space="0" w:color="auto"/>
            <w:left w:val="none" w:sz="0" w:space="0" w:color="auto"/>
            <w:bottom w:val="none" w:sz="0" w:space="0" w:color="auto"/>
            <w:right w:val="none" w:sz="0" w:space="0" w:color="auto"/>
          </w:divBdr>
          <w:divsChild>
            <w:div w:id="1434746282">
              <w:marLeft w:val="0"/>
              <w:marRight w:val="0"/>
              <w:marTop w:val="0"/>
              <w:marBottom w:val="0"/>
              <w:divBdr>
                <w:top w:val="none" w:sz="0" w:space="0" w:color="auto"/>
                <w:left w:val="none" w:sz="0" w:space="0" w:color="auto"/>
                <w:bottom w:val="none" w:sz="0" w:space="0" w:color="auto"/>
                <w:right w:val="none" w:sz="0" w:space="0" w:color="auto"/>
              </w:divBdr>
              <w:divsChild>
                <w:div w:id="765879729">
                  <w:marLeft w:val="0"/>
                  <w:marRight w:val="0"/>
                  <w:marTop w:val="0"/>
                  <w:marBottom w:val="0"/>
                  <w:divBdr>
                    <w:top w:val="none" w:sz="0" w:space="0" w:color="auto"/>
                    <w:left w:val="none" w:sz="0" w:space="0" w:color="auto"/>
                    <w:bottom w:val="none" w:sz="0" w:space="0" w:color="auto"/>
                    <w:right w:val="none" w:sz="0" w:space="0" w:color="auto"/>
                  </w:divBdr>
                  <w:divsChild>
                    <w:div w:id="13785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405167">
      <w:bodyDiv w:val="1"/>
      <w:marLeft w:val="0"/>
      <w:marRight w:val="0"/>
      <w:marTop w:val="0"/>
      <w:marBottom w:val="0"/>
      <w:divBdr>
        <w:top w:val="none" w:sz="0" w:space="0" w:color="auto"/>
        <w:left w:val="none" w:sz="0" w:space="0" w:color="auto"/>
        <w:bottom w:val="none" w:sz="0" w:space="0" w:color="auto"/>
        <w:right w:val="none" w:sz="0" w:space="0" w:color="auto"/>
      </w:divBdr>
      <w:divsChild>
        <w:div w:id="435642392">
          <w:marLeft w:val="0"/>
          <w:marRight w:val="240"/>
          <w:marTop w:val="0"/>
          <w:marBottom w:val="0"/>
          <w:divBdr>
            <w:top w:val="none" w:sz="0" w:space="0" w:color="auto"/>
            <w:left w:val="none" w:sz="0" w:space="0" w:color="auto"/>
            <w:bottom w:val="none" w:sz="0" w:space="0" w:color="auto"/>
            <w:right w:val="none" w:sz="0" w:space="0" w:color="auto"/>
          </w:divBdr>
          <w:divsChild>
            <w:div w:id="704795895">
              <w:marLeft w:val="0"/>
              <w:marRight w:val="0"/>
              <w:marTop w:val="0"/>
              <w:marBottom w:val="0"/>
              <w:divBdr>
                <w:top w:val="none" w:sz="0" w:space="0" w:color="auto"/>
                <w:left w:val="none" w:sz="0" w:space="0" w:color="auto"/>
                <w:bottom w:val="none" w:sz="0" w:space="0" w:color="auto"/>
                <w:right w:val="none" w:sz="0" w:space="0" w:color="auto"/>
              </w:divBdr>
              <w:divsChild>
                <w:div w:id="4491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07665">
          <w:marLeft w:val="0"/>
          <w:marRight w:val="240"/>
          <w:marTop w:val="0"/>
          <w:marBottom w:val="0"/>
          <w:divBdr>
            <w:top w:val="none" w:sz="0" w:space="0" w:color="auto"/>
            <w:left w:val="none" w:sz="0" w:space="0" w:color="auto"/>
            <w:bottom w:val="none" w:sz="0" w:space="0" w:color="auto"/>
            <w:right w:val="none" w:sz="0" w:space="0" w:color="auto"/>
          </w:divBdr>
          <w:divsChild>
            <w:div w:id="1995984130">
              <w:marLeft w:val="0"/>
              <w:marRight w:val="0"/>
              <w:marTop w:val="0"/>
              <w:marBottom w:val="0"/>
              <w:divBdr>
                <w:top w:val="none" w:sz="0" w:space="0" w:color="auto"/>
                <w:left w:val="none" w:sz="0" w:space="0" w:color="auto"/>
                <w:bottom w:val="none" w:sz="0" w:space="0" w:color="auto"/>
                <w:right w:val="none" w:sz="0" w:space="0" w:color="auto"/>
              </w:divBdr>
              <w:divsChild>
                <w:div w:id="6956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0291">
          <w:marLeft w:val="0"/>
          <w:marRight w:val="0"/>
          <w:marTop w:val="750"/>
          <w:marBottom w:val="0"/>
          <w:divBdr>
            <w:top w:val="none" w:sz="0" w:space="0" w:color="auto"/>
            <w:left w:val="none" w:sz="0" w:space="0" w:color="auto"/>
            <w:bottom w:val="none" w:sz="0" w:space="0" w:color="auto"/>
            <w:right w:val="none" w:sz="0" w:space="0" w:color="auto"/>
          </w:divBdr>
          <w:divsChild>
            <w:div w:id="2045862014">
              <w:marLeft w:val="0"/>
              <w:marRight w:val="0"/>
              <w:marTop w:val="0"/>
              <w:marBottom w:val="0"/>
              <w:divBdr>
                <w:top w:val="none" w:sz="0" w:space="0" w:color="auto"/>
                <w:left w:val="none" w:sz="0" w:space="0" w:color="auto"/>
                <w:bottom w:val="none" w:sz="0" w:space="0" w:color="auto"/>
                <w:right w:val="none" w:sz="0" w:space="0" w:color="auto"/>
              </w:divBdr>
              <w:divsChild>
                <w:div w:id="379091342">
                  <w:marLeft w:val="0"/>
                  <w:marRight w:val="0"/>
                  <w:marTop w:val="0"/>
                  <w:marBottom w:val="0"/>
                  <w:divBdr>
                    <w:top w:val="none" w:sz="0" w:space="0" w:color="auto"/>
                    <w:left w:val="none" w:sz="0" w:space="0" w:color="auto"/>
                    <w:bottom w:val="none" w:sz="0" w:space="0" w:color="auto"/>
                    <w:right w:val="none" w:sz="0" w:space="0" w:color="auto"/>
                  </w:divBdr>
                  <w:divsChild>
                    <w:div w:id="6359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14260">
      <w:bodyDiv w:val="1"/>
      <w:marLeft w:val="0"/>
      <w:marRight w:val="0"/>
      <w:marTop w:val="0"/>
      <w:marBottom w:val="0"/>
      <w:divBdr>
        <w:top w:val="none" w:sz="0" w:space="0" w:color="auto"/>
        <w:left w:val="none" w:sz="0" w:space="0" w:color="auto"/>
        <w:bottom w:val="none" w:sz="0" w:space="0" w:color="auto"/>
        <w:right w:val="none" w:sz="0" w:space="0" w:color="auto"/>
      </w:divBdr>
      <w:divsChild>
        <w:div w:id="1152260363">
          <w:marLeft w:val="0"/>
          <w:marRight w:val="240"/>
          <w:marTop w:val="0"/>
          <w:marBottom w:val="0"/>
          <w:divBdr>
            <w:top w:val="none" w:sz="0" w:space="0" w:color="auto"/>
            <w:left w:val="none" w:sz="0" w:space="0" w:color="auto"/>
            <w:bottom w:val="none" w:sz="0" w:space="0" w:color="auto"/>
            <w:right w:val="none" w:sz="0" w:space="0" w:color="auto"/>
          </w:divBdr>
          <w:divsChild>
            <w:div w:id="1423525438">
              <w:marLeft w:val="0"/>
              <w:marRight w:val="0"/>
              <w:marTop w:val="0"/>
              <w:marBottom w:val="0"/>
              <w:divBdr>
                <w:top w:val="none" w:sz="0" w:space="0" w:color="auto"/>
                <w:left w:val="none" w:sz="0" w:space="0" w:color="auto"/>
                <w:bottom w:val="none" w:sz="0" w:space="0" w:color="auto"/>
                <w:right w:val="none" w:sz="0" w:space="0" w:color="auto"/>
              </w:divBdr>
              <w:divsChild>
                <w:div w:id="17686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2489">
          <w:marLeft w:val="0"/>
          <w:marRight w:val="240"/>
          <w:marTop w:val="0"/>
          <w:marBottom w:val="0"/>
          <w:divBdr>
            <w:top w:val="none" w:sz="0" w:space="0" w:color="auto"/>
            <w:left w:val="none" w:sz="0" w:space="0" w:color="auto"/>
            <w:bottom w:val="none" w:sz="0" w:space="0" w:color="auto"/>
            <w:right w:val="none" w:sz="0" w:space="0" w:color="auto"/>
          </w:divBdr>
          <w:divsChild>
            <w:div w:id="619844723">
              <w:marLeft w:val="0"/>
              <w:marRight w:val="0"/>
              <w:marTop w:val="0"/>
              <w:marBottom w:val="0"/>
              <w:divBdr>
                <w:top w:val="none" w:sz="0" w:space="0" w:color="auto"/>
                <w:left w:val="none" w:sz="0" w:space="0" w:color="auto"/>
                <w:bottom w:val="none" w:sz="0" w:space="0" w:color="auto"/>
                <w:right w:val="none" w:sz="0" w:space="0" w:color="auto"/>
              </w:divBdr>
              <w:divsChild>
                <w:div w:id="14393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20394">
          <w:marLeft w:val="0"/>
          <w:marRight w:val="0"/>
          <w:marTop w:val="750"/>
          <w:marBottom w:val="0"/>
          <w:divBdr>
            <w:top w:val="none" w:sz="0" w:space="0" w:color="auto"/>
            <w:left w:val="none" w:sz="0" w:space="0" w:color="auto"/>
            <w:bottom w:val="none" w:sz="0" w:space="0" w:color="auto"/>
            <w:right w:val="none" w:sz="0" w:space="0" w:color="auto"/>
          </w:divBdr>
          <w:divsChild>
            <w:div w:id="741172990">
              <w:marLeft w:val="0"/>
              <w:marRight w:val="0"/>
              <w:marTop w:val="0"/>
              <w:marBottom w:val="0"/>
              <w:divBdr>
                <w:top w:val="none" w:sz="0" w:space="0" w:color="auto"/>
                <w:left w:val="none" w:sz="0" w:space="0" w:color="auto"/>
                <w:bottom w:val="none" w:sz="0" w:space="0" w:color="auto"/>
                <w:right w:val="none" w:sz="0" w:space="0" w:color="auto"/>
              </w:divBdr>
              <w:divsChild>
                <w:div w:id="1948538704">
                  <w:marLeft w:val="0"/>
                  <w:marRight w:val="0"/>
                  <w:marTop w:val="0"/>
                  <w:marBottom w:val="0"/>
                  <w:divBdr>
                    <w:top w:val="none" w:sz="0" w:space="0" w:color="auto"/>
                    <w:left w:val="none" w:sz="0" w:space="0" w:color="auto"/>
                    <w:bottom w:val="none" w:sz="0" w:space="0" w:color="auto"/>
                    <w:right w:val="none" w:sz="0" w:space="0" w:color="auto"/>
                  </w:divBdr>
                  <w:divsChild>
                    <w:div w:id="1213999216">
                      <w:marLeft w:val="0"/>
                      <w:marRight w:val="0"/>
                      <w:marTop w:val="0"/>
                      <w:marBottom w:val="0"/>
                      <w:divBdr>
                        <w:top w:val="none" w:sz="0" w:space="0" w:color="auto"/>
                        <w:left w:val="none" w:sz="0" w:space="0" w:color="auto"/>
                        <w:bottom w:val="none" w:sz="0" w:space="0" w:color="auto"/>
                        <w:right w:val="none" w:sz="0" w:space="0" w:color="auto"/>
                      </w:divBdr>
                      <w:divsChild>
                        <w:div w:id="1396876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51880291">
      <w:bodyDiv w:val="1"/>
      <w:marLeft w:val="0"/>
      <w:marRight w:val="0"/>
      <w:marTop w:val="0"/>
      <w:marBottom w:val="0"/>
      <w:divBdr>
        <w:top w:val="none" w:sz="0" w:space="0" w:color="auto"/>
        <w:left w:val="none" w:sz="0" w:space="0" w:color="auto"/>
        <w:bottom w:val="none" w:sz="0" w:space="0" w:color="auto"/>
        <w:right w:val="none" w:sz="0" w:space="0" w:color="auto"/>
      </w:divBdr>
    </w:div>
    <w:div w:id="2056083563">
      <w:bodyDiv w:val="1"/>
      <w:marLeft w:val="0"/>
      <w:marRight w:val="0"/>
      <w:marTop w:val="0"/>
      <w:marBottom w:val="0"/>
      <w:divBdr>
        <w:top w:val="none" w:sz="0" w:space="0" w:color="auto"/>
        <w:left w:val="none" w:sz="0" w:space="0" w:color="auto"/>
        <w:bottom w:val="none" w:sz="0" w:space="0" w:color="auto"/>
        <w:right w:val="none" w:sz="0" w:space="0" w:color="auto"/>
      </w:divBdr>
    </w:div>
    <w:div w:id="2061125936">
      <w:bodyDiv w:val="1"/>
      <w:marLeft w:val="0"/>
      <w:marRight w:val="0"/>
      <w:marTop w:val="0"/>
      <w:marBottom w:val="0"/>
      <w:divBdr>
        <w:top w:val="none" w:sz="0" w:space="0" w:color="auto"/>
        <w:left w:val="none" w:sz="0" w:space="0" w:color="auto"/>
        <w:bottom w:val="none" w:sz="0" w:space="0" w:color="auto"/>
        <w:right w:val="none" w:sz="0" w:space="0" w:color="auto"/>
      </w:divBdr>
      <w:divsChild>
        <w:div w:id="1867257905">
          <w:marLeft w:val="0"/>
          <w:marRight w:val="240"/>
          <w:marTop w:val="0"/>
          <w:marBottom w:val="0"/>
          <w:divBdr>
            <w:top w:val="none" w:sz="0" w:space="0" w:color="auto"/>
            <w:left w:val="none" w:sz="0" w:space="0" w:color="auto"/>
            <w:bottom w:val="none" w:sz="0" w:space="0" w:color="auto"/>
            <w:right w:val="none" w:sz="0" w:space="0" w:color="auto"/>
          </w:divBdr>
          <w:divsChild>
            <w:div w:id="1676808559">
              <w:marLeft w:val="0"/>
              <w:marRight w:val="0"/>
              <w:marTop w:val="0"/>
              <w:marBottom w:val="0"/>
              <w:divBdr>
                <w:top w:val="none" w:sz="0" w:space="0" w:color="auto"/>
                <w:left w:val="none" w:sz="0" w:space="0" w:color="auto"/>
                <w:bottom w:val="none" w:sz="0" w:space="0" w:color="auto"/>
                <w:right w:val="none" w:sz="0" w:space="0" w:color="auto"/>
              </w:divBdr>
              <w:divsChild>
                <w:div w:id="12988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0982">
          <w:marLeft w:val="0"/>
          <w:marRight w:val="240"/>
          <w:marTop w:val="0"/>
          <w:marBottom w:val="0"/>
          <w:divBdr>
            <w:top w:val="none" w:sz="0" w:space="0" w:color="auto"/>
            <w:left w:val="none" w:sz="0" w:space="0" w:color="auto"/>
            <w:bottom w:val="none" w:sz="0" w:space="0" w:color="auto"/>
            <w:right w:val="none" w:sz="0" w:space="0" w:color="auto"/>
          </w:divBdr>
          <w:divsChild>
            <w:div w:id="1647274529">
              <w:marLeft w:val="0"/>
              <w:marRight w:val="0"/>
              <w:marTop w:val="0"/>
              <w:marBottom w:val="0"/>
              <w:divBdr>
                <w:top w:val="none" w:sz="0" w:space="0" w:color="auto"/>
                <w:left w:val="none" w:sz="0" w:space="0" w:color="auto"/>
                <w:bottom w:val="none" w:sz="0" w:space="0" w:color="auto"/>
                <w:right w:val="none" w:sz="0" w:space="0" w:color="auto"/>
              </w:divBdr>
              <w:divsChild>
                <w:div w:id="27518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50514">
          <w:marLeft w:val="0"/>
          <w:marRight w:val="0"/>
          <w:marTop w:val="750"/>
          <w:marBottom w:val="0"/>
          <w:divBdr>
            <w:top w:val="none" w:sz="0" w:space="0" w:color="auto"/>
            <w:left w:val="none" w:sz="0" w:space="0" w:color="auto"/>
            <w:bottom w:val="none" w:sz="0" w:space="0" w:color="auto"/>
            <w:right w:val="none" w:sz="0" w:space="0" w:color="auto"/>
          </w:divBdr>
          <w:divsChild>
            <w:div w:id="826945725">
              <w:marLeft w:val="0"/>
              <w:marRight w:val="0"/>
              <w:marTop w:val="0"/>
              <w:marBottom w:val="0"/>
              <w:divBdr>
                <w:top w:val="none" w:sz="0" w:space="0" w:color="auto"/>
                <w:left w:val="none" w:sz="0" w:space="0" w:color="auto"/>
                <w:bottom w:val="none" w:sz="0" w:space="0" w:color="auto"/>
                <w:right w:val="none" w:sz="0" w:space="0" w:color="auto"/>
              </w:divBdr>
              <w:divsChild>
                <w:div w:id="1830290784">
                  <w:marLeft w:val="0"/>
                  <w:marRight w:val="0"/>
                  <w:marTop w:val="0"/>
                  <w:marBottom w:val="0"/>
                  <w:divBdr>
                    <w:top w:val="none" w:sz="0" w:space="0" w:color="auto"/>
                    <w:left w:val="none" w:sz="0" w:space="0" w:color="auto"/>
                    <w:bottom w:val="none" w:sz="0" w:space="0" w:color="auto"/>
                    <w:right w:val="none" w:sz="0" w:space="0" w:color="auto"/>
                  </w:divBdr>
                  <w:divsChild>
                    <w:div w:id="25490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633640">
      <w:bodyDiv w:val="1"/>
      <w:marLeft w:val="0"/>
      <w:marRight w:val="0"/>
      <w:marTop w:val="0"/>
      <w:marBottom w:val="0"/>
      <w:divBdr>
        <w:top w:val="none" w:sz="0" w:space="0" w:color="auto"/>
        <w:left w:val="none" w:sz="0" w:space="0" w:color="auto"/>
        <w:bottom w:val="none" w:sz="0" w:space="0" w:color="auto"/>
        <w:right w:val="none" w:sz="0" w:space="0" w:color="auto"/>
      </w:divBdr>
      <w:divsChild>
        <w:div w:id="489634029">
          <w:marLeft w:val="240"/>
          <w:marRight w:val="0"/>
          <w:marTop w:val="240"/>
          <w:marBottom w:val="240"/>
          <w:divBdr>
            <w:top w:val="none" w:sz="0" w:space="0" w:color="auto"/>
            <w:left w:val="none" w:sz="0" w:space="0" w:color="auto"/>
            <w:bottom w:val="none" w:sz="0" w:space="0" w:color="auto"/>
            <w:right w:val="none" w:sz="0" w:space="0" w:color="auto"/>
          </w:divBdr>
        </w:div>
      </w:divsChild>
    </w:div>
    <w:div w:id="2065979200">
      <w:bodyDiv w:val="1"/>
      <w:marLeft w:val="0"/>
      <w:marRight w:val="0"/>
      <w:marTop w:val="0"/>
      <w:marBottom w:val="0"/>
      <w:divBdr>
        <w:top w:val="none" w:sz="0" w:space="0" w:color="auto"/>
        <w:left w:val="none" w:sz="0" w:space="0" w:color="auto"/>
        <w:bottom w:val="none" w:sz="0" w:space="0" w:color="auto"/>
        <w:right w:val="none" w:sz="0" w:space="0" w:color="auto"/>
      </w:divBdr>
      <w:divsChild>
        <w:div w:id="1200433887">
          <w:marLeft w:val="0"/>
          <w:marRight w:val="240"/>
          <w:marTop w:val="0"/>
          <w:marBottom w:val="0"/>
          <w:divBdr>
            <w:top w:val="none" w:sz="0" w:space="0" w:color="auto"/>
            <w:left w:val="none" w:sz="0" w:space="0" w:color="auto"/>
            <w:bottom w:val="none" w:sz="0" w:space="0" w:color="auto"/>
            <w:right w:val="none" w:sz="0" w:space="0" w:color="auto"/>
          </w:divBdr>
          <w:divsChild>
            <w:div w:id="1703896416">
              <w:marLeft w:val="0"/>
              <w:marRight w:val="0"/>
              <w:marTop w:val="0"/>
              <w:marBottom w:val="0"/>
              <w:divBdr>
                <w:top w:val="none" w:sz="0" w:space="0" w:color="auto"/>
                <w:left w:val="none" w:sz="0" w:space="0" w:color="auto"/>
                <w:bottom w:val="none" w:sz="0" w:space="0" w:color="auto"/>
                <w:right w:val="none" w:sz="0" w:space="0" w:color="auto"/>
              </w:divBdr>
              <w:divsChild>
                <w:div w:id="12280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6599">
          <w:marLeft w:val="0"/>
          <w:marRight w:val="240"/>
          <w:marTop w:val="0"/>
          <w:marBottom w:val="0"/>
          <w:divBdr>
            <w:top w:val="none" w:sz="0" w:space="0" w:color="auto"/>
            <w:left w:val="none" w:sz="0" w:space="0" w:color="auto"/>
            <w:bottom w:val="none" w:sz="0" w:space="0" w:color="auto"/>
            <w:right w:val="none" w:sz="0" w:space="0" w:color="auto"/>
          </w:divBdr>
          <w:divsChild>
            <w:div w:id="458184211">
              <w:marLeft w:val="0"/>
              <w:marRight w:val="0"/>
              <w:marTop w:val="0"/>
              <w:marBottom w:val="0"/>
              <w:divBdr>
                <w:top w:val="none" w:sz="0" w:space="0" w:color="auto"/>
                <w:left w:val="none" w:sz="0" w:space="0" w:color="auto"/>
                <w:bottom w:val="none" w:sz="0" w:space="0" w:color="auto"/>
                <w:right w:val="none" w:sz="0" w:space="0" w:color="auto"/>
              </w:divBdr>
              <w:divsChild>
                <w:div w:id="7822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6285">
          <w:marLeft w:val="0"/>
          <w:marRight w:val="0"/>
          <w:marTop w:val="750"/>
          <w:marBottom w:val="0"/>
          <w:divBdr>
            <w:top w:val="none" w:sz="0" w:space="0" w:color="auto"/>
            <w:left w:val="none" w:sz="0" w:space="0" w:color="auto"/>
            <w:bottom w:val="none" w:sz="0" w:space="0" w:color="auto"/>
            <w:right w:val="none" w:sz="0" w:space="0" w:color="auto"/>
          </w:divBdr>
          <w:divsChild>
            <w:div w:id="1226259894">
              <w:marLeft w:val="0"/>
              <w:marRight w:val="0"/>
              <w:marTop w:val="0"/>
              <w:marBottom w:val="0"/>
              <w:divBdr>
                <w:top w:val="none" w:sz="0" w:space="0" w:color="auto"/>
                <w:left w:val="none" w:sz="0" w:space="0" w:color="auto"/>
                <w:bottom w:val="none" w:sz="0" w:space="0" w:color="auto"/>
                <w:right w:val="none" w:sz="0" w:space="0" w:color="auto"/>
              </w:divBdr>
              <w:divsChild>
                <w:div w:id="1004018405">
                  <w:marLeft w:val="0"/>
                  <w:marRight w:val="0"/>
                  <w:marTop w:val="0"/>
                  <w:marBottom w:val="0"/>
                  <w:divBdr>
                    <w:top w:val="none" w:sz="0" w:space="0" w:color="auto"/>
                    <w:left w:val="none" w:sz="0" w:space="0" w:color="auto"/>
                    <w:bottom w:val="none" w:sz="0" w:space="0" w:color="auto"/>
                    <w:right w:val="none" w:sz="0" w:space="0" w:color="auto"/>
                  </w:divBdr>
                  <w:divsChild>
                    <w:div w:id="45845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027110">
      <w:bodyDiv w:val="1"/>
      <w:marLeft w:val="0"/>
      <w:marRight w:val="0"/>
      <w:marTop w:val="0"/>
      <w:marBottom w:val="0"/>
      <w:divBdr>
        <w:top w:val="none" w:sz="0" w:space="0" w:color="auto"/>
        <w:left w:val="none" w:sz="0" w:space="0" w:color="auto"/>
        <w:bottom w:val="none" w:sz="0" w:space="0" w:color="auto"/>
        <w:right w:val="none" w:sz="0" w:space="0" w:color="auto"/>
      </w:divBdr>
      <w:divsChild>
        <w:div w:id="1450080563">
          <w:marLeft w:val="0"/>
          <w:marRight w:val="240"/>
          <w:marTop w:val="0"/>
          <w:marBottom w:val="0"/>
          <w:divBdr>
            <w:top w:val="none" w:sz="0" w:space="0" w:color="auto"/>
            <w:left w:val="none" w:sz="0" w:space="0" w:color="auto"/>
            <w:bottom w:val="none" w:sz="0" w:space="0" w:color="auto"/>
            <w:right w:val="none" w:sz="0" w:space="0" w:color="auto"/>
          </w:divBdr>
          <w:divsChild>
            <w:div w:id="1991522080">
              <w:marLeft w:val="0"/>
              <w:marRight w:val="0"/>
              <w:marTop w:val="0"/>
              <w:marBottom w:val="0"/>
              <w:divBdr>
                <w:top w:val="none" w:sz="0" w:space="0" w:color="auto"/>
                <w:left w:val="none" w:sz="0" w:space="0" w:color="auto"/>
                <w:bottom w:val="none" w:sz="0" w:space="0" w:color="auto"/>
                <w:right w:val="none" w:sz="0" w:space="0" w:color="auto"/>
              </w:divBdr>
              <w:divsChild>
                <w:div w:id="18176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423">
          <w:marLeft w:val="0"/>
          <w:marRight w:val="240"/>
          <w:marTop w:val="0"/>
          <w:marBottom w:val="0"/>
          <w:divBdr>
            <w:top w:val="none" w:sz="0" w:space="0" w:color="auto"/>
            <w:left w:val="none" w:sz="0" w:space="0" w:color="auto"/>
            <w:bottom w:val="none" w:sz="0" w:space="0" w:color="auto"/>
            <w:right w:val="none" w:sz="0" w:space="0" w:color="auto"/>
          </w:divBdr>
          <w:divsChild>
            <w:div w:id="53703942">
              <w:marLeft w:val="0"/>
              <w:marRight w:val="0"/>
              <w:marTop w:val="0"/>
              <w:marBottom w:val="0"/>
              <w:divBdr>
                <w:top w:val="none" w:sz="0" w:space="0" w:color="auto"/>
                <w:left w:val="none" w:sz="0" w:space="0" w:color="auto"/>
                <w:bottom w:val="none" w:sz="0" w:space="0" w:color="auto"/>
                <w:right w:val="none" w:sz="0" w:space="0" w:color="auto"/>
              </w:divBdr>
              <w:divsChild>
                <w:div w:id="12844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46569">
          <w:marLeft w:val="0"/>
          <w:marRight w:val="0"/>
          <w:marTop w:val="750"/>
          <w:marBottom w:val="0"/>
          <w:divBdr>
            <w:top w:val="none" w:sz="0" w:space="0" w:color="auto"/>
            <w:left w:val="none" w:sz="0" w:space="0" w:color="auto"/>
            <w:bottom w:val="none" w:sz="0" w:space="0" w:color="auto"/>
            <w:right w:val="none" w:sz="0" w:space="0" w:color="auto"/>
          </w:divBdr>
          <w:divsChild>
            <w:div w:id="923880069">
              <w:marLeft w:val="0"/>
              <w:marRight w:val="0"/>
              <w:marTop w:val="0"/>
              <w:marBottom w:val="0"/>
              <w:divBdr>
                <w:top w:val="none" w:sz="0" w:space="0" w:color="auto"/>
                <w:left w:val="none" w:sz="0" w:space="0" w:color="auto"/>
                <w:bottom w:val="none" w:sz="0" w:space="0" w:color="auto"/>
                <w:right w:val="none" w:sz="0" w:space="0" w:color="auto"/>
              </w:divBdr>
              <w:divsChild>
                <w:div w:id="348525204">
                  <w:marLeft w:val="0"/>
                  <w:marRight w:val="0"/>
                  <w:marTop w:val="0"/>
                  <w:marBottom w:val="0"/>
                  <w:divBdr>
                    <w:top w:val="none" w:sz="0" w:space="0" w:color="auto"/>
                    <w:left w:val="none" w:sz="0" w:space="0" w:color="auto"/>
                    <w:bottom w:val="none" w:sz="0" w:space="0" w:color="auto"/>
                    <w:right w:val="none" w:sz="0" w:space="0" w:color="auto"/>
                  </w:divBdr>
                  <w:divsChild>
                    <w:div w:id="1739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875504">
      <w:bodyDiv w:val="1"/>
      <w:marLeft w:val="0"/>
      <w:marRight w:val="0"/>
      <w:marTop w:val="0"/>
      <w:marBottom w:val="0"/>
      <w:divBdr>
        <w:top w:val="none" w:sz="0" w:space="0" w:color="auto"/>
        <w:left w:val="none" w:sz="0" w:space="0" w:color="auto"/>
        <w:bottom w:val="none" w:sz="0" w:space="0" w:color="auto"/>
        <w:right w:val="none" w:sz="0" w:space="0" w:color="auto"/>
      </w:divBdr>
    </w:div>
    <w:div w:id="2073309446">
      <w:bodyDiv w:val="1"/>
      <w:marLeft w:val="0"/>
      <w:marRight w:val="0"/>
      <w:marTop w:val="0"/>
      <w:marBottom w:val="0"/>
      <w:divBdr>
        <w:top w:val="none" w:sz="0" w:space="0" w:color="auto"/>
        <w:left w:val="none" w:sz="0" w:space="0" w:color="auto"/>
        <w:bottom w:val="none" w:sz="0" w:space="0" w:color="auto"/>
        <w:right w:val="none" w:sz="0" w:space="0" w:color="auto"/>
      </w:divBdr>
      <w:divsChild>
        <w:div w:id="1477575026">
          <w:marLeft w:val="240"/>
          <w:marRight w:val="0"/>
          <w:marTop w:val="240"/>
          <w:marBottom w:val="240"/>
          <w:divBdr>
            <w:top w:val="none" w:sz="0" w:space="0" w:color="auto"/>
            <w:left w:val="none" w:sz="0" w:space="0" w:color="auto"/>
            <w:bottom w:val="none" w:sz="0" w:space="0" w:color="auto"/>
            <w:right w:val="none" w:sz="0" w:space="0" w:color="auto"/>
          </w:divBdr>
        </w:div>
      </w:divsChild>
    </w:div>
    <w:div w:id="2075200194">
      <w:bodyDiv w:val="1"/>
      <w:marLeft w:val="0"/>
      <w:marRight w:val="0"/>
      <w:marTop w:val="0"/>
      <w:marBottom w:val="0"/>
      <w:divBdr>
        <w:top w:val="none" w:sz="0" w:space="0" w:color="auto"/>
        <w:left w:val="none" w:sz="0" w:space="0" w:color="auto"/>
        <w:bottom w:val="none" w:sz="0" w:space="0" w:color="auto"/>
        <w:right w:val="none" w:sz="0" w:space="0" w:color="auto"/>
      </w:divBdr>
      <w:divsChild>
        <w:div w:id="411046917">
          <w:marLeft w:val="0"/>
          <w:marRight w:val="240"/>
          <w:marTop w:val="0"/>
          <w:marBottom w:val="0"/>
          <w:divBdr>
            <w:top w:val="none" w:sz="0" w:space="0" w:color="auto"/>
            <w:left w:val="none" w:sz="0" w:space="0" w:color="auto"/>
            <w:bottom w:val="none" w:sz="0" w:space="0" w:color="auto"/>
            <w:right w:val="none" w:sz="0" w:space="0" w:color="auto"/>
          </w:divBdr>
          <w:divsChild>
            <w:div w:id="1714109144">
              <w:marLeft w:val="0"/>
              <w:marRight w:val="0"/>
              <w:marTop w:val="0"/>
              <w:marBottom w:val="0"/>
              <w:divBdr>
                <w:top w:val="none" w:sz="0" w:space="0" w:color="auto"/>
                <w:left w:val="none" w:sz="0" w:space="0" w:color="auto"/>
                <w:bottom w:val="none" w:sz="0" w:space="0" w:color="auto"/>
                <w:right w:val="none" w:sz="0" w:space="0" w:color="auto"/>
              </w:divBdr>
              <w:divsChild>
                <w:div w:id="68167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9960">
          <w:marLeft w:val="0"/>
          <w:marRight w:val="240"/>
          <w:marTop w:val="0"/>
          <w:marBottom w:val="0"/>
          <w:divBdr>
            <w:top w:val="none" w:sz="0" w:space="0" w:color="auto"/>
            <w:left w:val="none" w:sz="0" w:space="0" w:color="auto"/>
            <w:bottom w:val="none" w:sz="0" w:space="0" w:color="auto"/>
            <w:right w:val="none" w:sz="0" w:space="0" w:color="auto"/>
          </w:divBdr>
          <w:divsChild>
            <w:div w:id="1798987581">
              <w:marLeft w:val="0"/>
              <w:marRight w:val="0"/>
              <w:marTop w:val="0"/>
              <w:marBottom w:val="0"/>
              <w:divBdr>
                <w:top w:val="none" w:sz="0" w:space="0" w:color="auto"/>
                <w:left w:val="none" w:sz="0" w:space="0" w:color="auto"/>
                <w:bottom w:val="none" w:sz="0" w:space="0" w:color="auto"/>
                <w:right w:val="none" w:sz="0" w:space="0" w:color="auto"/>
              </w:divBdr>
              <w:divsChild>
                <w:div w:id="30843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70351">
          <w:marLeft w:val="0"/>
          <w:marRight w:val="0"/>
          <w:marTop w:val="750"/>
          <w:marBottom w:val="0"/>
          <w:divBdr>
            <w:top w:val="none" w:sz="0" w:space="0" w:color="auto"/>
            <w:left w:val="none" w:sz="0" w:space="0" w:color="auto"/>
            <w:bottom w:val="none" w:sz="0" w:space="0" w:color="auto"/>
            <w:right w:val="none" w:sz="0" w:space="0" w:color="auto"/>
          </w:divBdr>
          <w:divsChild>
            <w:div w:id="1137456742">
              <w:marLeft w:val="0"/>
              <w:marRight w:val="0"/>
              <w:marTop w:val="0"/>
              <w:marBottom w:val="0"/>
              <w:divBdr>
                <w:top w:val="none" w:sz="0" w:space="0" w:color="auto"/>
                <w:left w:val="none" w:sz="0" w:space="0" w:color="auto"/>
                <w:bottom w:val="none" w:sz="0" w:space="0" w:color="auto"/>
                <w:right w:val="none" w:sz="0" w:space="0" w:color="auto"/>
              </w:divBdr>
              <w:divsChild>
                <w:div w:id="1632593502">
                  <w:marLeft w:val="0"/>
                  <w:marRight w:val="0"/>
                  <w:marTop w:val="0"/>
                  <w:marBottom w:val="0"/>
                  <w:divBdr>
                    <w:top w:val="none" w:sz="0" w:space="0" w:color="auto"/>
                    <w:left w:val="none" w:sz="0" w:space="0" w:color="auto"/>
                    <w:bottom w:val="none" w:sz="0" w:space="0" w:color="auto"/>
                    <w:right w:val="none" w:sz="0" w:space="0" w:color="auto"/>
                  </w:divBdr>
                  <w:divsChild>
                    <w:div w:id="83442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360643">
      <w:bodyDiv w:val="1"/>
      <w:marLeft w:val="0"/>
      <w:marRight w:val="0"/>
      <w:marTop w:val="0"/>
      <w:marBottom w:val="0"/>
      <w:divBdr>
        <w:top w:val="none" w:sz="0" w:space="0" w:color="auto"/>
        <w:left w:val="none" w:sz="0" w:space="0" w:color="auto"/>
        <w:bottom w:val="none" w:sz="0" w:space="0" w:color="auto"/>
        <w:right w:val="none" w:sz="0" w:space="0" w:color="auto"/>
      </w:divBdr>
    </w:div>
    <w:div w:id="2079354456">
      <w:bodyDiv w:val="1"/>
      <w:marLeft w:val="0"/>
      <w:marRight w:val="0"/>
      <w:marTop w:val="0"/>
      <w:marBottom w:val="0"/>
      <w:divBdr>
        <w:top w:val="none" w:sz="0" w:space="0" w:color="auto"/>
        <w:left w:val="none" w:sz="0" w:space="0" w:color="auto"/>
        <w:bottom w:val="none" w:sz="0" w:space="0" w:color="auto"/>
        <w:right w:val="none" w:sz="0" w:space="0" w:color="auto"/>
      </w:divBdr>
      <w:divsChild>
        <w:div w:id="1122260077">
          <w:marLeft w:val="0"/>
          <w:marRight w:val="240"/>
          <w:marTop w:val="0"/>
          <w:marBottom w:val="0"/>
          <w:divBdr>
            <w:top w:val="none" w:sz="0" w:space="0" w:color="auto"/>
            <w:left w:val="none" w:sz="0" w:space="0" w:color="auto"/>
            <w:bottom w:val="none" w:sz="0" w:space="0" w:color="auto"/>
            <w:right w:val="none" w:sz="0" w:space="0" w:color="auto"/>
          </w:divBdr>
          <w:divsChild>
            <w:div w:id="515269297">
              <w:marLeft w:val="0"/>
              <w:marRight w:val="0"/>
              <w:marTop w:val="0"/>
              <w:marBottom w:val="0"/>
              <w:divBdr>
                <w:top w:val="none" w:sz="0" w:space="0" w:color="auto"/>
                <w:left w:val="none" w:sz="0" w:space="0" w:color="auto"/>
                <w:bottom w:val="none" w:sz="0" w:space="0" w:color="auto"/>
                <w:right w:val="none" w:sz="0" w:space="0" w:color="auto"/>
              </w:divBdr>
              <w:divsChild>
                <w:div w:id="165637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0278">
          <w:marLeft w:val="0"/>
          <w:marRight w:val="240"/>
          <w:marTop w:val="0"/>
          <w:marBottom w:val="0"/>
          <w:divBdr>
            <w:top w:val="none" w:sz="0" w:space="0" w:color="auto"/>
            <w:left w:val="none" w:sz="0" w:space="0" w:color="auto"/>
            <w:bottom w:val="none" w:sz="0" w:space="0" w:color="auto"/>
            <w:right w:val="none" w:sz="0" w:space="0" w:color="auto"/>
          </w:divBdr>
          <w:divsChild>
            <w:div w:id="1131291994">
              <w:marLeft w:val="0"/>
              <w:marRight w:val="0"/>
              <w:marTop w:val="0"/>
              <w:marBottom w:val="0"/>
              <w:divBdr>
                <w:top w:val="none" w:sz="0" w:space="0" w:color="auto"/>
                <w:left w:val="none" w:sz="0" w:space="0" w:color="auto"/>
                <w:bottom w:val="none" w:sz="0" w:space="0" w:color="auto"/>
                <w:right w:val="none" w:sz="0" w:space="0" w:color="auto"/>
              </w:divBdr>
              <w:divsChild>
                <w:div w:id="21290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11531">
          <w:marLeft w:val="0"/>
          <w:marRight w:val="0"/>
          <w:marTop w:val="750"/>
          <w:marBottom w:val="0"/>
          <w:divBdr>
            <w:top w:val="none" w:sz="0" w:space="0" w:color="auto"/>
            <w:left w:val="none" w:sz="0" w:space="0" w:color="auto"/>
            <w:bottom w:val="none" w:sz="0" w:space="0" w:color="auto"/>
            <w:right w:val="none" w:sz="0" w:space="0" w:color="auto"/>
          </w:divBdr>
          <w:divsChild>
            <w:div w:id="730274282">
              <w:marLeft w:val="0"/>
              <w:marRight w:val="0"/>
              <w:marTop w:val="0"/>
              <w:marBottom w:val="0"/>
              <w:divBdr>
                <w:top w:val="none" w:sz="0" w:space="0" w:color="auto"/>
                <w:left w:val="none" w:sz="0" w:space="0" w:color="auto"/>
                <w:bottom w:val="none" w:sz="0" w:space="0" w:color="auto"/>
                <w:right w:val="none" w:sz="0" w:space="0" w:color="auto"/>
              </w:divBdr>
              <w:divsChild>
                <w:div w:id="842203354">
                  <w:marLeft w:val="0"/>
                  <w:marRight w:val="0"/>
                  <w:marTop w:val="0"/>
                  <w:marBottom w:val="0"/>
                  <w:divBdr>
                    <w:top w:val="none" w:sz="0" w:space="0" w:color="auto"/>
                    <w:left w:val="none" w:sz="0" w:space="0" w:color="auto"/>
                    <w:bottom w:val="none" w:sz="0" w:space="0" w:color="auto"/>
                    <w:right w:val="none" w:sz="0" w:space="0" w:color="auto"/>
                  </w:divBdr>
                  <w:divsChild>
                    <w:div w:id="1006245033">
                      <w:marLeft w:val="0"/>
                      <w:marRight w:val="0"/>
                      <w:marTop w:val="0"/>
                      <w:marBottom w:val="0"/>
                      <w:divBdr>
                        <w:top w:val="none" w:sz="0" w:space="0" w:color="auto"/>
                        <w:left w:val="none" w:sz="0" w:space="0" w:color="auto"/>
                        <w:bottom w:val="none" w:sz="0" w:space="0" w:color="auto"/>
                        <w:right w:val="none" w:sz="0" w:space="0" w:color="auto"/>
                      </w:divBdr>
                      <w:divsChild>
                        <w:div w:id="98107952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82746878">
      <w:bodyDiv w:val="1"/>
      <w:marLeft w:val="0"/>
      <w:marRight w:val="0"/>
      <w:marTop w:val="0"/>
      <w:marBottom w:val="0"/>
      <w:divBdr>
        <w:top w:val="none" w:sz="0" w:space="0" w:color="auto"/>
        <w:left w:val="none" w:sz="0" w:space="0" w:color="auto"/>
        <w:bottom w:val="none" w:sz="0" w:space="0" w:color="auto"/>
        <w:right w:val="none" w:sz="0" w:space="0" w:color="auto"/>
      </w:divBdr>
    </w:div>
    <w:div w:id="2084404226">
      <w:bodyDiv w:val="1"/>
      <w:marLeft w:val="0"/>
      <w:marRight w:val="0"/>
      <w:marTop w:val="0"/>
      <w:marBottom w:val="0"/>
      <w:divBdr>
        <w:top w:val="none" w:sz="0" w:space="0" w:color="auto"/>
        <w:left w:val="none" w:sz="0" w:space="0" w:color="auto"/>
        <w:bottom w:val="none" w:sz="0" w:space="0" w:color="auto"/>
        <w:right w:val="none" w:sz="0" w:space="0" w:color="auto"/>
      </w:divBdr>
      <w:divsChild>
        <w:div w:id="1091390559">
          <w:marLeft w:val="0"/>
          <w:marRight w:val="240"/>
          <w:marTop w:val="0"/>
          <w:marBottom w:val="0"/>
          <w:divBdr>
            <w:top w:val="none" w:sz="0" w:space="0" w:color="auto"/>
            <w:left w:val="none" w:sz="0" w:space="0" w:color="auto"/>
            <w:bottom w:val="none" w:sz="0" w:space="0" w:color="auto"/>
            <w:right w:val="none" w:sz="0" w:space="0" w:color="auto"/>
          </w:divBdr>
          <w:divsChild>
            <w:div w:id="2122337544">
              <w:marLeft w:val="0"/>
              <w:marRight w:val="0"/>
              <w:marTop w:val="0"/>
              <w:marBottom w:val="0"/>
              <w:divBdr>
                <w:top w:val="none" w:sz="0" w:space="0" w:color="auto"/>
                <w:left w:val="none" w:sz="0" w:space="0" w:color="auto"/>
                <w:bottom w:val="none" w:sz="0" w:space="0" w:color="auto"/>
                <w:right w:val="none" w:sz="0" w:space="0" w:color="auto"/>
              </w:divBdr>
              <w:divsChild>
                <w:div w:id="4438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7286">
          <w:marLeft w:val="0"/>
          <w:marRight w:val="240"/>
          <w:marTop w:val="0"/>
          <w:marBottom w:val="0"/>
          <w:divBdr>
            <w:top w:val="none" w:sz="0" w:space="0" w:color="auto"/>
            <w:left w:val="none" w:sz="0" w:space="0" w:color="auto"/>
            <w:bottom w:val="none" w:sz="0" w:space="0" w:color="auto"/>
            <w:right w:val="none" w:sz="0" w:space="0" w:color="auto"/>
          </w:divBdr>
          <w:divsChild>
            <w:div w:id="1685471704">
              <w:marLeft w:val="0"/>
              <w:marRight w:val="0"/>
              <w:marTop w:val="0"/>
              <w:marBottom w:val="0"/>
              <w:divBdr>
                <w:top w:val="none" w:sz="0" w:space="0" w:color="auto"/>
                <w:left w:val="none" w:sz="0" w:space="0" w:color="auto"/>
                <w:bottom w:val="none" w:sz="0" w:space="0" w:color="auto"/>
                <w:right w:val="none" w:sz="0" w:space="0" w:color="auto"/>
              </w:divBdr>
              <w:divsChild>
                <w:div w:id="14925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7719">
          <w:marLeft w:val="0"/>
          <w:marRight w:val="0"/>
          <w:marTop w:val="750"/>
          <w:marBottom w:val="0"/>
          <w:divBdr>
            <w:top w:val="none" w:sz="0" w:space="0" w:color="auto"/>
            <w:left w:val="none" w:sz="0" w:space="0" w:color="auto"/>
            <w:bottom w:val="none" w:sz="0" w:space="0" w:color="auto"/>
            <w:right w:val="none" w:sz="0" w:space="0" w:color="auto"/>
          </w:divBdr>
          <w:divsChild>
            <w:div w:id="635334182">
              <w:marLeft w:val="0"/>
              <w:marRight w:val="0"/>
              <w:marTop w:val="0"/>
              <w:marBottom w:val="0"/>
              <w:divBdr>
                <w:top w:val="none" w:sz="0" w:space="0" w:color="auto"/>
                <w:left w:val="none" w:sz="0" w:space="0" w:color="auto"/>
                <w:bottom w:val="none" w:sz="0" w:space="0" w:color="auto"/>
                <w:right w:val="none" w:sz="0" w:space="0" w:color="auto"/>
              </w:divBdr>
              <w:divsChild>
                <w:div w:id="1598095418">
                  <w:marLeft w:val="0"/>
                  <w:marRight w:val="0"/>
                  <w:marTop w:val="0"/>
                  <w:marBottom w:val="0"/>
                  <w:divBdr>
                    <w:top w:val="none" w:sz="0" w:space="0" w:color="auto"/>
                    <w:left w:val="none" w:sz="0" w:space="0" w:color="auto"/>
                    <w:bottom w:val="none" w:sz="0" w:space="0" w:color="auto"/>
                    <w:right w:val="none" w:sz="0" w:space="0" w:color="auto"/>
                  </w:divBdr>
                  <w:divsChild>
                    <w:div w:id="16688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523433">
      <w:bodyDiv w:val="1"/>
      <w:marLeft w:val="0"/>
      <w:marRight w:val="0"/>
      <w:marTop w:val="0"/>
      <w:marBottom w:val="0"/>
      <w:divBdr>
        <w:top w:val="none" w:sz="0" w:space="0" w:color="auto"/>
        <w:left w:val="none" w:sz="0" w:space="0" w:color="auto"/>
        <w:bottom w:val="none" w:sz="0" w:space="0" w:color="auto"/>
        <w:right w:val="none" w:sz="0" w:space="0" w:color="auto"/>
      </w:divBdr>
      <w:divsChild>
        <w:div w:id="2080210061">
          <w:marLeft w:val="0"/>
          <w:marRight w:val="240"/>
          <w:marTop w:val="0"/>
          <w:marBottom w:val="0"/>
          <w:divBdr>
            <w:top w:val="none" w:sz="0" w:space="0" w:color="auto"/>
            <w:left w:val="none" w:sz="0" w:space="0" w:color="auto"/>
            <w:bottom w:val="none" w:sz="0" w:space="0" w:color="auto"/>
            <w:right w:val="none" w:sz="0" w:space="0" w:color="auto"/>
          </w:divBdr>
          <w:divsChild>
            <w:div w:id="1976909258">
              <w:marLeft w:val="0"/>
              <w:marRight w:val="0"/>
              <w:marTop w:val="0"/>
              <w:marBottom w:val="0"/>
              <w:divBdr>
                <w:top w:val="none" w:sz="0" w:space="0" w:color="auto"/>
                <w:left w:val="none" w:sz="0" w:space="0" w:color="auto"/>
                <w:bottom w:val="none" w:sz="0" w:space="0" w:color="auto"/>
                <w:right w:val="none" w:sz="0" w:space="0" w:color="auto"/>
              </w:divBdr>
              <w:divsChild>
                <w:div w:id="180488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15721">
          <w:marLeft w:val="0"/>
          <w:marRight w:val="240"/>
          <w:marTop w:val="0"/>
          <w:marBottom w:val="0"/>
          <w:divBdr>
            <w:top w:val="none" w:sz="0" w:space="0" w:color="auto"/>
            <w:left w:val="none" w:sz="0" w:space="0" w:color="auto"/>
            <w:bottom w:val="none" w:sz="0" w:space="0" w:color="auto"/>
            <w:right w:val="none" w:sz="0" w:space="0" w:color="auto"/>
          </w:divBdr>
          <w:divsChild>
            <w:div w:id="1585338531">
              <w:marLeft w:val="0"/>
              <w:marRight w:val="0"/>
              <w:marTop w:val="0"/>
              <w:marBottom w:val="0"/>
              <w:divBdr>
                <w:top w:val="none" w:sz="0" w:space="0" w:color="auto"/>
                <w:left w:val="none" w:sz="0" w:space="0" w:color="auto"/>
                <w:bottom w:val="none" w:sz="0" w:space="0" w:color="auto"/>
                <w:right w:val="none" w:sz="0" w:space="0" w:color="auto"/>
              </w:divBdr>
              <w:divsChild>
                <w:div w:id="167768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97723">
          <w:marLeft w:val="0"/>
          <w:marRight w:val="0"/>
          <w:marTop w:val="750"/>
          <w:marBottom w:val="0"/>
          <w:divBdr>
            <w:top w:val="none" w:sz="0" w:space="0" w:color="auto"/>
            <w:left w:val="none" w:sz="0" w:space="0" w:color="auto"/>
            <w:bottom w:val="none" w:sz="0" w:space="0" w:color="auto"/>
            <w:right w:val="none" w:sz="0" w:space="0" w:color="auto"/>
          </w:divBdr>
          <w:divsChild>
            <w:div w:id="92286628">
              <w:marLeft w:val="0"/>
              <w:marRight w:val="0"/>
              <w:marTop w:val="0"/>
              <w:marBottom w:val="0"/>
              <w:divBdr>
                <w:top w:val="none" w:sz="0" w:space="0" w:color="auto"/>
                <w:left w:val="none" w:sz="0" w:space="0" w:color="auto"/>
                <w:bottom w:val="none" w:sz="0" w:space="0" w:color="auto"/>
                <w:right w:val="none" w:sz="0" w:space="0" w:color="auto"/>
              </w:divBdr>
              <w:divsChild>
                <w:div w:id="1587029508">
                  <w:marLeft w:val="0"/>
                  <w:marRight w:val="0"/>
                  <w:marTop w:val="0"/>
                  <w:marBottom w:val="0"/>
                  <w:divBdr>
                    <w:top w:val="none" w:sz="0" w:space="0" w:color="auto"/>
                    <w:left w:val="none" w:sz="0" w:space="0" w:color="auto"/>
                    <w:bottom w:val="none" w:sz="0" w:space="0" w:color="auto"/>
                    <w:right w:val="none" w:sz="0" w:space="0" w:color="auto"/>
                  </w:divBdr>
                  <w:divsChild>
                    <w:div w:id="70467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496001">
      <w:bodyDiv w:val="1"/>
      <w:marLeft w:val="0"/>
      <w:marRight w:val="0"/>
      <w:marTop w:val="0"/>
      <w:marBottom w:val="0"/>
      <w:divBdr>
        <w:top w:val="none" w:sz="0" w:space="0" w:color="auto"/>
        <w:left w:val="none" w:sz="0" w:space="0" w:color="auto"/>
        <w:bottom w:val="none" w:sz="0" w:space="0" w:color="auto"/>
        <w:right w:val="none" w:sz="0" w:space="0" w:color="auto"/>
      </w:divBdr>
      <w:divsChild>
        <w:div w:id="1963875737">
          <w:marLeft w:val="0"/>
          <w:marRight w:val="240"/>
          <w:marTop w:val="0"/>
          <w:marBottom w:val="0"/>
          <w:divBdr>
            <w:top w:val="none" w:sz="0" w:space="0" w:color="auto"/>
            <w:left w:val="none" w:sz="0" w:space="0" w:color="auto"/>
            <w:bottom w:val="none" w:sz="0" w:space="0" w:color="auto"/>
            <w:right w:val="none" w:sz="0" w:space="0" w:color="auto"/>
          </w:divBdr>
          <w:divsChild>
            <w:div w:id="768548185">
              <w:marLeft w:val="0"/>
              <w:marRight w:val="0"/>
              <w:marTop w:val="0"/>
              <w:marBottom w:val="0"/>
              <w:divBdr>
                <w:top w:val="none" w:sz="0" w:space="0" w:color="auto"/>
                <w:left w:val="none" w:sz="0" w:space="0" w:color="auto"/>
                <w:bottom w:val="none" w:sz="0" w:space="0" w:color="auto"/>
                <w:right w:val="none" w:sz="0" w:space="0" w:color="auto"/>
              </w:divBdr>
              <w:divsChild>
                <w:div w:id="19908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1682">
          <w:marLeft w:val="0"/>
          <w:marRight w:val="240"/>
          <w:marTop w:val="0"/>
          <w:marBottom w:val="0"/>
          <w:divBdr>
            <w:top w:val="none" w:sz="0" w:space="0" w:color="auto"/>
            <w:left w:val="none" w:sz="0" w:space="0" w:color="auto"/>
            <w:bottom w:val="none" w:sz="0" w:space="0" w:color="auto"/>
            <w:right w:val="none" w:sz="0" w:space="0" w:color="auto"/>
          </w:divBdr>
          <w:divsChild>
            <w:div w:id="1689141956">
              <w:marLeft w:val="0"/>
              <w:marRight w:val="0"/>
              <w:marTop w:val="0"/>
              <w:marBottom w:val="0"/>
              <w:divBdr>
                <w:top w:val="none" w:sz="0" w:space="0" w:color="auto"/>
                <w:left w:val="none" w:sz="0" w:space="0" w:color="auto"/>
                <w:bottom w:val="none" w:sz="0" w:space="0" w:color="auto"/>
                <w:right w:val="none" w:sz="0" w:space="0" w:color="auto"/>
              </w:divBdr>
              <w:divsChild>
                <w:div w:id="15626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20645">
          <w:marLeft w:val="0"/>
          <w:marRight w:val="0"/>
          <w:marTop w:val="750"/>
          <w:marBottom w:val="0"/>
          <w:divBdr>
            <w:top w:val="none" w:sz="0" w:space="0" w:color="auto"/>
            <w:left w:val="none" w:sz="0" w:space="0" w:color="auto"/>
            <w:bottom w:val="none" w:sz="0" w:space="0" w:color="auto"/>
            <w:right w:val="none" w:sz="0" w:space="0" w:color="auto"/>
          </w:divBdr>
          <w:divsChild>
            <w:div w:id="772357395">
              <w:marLeft w:val="0"/>
              <w:marRight w:val="0"/>
              <w:marTop w:val="0"/>
              <w:marBottom w:val="0"/>
              <w:divBdr>
                <w:top w:val="none" w:sz="0" w:space="0" w:color="auto"/>
                <w:left w:val="none" w:sz="0" w:space="0" w:color="auto"/>
                <w:bottom w:val="none" w:sz="0" w:space="0" w:color="auto"/>
                <w:right w:val="none" w:sz="0" w:space="0" w:color="auto"/>
              </w:divBdr>
              <w:divsChild>
                <w:div w:id="642657885">
                  <w:marLeft w:val="0"/>
                  <w:marRight w:val="0"/>
                  <w:marTop w:val="0"/>
                  <w:marBottom w:val="0"/>
                  <w:divBdr>
                    <w:top w:val="none" w:sz="0" w:space="0" w:color="auto"/>
                    <w:left w:val="none" w:sz="0" w:space="0" w:color="auto"/>
                    <w:bottom w:val="none" w:sz="0" w:space="0" w:color="auto"/>
                    <w:right w:val="none" w:sz="0" w:space="0" w:color="auto"/>
                  </w:divBdr>
                  <w:divsChild>
                    <w:div w:id="1536624561">
                      <w:marLeft w:val="0"/>
                      <w:marRight w:val="0"/>
                      <w:marTop w:val="0"/>
                      <w:marBottom w:val="0"/>
                      <w:divBdr>
                        <w:top w:val="none" w:sz="0" w:space="0" w:color="auto"/>
                        <w:left w:val="none" w:sz="0" w:space="0" w:color="auto"/>
                        <w:bottom w:val="none" w:sz="0" w:space="0" w:color="auto"/>
                        <w:right w:val="none" w:sz="0" w:space="0" w:color="auto"/>
                      </w:divBdr>
                      <w:divsChild>
                        <w:div w:id="19843894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98285502">
      <w:bodyDiv w:val="1"/>
      <w:marLeft w:val="0"/>
      <w:marRight w:val="0"/>
      <w:marTop w:val="0"/>
      <w:marBottom w:val="0"/>
      <w:divBdr>
        <w:top w:val="none" w:sz="0" w:space="0" w:color="auto"/>
        <w:left w:val="none" w:sz="0" w:space="0" w:color="auto"/>
        <w:bottom w:val="none" w:sz="0" w:space="0" w:color="auto"/>
        <w:right w:val="none" w:sz="0" w:space="0" w:color="auto"/>
      </w:divBdr>
    </w:div>
    <w:div w:id="2102876382">
      <w:bodyDiv w:val="1"/>
      <w:marLeft w:val="0"/>
      <w:marRight w:val="0"/>
      <w:marTop w:val="0"/>
      <w:marBottom w:val="0"/>
      <w:divBdr>
        <w:top w:val="none" w:sz="0" w:space="0" w:color="auto"/>
        <w:left w:val="none" w:sz="0" w:space="0" w:color="auto"/>
        <w:bottom w:val="none" w:sz="0" w:space="0" w:color="auto"/>
        <w:right w:val="none" w:sz="0" w:space="0" w:color="auto"/>
      </w:divBdr>
      <w:divsChild>
        <w:div w:id="2029523907">
          <w:marLeft w:val="0"/>
          <w:marRight w:val="240"/>
          <w:marTop w:val="0"/>
          <w:marBottom w:val="0"/>
          <w:divBdr>
            <w:top w:val="none" w:sz="0" w:space="0" w:color="auto"/>
            <w:left w:val="none" w:sz="0" w:space="0" w:color="auto"/>
            <w:bottom w:val="none" w:sz="0" w:space="0" w:color="auto"/>
            <w:right w:val="none" w:sz="0" w:space="0" w:color="auto"/>
          </w:divBdr>
          <w:divsChild>
            <w:div w:id="1660187426">
              <w:marLeft w:val="0"/>
              <w:marRight w:val="0"/>
              <w:marTop w:val="0"/>
              <w:marBottom w:val="0"/>
              <w:divBdr>
                <w:top w:val="none" w:sz="0" w:space="0" w:color="auto"/>
                <w:left w:val="none" w:sz="0" w:space="0" w:color="auto"/>
                <w:bottom w:val="none" w:sz="0" w:space="0" w:color="auto"/>
                <w:right w:val="none" w:sz="0" w:space="0" w:color="auto"/>
              </w:divBdr>
              <w:divsChild>
                <w:div w:id="48924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8080">
          <w:marLeft w:val="0"/>
          <w:marRight w:val="240"/>
          <w:marTop w:val="0"/>
          <w:marBottom w:val="0"/>
          <w:divBdr>
            <w:top w:val="none" w:sz="0" w:space="0" w:color="auto"/>
            <w:left w:val="none" w:sz="0" w:space="0" w:color="auto"/>
            <w:bottom w:val="none" w:sz="0" w:space="0" w:color="auto"/>
            <w:right w:val="none" w:sz="0" w:space="0" w:color="auto"/>
          </w:divBdr>
          <w:divsChild>
            <w:div w:id="1463696785">
              <w:marLeft w:val="0"/>
              <w:marRight w:val="0"/>
              <w:marTop w:val="0"/>
              <w:marBottom w:val="0"/>
              <w:divBdr>
                <w:top w:val="none" w:sz="0" w:space="0" w:color="auto"/>
                <w:left w:val="none" w:sz="0" w:space="0" w:color="auto"/>
                <w:bottom w:val="none" w:sz="0" w:space="0" w:color="auto"/>
                <w:right w:val="none" w:sz="0" w:space="0" w:color="auto"/>
              </w:divBdr>
              <w:divsChild>
                <w:div w:id="6475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6568">
          <w:marLeft w:val="0"/>
          <w:marRight w:val="0"/>
          <w:marTop w:val="750"/>
          <w:marBottom w:val="0"/>
          <w:divBdr>
            <w:top w:val="none" w:sz="0" w:space="0" w:color="auto"/>
            <w:left w:val="none" w:sz="0" w:space="0" w:color="auto"/>
            <w:bottom w:val="none" w:sz="0" w:space="0" w:color="auto"/>
            <w:right w:val="none" w:sz="0" w:space="0" w:color="auto"/>
          </w:divBdr>
          <w:divsChild>
            <w:div w:id="934048168">
              <w:marLeft w:val="0"/>
              <w:marRight w:val="0"/>
              <w:marTop w:val="0"/>
              <w:marBottom w:val="0"/>
              <w:divBdr>
                <w:top w:val="none" w:sz="0" w:space="0" w:color="auto"/>
                <w:left w:val="none" w:sz="0" w:space="0" w:color="auto"/>
                <w:bottom w:val="none" w:sz="0" w:space="0" w:color="auto"/>
                <w:right w:val="none" w:sz="0" w:space="0" w:color="auto"/>
              </w:divBdr>
              <w:divsChild>
                <w:div w:id="514004097">
                  <w:marLeft w:val="0"/>
                  <w:marRight w:val="0"/>
                  <w:marTop w:val="0"/>
                  <w:marBottom w:val="0"/>
                  <w:divBdr>
                    <w:top w:val="none" w:sz="0" w:space="0" w:color="auto"/>
                    <w:left w:val="none" w:sz="0" w:space="0" w:color="auto"/>
                    <w:bottom w:val="none" w:sz="0" w:space="0" w:color="auto"/>
                    <w:right w:val="none" w:sz="0" w:space="0" w:color="auto"/>
                  </w:divBdr>
                  <w:divsChild>
                    <w:div w:id="160700105">
                      <w:marLeft w:val="0"/>
                      <w:marRight w:val="0"/>
                      <w:marTop w:val="0"/>
                      <w:marBottom w:val="0"/>
                      <w:divBdr>
                        <w:top w:val="none" w:sz="0" w:space="0" w:color="auto"/>
                        <w:left w:val="none" w:sz="0" w:space="0" w:color="auto"/>
                        <w:bottom w:val="none" w:sz="0" w:space="0" w:color="auto"/>
                        <w:right w:val="none" w:sz="0" w:space="0" w:color="auto"/>
                      </w:divBdr>
                      <w:divsChild>
                        <w:div w:id="2147162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02948778">
      <w:bodyDiv w:val="1"/>
      <w:marLeft w:val="0"/>
      <w:marRight w:val="0"/>
      <w:marTop w:val="0"/>
      <w:marBottom w:val="0"/>
      <w:divBdr>
        <w:top w:val="none" w:sz="0" w:space="0" w:color="auto"/>
        <w:left w:val="none" w:sz="0" w:space="0" w:color="auto"/>
        <w:bottom w:val="none" w:sz="0" w:space="0" w:color="auto"/>
        <w:right w:val="none" w:sz="0" w:space="0" w:color="auto"/>
      </w:divBdr>
      <w:divsChild>
        <w:div w:id="2057775413">
          <w:marLeft w:val="0"/>
          <w:marRight w:val="240"/>
          <w:marTop w:val="0"/>
          <w:marBottom w:val="0"/>
          <w:divBdr>
            <w:top w:val="none" w:sz="0" w:space="0" w:color="auto"/>
            <w:left w:val="none" w:sz="0" w:space="0" w:color="auto"/>
            <w:bottom w:val="none" w:sz="0" w:space="0" w:color="auto"/>
            <w:right w:val="none" w:sz="0" w:space="0" w:color="auto"/>
          </w:divBdr>
          <w:divsChild>
            <w:div w:id="658190993">
              <w:marLeft w:val="0"/>
              <w:marRight w:val="0"/>
              <w:marTop w:val="0"/>
              <w:marBottom w:val="0"/>
              <w:divBdr>
                <w:top w:val="none" w:sz="0" w:space="0" w:color="auto"/>
                <w:left w:val="none" w:sz="0" w:space="0" w:color="auto"/>
                <w:bottom w:val="none" w:sz="0" w:space="0" w:color="auto"/>
                <w:right w:val="none" w:sz="0" w:space="0" w:color="auto"/>
              </w:divBdr>
              <w:divsChild>
                <w:div w:id="18925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32476">
          <w:marLeft w:val="0"/>
          <w:marRight w:val="240"/>
          <w:marTop w:val="0"/>
          <w:marBottom w:val="0"/>
          <w:divBdr>
            <w:top w:val="none" w:sz="0" w:space="0" w:color="auto"/>
            <w:left w:val="none" w:sz="0" w:space="0" w:color="auto"/>
            <w:bottom w:val="none" w:sz="0" w:space="0" w:color="auto"/>
            <w:right w:val="none" w:sz="0" w:space="0" w:color="auto"/>
          </w:divBdr>
          <w:divsChild>
            <w:div w:id="600647482">
              <w:marLeft w:val="0"/>
              <w:marRight w:val="0"/>
              <w:marTop w:val="0"/>
              <w:marBottom w:val="0"/>
              <w:divBdr>
                <w:top w:val="none" w:sz="0" w:space="0" w:color="auto"/>
                <w:left w:val="none" w:sz="0" w:space="0" w:color="auto"/>
                <w:bottom w:val="none" w:sz="0" w:space="0" w:color="auto"/>
                <w:right w:val="none" w:sz="0" w:space="0" w:color="auto"/>
              </w:divBdr>
              <w:divsChild>
                <w:div w:id="167518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3759">
          <w:marLeft w:val="0"/>
          <w:marRight w:val="0"/>
          <w:marTop w:val="750"/>
          <w:marBottom w:val="0"/>
          <w:divBdr>
            <w:top w:val="none" w:sz="0" w:space="0" w:color="auto"/>
            <w:left w:val="none" w:sz="0" w:space="0" w:color="auto"/>
            <w:bottom w:val="none" w:sz="0" w:space="0" w:color="auto"/>
            <w:right w:val="none" w:sz="0" w:space="0" w:color="auto"/>
          </w:divBdr>
          <w:divsChild>
            <w:div w:id="197856107">
              <w:marLeft w:val="0"/>
              <w:marRight w:val="0"/>
              <w:marTop w:val="0"/>
              <w:marBottom w:val="0"/>
              <w:divBdr>
                <w:top w:val="none" w:sz="0" w:space="0" w:color="auto"/>
                <w:left w:val="none" w:sz="0" w:space="0" w:color="auto"/>
                <w:bottom w:val="none" w:sz="0" w:space="0" w:color="auto"/>
                <w:right w:val="none" w:sz="0" w:space="0" w:color="auto"/>
              </w:divBdr>
              <w:divsChild>
                <w:div w:id="986395672">
                  <w:marLeft w:val="0"/>
                  <w:marRight w:val="0"/>
                  <w:marTop w:val="0"/>
                  <w:marBottom w:val="0"/>
                  <w:divBdr>
                    <w:top w:val="none" w:sz="0" w:space="0" w:color="auto"/>
                    <w:left w:val="none" w:sz="0" w:space="0" w:color="auto"/>
                    <w:bottom w:val="none" w:sz="0" w:space="0" w:color="auto"/>
                    <w:right w:val="none" w:sz="0" w:space="0" w:color="auto"/>
                  </w:divBdr>
                  <w:divsChild>
                    <w:div w:id="5988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720600">
      <w:bodyDiv w:val="1"/>
      <w:marLeft w:val="0"/>
      <w:marRight w:val="0"/>
      <w:marTop w:val="0"/>
      <w:marBottom w:val="0"/>
      <w:divBdr>
        <w:top w:val="none" w:sz="0" w:space="0" w:color="auto"/>
        <w:left w:val="none" w:sz="0" w:space="0" w:color="auto"/>
        <w:bottom w:val="none" w:sz="0" w:space="0" w:color="auto"/>
        <w:right w:val="none" w:sz="0" w:space="0" w:color="auto"/>
      </w:divBdr>
      <w:divsChild>
        <w:div w:id="1016156446">
          <w:marLeft w:val="0"/>
          <w:marRight w:val="0"/>
          <w:marTop w:val="0"/>
          <w:marBottom w:val="0"/>
          <w:divBdr>
            <w:top w:val="none" w:sz="0" w:space="0" w:color="auto"/>
            <w:left w:val="none" w:sz="0" w:space="0" w:color="auto"/>
            <w:bottom w:val="none" w:sz="0" w:space="0" w:color="auto"/>
            <w:right w:val="none" w:sz="0" w:space="0" w:color="auto"/>
          </w:divBdr>
          <w:divsChild>
            <w:div w:id="1769694670">
              <w:marLeft w:val="0"/>
              <w:marRight w:val="0"/>
              <w:marTop w:val="0"/>
              <w:marBottom w:val="0"/>
              <w:divBdr>
                <w:top w:val="none" w:sz="0" w:space="0" w:color="auto"/>
                <w:left w:val="none" w:sz="0" w:space="0" w:color="auto"/>
                <w:bottom w:val="none" w:sz="0" w:space="0" w:color="auto"/>
                <w:right w:val="none" w:sz="0" w:space="0" w:color="auto"/>
              </w:divBdr>
              <w:divsChild>
                <w:div w:id="574363829">
                  <w:marLeft w:val="0"/>
                  <w:marRight w:val="0"/>
                  <w:marTop w:val="0"/>
                  <w:marBottom w:val="0"/>
                  <w:divBdr>
                    <w:top w:val="none" w:sz="0" w:space="0" w:color="auto"/>
                    <w:left w:val="none" w:sz="0" w:space="0" w:color="auto"/>
                    <w:bottom w:val="none" w:sz="0" w:space="0" w:color="auto"/>
                    <w:right w:val="none" w:sz="0" w:space="0" w:color="auto"/>
                  </w:divBdr>
                  <w:divsChild>
                    <w:div w:id="772213141">
                      <w:marLeft w:val="0"/>
                      <w:marRight w:val="0"/>
                      <w:marTop w:val="0"/>
                      <w:marBottom w:val="0"/>
                      <w:divBdr>
                        <w:top w:val="none" w:sz="0" w:space="0" w:color="auto"/>
                        <w:left w:val="none" w:sz="0" w:space="0" w:color="auto"/>
                        <w:bottom w:val="none" w:sz="0" w:space="0" w:color="auto"/>
                        <w:right w:val="none" w:sz="0" w:space="0" w:color="auto"/>
                      </w:divBdr>
                      <w:divsChild>
                        <w:div w:id="538667894">
                          <w:marLeft w:val="0"/>
                          <w:marRight w:val="0"/>
                          <w:marTop w:val="0"/>
                          <w:marBottom w:val="0"/>
                          <w:divBdr>
                            <w:top w:val="none" w:sz="0" w:space="0" w:color="auto"/>
                            <w:left w:val="none" w:sz="0" w:space="0" w:color="auto"/>
                            <w:bottom w:val="none" w:sz="0" w:space="0" w:color="auto"/>
                            <w:right w:val="none" w:sz="0" w:space="0" w:color="auto"/>
                          </w:divBdr>
                          <w:divsChild>
                            <w:div w:id="1723597288">
                              <w:marLeft w:val="0"/>
                              <w:marRight w:val="0"/>
                              <w:marTop w:val="0"/>
                              <w:marBottom w:val="0"/>
                              <w:divBdr>
                                <w:top w:val="none" w:sz="0" w:space="0" w:color="auto"/>
                                <w:left w:val="none" w:sz="0" w:space="0" w:color="auto"/>
                                <w:bottom w:val="none" w:sz="0" w:space="0" w:color="auto"/>
                                <w:right w:val="none" w:sz="0" w:space="0" w:color="auto"/>
                              </w:divBdr>
                              <w:divsChild>
                                <w:div w:id="1182013034">
                                  <w:marLeft w:val="0"/>
                                  <w:marRight w:val="0"/>
                                  <w:marTop w:val="0"/>
                                  <w:marBottom w:val="0"/>
                                  <w:divBdr>
                                    <w:top w:val="none" w:sz="0" w:space="0" w:color="auto"/>
                                    <w:left w:val="none" w:sz="0" w:space="0" w:color="auto"/>
                                    <w:bottom w:val="none" w:sz="0" w:space="0" w:color="auto"/>
                                    <w:right w:val="none" w:sz="0" w:space="0" w:color="auto"/>
                                  </w:divBdr>
                                  <w:divsChild>
                                    <w:div w:id="981929176">
                                      <w:marLeft w:val="0"/>
                                      <w:marRight w:val="0"/>
                                      <w:marTop w:val="0"/>
                                      <w:marBottom w:val="0"/>
                                      <w:divBdr>
                                        <w:top w:val="none" w:sz="0" w:space="0" w:color="auto"/>
                                        <w:left w:val="none" w:sz="0" w:space="0" w:color="auto"/>
                                        <w:bottom w:val="none" w:sz="0" w:space="0" w:color="auto"/>
                                        <w:right w:val="none" w:sz="0" w:space="0" w:color="auto"/>
                                      </w:divBdr>
                                      <w:divsChild>
                                        <w:div w:id="558636392">
                                          <w:marLeft w:val="0"/>
                                          <w:marRight w:val="0"/>
                                          <w:marTop w:val="0"/>
                                          <w:marBottom w:val="0"/>
                                          <w:divBdr>
                                            <w:top w:val="none" w:sz="0" w:space="0" w:color="auto"/>
                                            <w:left w:val="none" w:sz="0" w:space="0" w:color="auto"/>
                                            <w:bottom w:val="none" w:sz="0" w:space="0" w:color="auto"/>
                                            <w:right w:val="none" w:sz="0" w:space="0" w:color="auto"/>
                                          </w:divBdr>
                                          <w:divsChild>
                                            <w:div w:id="1735278784">
                                              <w:marLeft w:val="0"/>
                                              <w:marRight w:val="0"/>
                                              <w:marTop w:val="0"/>
                                              <w:marBottom w:val="0"/>
                                              <w:divBdr>
                                                <w:top w:val="none" w:sz="0" w:space="0" w:color="auto"/>
                                                <w:left w:val="none" w:sz="0" w:space="0" w:color="auto"/>
                                                <w:bottom w:val="none" w:sz="0" w:space="0" w:color="auto"/>
                                                <w:right w:val="none" w:sz="0" w:space="0" w:color="auto"/>
                                              </w:divBdr>
                                              <w:divsChild>
                                                <w:div w:id="1766459570">
                                                  <w:marLeft w:val="0"/>
                                                  <w:marRight w:val="0"/>
                                                  <w:marTop w:val="0"/>
                                                  <w:marBottom w:val="0"/>
                                                  <w:divBdr>
                                                    <w:top w:val="none" w:sz="0" w:space="0" w:color="auto"/>
                                                    <w:left w:val="none" w:sz="0" w:space="0" w:color="auto"/>
                                                    <w:bottom w:val="none" w:sz="0" w:space="0" w:color="auto"/>
                                                    <w:right w:val="none" w:sz="0" w:space="0" w:color="auto"/>
                                                  </w:divBdr>
                                                  <w:divsChild>
                                                    <w:div w:id="1214121020">
                                                      <w:marLeft w:val="0"/>
                                                      <w:marRight w:val="0"/>
                                                      <w:marTop w:val="0"/>
                                                      <w:marBottom w:val="0"/>
                                                      <w:divBdr>
                                                        <w:top w:val="none" w:sz="0" w:space="0" w:color="auto"/>
                                                        <w:left w:val="none" w:sz="0" w:space="0" w:color="auto"/>
                                                        <w:bottom w:val="none" w:sz="0" w:space="0" w:color="auto"/>
                                                        <w:right w:val="none" w:sz="0" w:space="0" w:color="auto"/>
                                                      </w:divBdr>
                                                      <w:divsChild>
                                                        <w:div w:id="87507401">
                                                          <w:marLeft w:val="0"/>
                                                          <w:marRight w:val="0"/>
                                                          <w:marTop w:val="0"/>
                                                          <w:marBottom w:val="0"/>
                                                          <w:divBdr>
                                                            <w:top w:val="none" w:sz="0" w:space="0" w:color="auto"/>
                                                            <w:left w:val="none" w:sz="0" w:space="0" w:color="auto"/>
                                                            <w:bottom w:val="none" w:sz="0" w:space="0" w:color="auto"/>
                                                            <w:right w:val="none" w:sz="0" w:space="0" w:color="auto"/>
                                                          </w:divBdr>
                                                          <w:divsChild>
                                                            <w:div w:id="1174146736">
                                                              <w:marLeft w:val="0"/>
                                                              <w:marRight w:val="0"/>
                                                              <w:marTop w:val="0"/>
                                                              <w:marBottom w:val="0"/>
                                                              <w:divBdr>
                                                                <w:top w:val="none" w:sz="0" w:space="0" w:color="auto"/>
                                                                <w:left w:val="none" w:sz="0" w:space="0" w:color="auto"/>
                                                                <w:bottom w:val="none" w:sz="0" w:space="0" w:color="auto"/>
                                                                <w:right w:val="none" w:sz="0" w:space="0" w:color="auto"/>
                                                              </w:divBdr>
                                                              <w:divsChild>
                                                                <w:div w:id="399327382">
                                                                  <w:marLeft w:val="0"/>
                                                                  <w:marRight w:val="0"/>
                                                                  <w:marTop w:val="0"/>
                                                                  <w:marBottom w:val="0"/>
                                                                  <w:divBdr>
                                                                    <w:top w:val="none" w:sz="0" w:space="0" w:color="auto"/>
                                                                    <w:left w:val="none" w:sz="0" w:space="0" w:color="auto"/>
                                                                    <w:bottom w:val="none" w:sz="0" w:space="0" w:color="auto"/>
                                                                    <w:right w:val="none" w:sz="0" w:space="0" w:color="auto"/>
                                                                  </w:divBdr>
                                                                  <w:divsChild>
                                                                    <w:div w:id="8056666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470390">
                                                              <w:marLeft w:val="0"/>
                                                              <w:marRight w:val="0"/>
                                                              <w:marTop w:val="0"/>
                                                              <w:marBottom w:val="0"/>
                                                              <w:divBdr>
                                                                <w:top w:val="none" w:sz="0" w:space="0" w:color="auto"/>
                                                                <w:left w:val="none" w:sz="0" w:space="0" w:color="auto"/>
                                                                <w:bottom w:val="none" w:sz="0" w:space="0" w:color="auto"/>
                                                                <w:right w:val="none" w:sz="0" w:space="0" w:color="auto"/>
                                                              </w:divBdr>
                                                              <w:divsChild>
                                                                <w:div w:id="1748913651">
                                                                  <w:marLeft w:val="0"/>
                                                                  <w:marRight w:val="0"/>
                                                                  <w:marTop w:val="0"/>
                                                                  <w:marBottom w:val="0"/>
                                                                  <w:divBdr>
                                                                    <w:top w:val="none" w:sz="0" w:space="0" w:color="auto"/>
                                                                    <w:left w:val="none" w:sz="0" w:space="0" w:color="auto"/>
                                                                    <w:bottom w:val="none" w:sz="0" w:space="0" w:color="auto"/>
                                                                    <w:right w:val="none" w:sz="0" w:space="0" w:color="auto"/>
                                                                  </w:divBdr>
                                                                  <w:divsChild>
                                                                    <w:div w:id="2711334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3313441">
                                                              <w:marLeft w:val="0"/>
                                                              <w:marRight w:val="0"/>
                                                              <w:marTop w:val="0"/>
                                                              <w:marBottom w:val="0"/>
                                                              <w:divBdr>
                                                                <w:top w:val="none" w:sz="0" w:space="0" w:color="auto"/>
                                                                <w:left w:val="none" w:sz="0" w:space="0" w:color="auto"/>
                                                                <w:bottom w:val="none" w:sz="0" w:space="0" w:color="auto"/>
                                                                <w:right w:val="none" w:sz="0" w:space="0" w:color="auto"/>
                                                              </w:divBdr>
                                                              <w:divsChild>
                                                                <w:div w:id="63454203">
                                                                  <w:marLeft w:val="0"/>
                                                                  <w:marRight w:val="0"/>
                                                                  <w:marTop w:val="0"/>
                                                                  <w:marBottom w:val="0"/>
                                                                  <w:divBdr>
                                                                    <w:top w:val="none" w:sz="0" w:space="0" w:color="auto"/>
                                                                    <w:left w:val="none" w:sz="0" w:space="0" w:color="auto"/>
                                                                    <w:bottom w:val="none" w:sz="0" w:space="0" w:color="auto"/>
                                                                    <w:right w:val="none" w:sz="0" w:space="0" w:color="auto"/>
                                                                  </w:divBdr>
                                                                  <w:divsChild>
                                                                    <w:div w:id="1853059264">
                                                                      <w:marLeft w:val="-420"/>
                                                                      <w:marRight w:val="0"/>
                                                                      <w:marTop w:val="0"/>
                                                                      <w:marBottom w:val="0"/>
                                                                      <w:divBdr>
                                                                        <w:top w:val="none" w:sz="0" w:space="0" w:color="auto"/>
                                                                        <w:left w:val="none" w:sz="0" w:space="0" w:color="auto"/>
                                                                        <w:bottom w:val="none" w:sz="0" w:space="0" w:color="auto"/>
                                                                        <w:right w:val="none" w:sz="0" w:space="0" w:color="auto"/>
                                                                      </w:divBdr>
                                                                      <w:divsChild>
                                                                        <w:div w:id="390733412">
                                                                          <w:marLeft w:val="0"/>
                                                                          <w:marRight w:val="0"/>
                                                                          <w:marTop w:val="0"/>
                                                                          <w:marBottom w:val="0"/>
                                                                          <w:divBdr>
                                                                            <w:top w:val="none" w:sz="0" w:space="0" w:color="auto"/>
                                                                            <w:left w:val="none" w:sz="0" w:space="0" w:color="auto"/>
                                                                            <w:bottom w:val="none" w:sz="0" w:space="0" w:color="auto"/>
                                                                            <w:right w:val="none" w:sz="0" w:space="0" w:color="auto"/>
                                                                          </w:divBdr>
                                                                          <w:divsChild>
                                                                            <w:div w:id="1237281316">
                                                                              <w:marLeft w:val="0"/>
                                                                              <w:marRight w:val="0"/>
                                                                              <w:marTop w:val="0"/>
                                                                              <w:marBottom w:val="0"/>
                                                                              <w:divBdr>
                                                                                <w:top w:val="none" w:sz="0" w:space="0" w:color="auto"/>
                                                                                <w:left w:val="none" w:sz="0" w:space="0" w:color="auto"/>
                                                                                <w:bottom w:val="none" w:sz="0" w:space="0" w:color="auto"/>
                                                                                <w:right w:val="none" w:sz="0" w:space="0" w:color="auto"/>
                                                                              </w:divBdr>
                                                                              <w:divsChild>
                                                                                <w:div w:id="1369068443">
                                                                                  <w:marLeft w:val="0"/>
                                                                                  <w:marRight w:val="0"/>
                                                                                  <w:marTop w:val="0"/>
                                                                                  <w:marBottom w:val="0"/>
                                                                                  <w:divBdr>
                                                                                    <w:top w:val="none" w:sz="0" w:space="0" w:color="auto"/>
                                                                                    <w:left w:val="none" w:sz="0" w:space="0" w:color="auto"/>
                                                                                    <w:bottom w:val="none" w:sz="0" w:space="0" w:color="auto"/>
                                                                                    <w:right w:val="none" w:sz="0" w:space="0" w:color="auto"/>
                                                                                  </w:divBdr>
                                                                                </w:div>
                                                                                <w:div w:id="20614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82834">
                                                                      <w:marLeft w:val="-420"/>
                                                                      <w:marRight w:val="0"/>
                                                                      <w:marTop w:val="0"/>
                                                                      <w:marBottom w:val="0"/>
                                                                      <w:divBdr>
                                                                        <w:top w:val="none" w:sz="0" w:space="0" w:color="auto"/>
                                                                        <w:left w:val="none" w:sz="0" w:space="0" w:color="auto"/>
                                                                        <w:bottom w:val="none" w:sz="0" w:space="0" w:color="auto"/>
                                                                        <w:right w:val="none" w:sz="0" w:space="0" w:color="auto"/>
                                                                      </w:divBdr>
                                                                      <w:divsChild>
                                                                        <w:div w:id="996491582">
                                                                          <w:marLeft w:val="0"/>
                                                                          <w:marRight w:val="0"/>
                                                                          <w:marTop w:val="0"/>
                                                                          <w:marBottom w:val="0"/>
                                                                          <w:divBdr>
                                                                            <w:top w:val="none" w:sz="0" w:space="0" w:color="auto"/>
                                                                            <w:left w:val="none" w:sz="0" w:space="0" w:color="auto"/>
                                                                            <w:bottom w:val="none" w:sz="0" w:space="0" w:color="auto"/>
                                                                            <w:right w:val="none" w:sz="0" w:space="0" w:color="auto"/>
                                                                          </w:divBdr>
                                                                          <w:divsChild>
                                                                            <w:div w:id="520239420">
                                                                              <w:marLeft w:val="0"/>
                                                                              <w:marRight w:val="0"/>
                                                                              <w:marTop w:val="0"/>
                                                                              <w:marBottom w:val="0"/>
                                                                              <w:divBdr>
                                                                                <w:top w:val="none" w:sz="0" w:space="0" w:color="auto"/>
                                                                                <w:left w:val="none" w:sz="0" w:space="0" w:color="auto"/>
                                                                                <w:bottom w:val="none" w:sz="0" w:space="0" w:color="auto"/>
                                                                                <w:right w:val="none" w:sz="0" w:space="0" w:color="auto"/>
                                                                              </w:divBdr>
                                                                              <w:divsChild>
                                                                                <w:div w:id="282419043">
                                                                                  <w:marLeft w:val="0"/>
                                                                                  <w:marRight w:val="0"/>
                                                                                  <w:marTop w:val="0"/>
                                                                                  <w:marBottom w:val="0"/>
                                                                                  <w:divBdr>
                                                                                    <w:top w:val="none" w:sz="0" w:space="0" w:color="auto"/>
                                                                                    <w:left w:val="none" w:sz="0" w:space="0" w:color="auto"/>
                                                                                    <w:bottom w:val="none" w:sz="0" w:space="0" w:color="auto"/>
                                                                                    <w:right w:val="none" w:sz="0" w:space="0" w:color="auto"/>
                                                                                  </w:divBdr>
                                                                                </w:div>
                                                                                <w:div w:id="577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31740">
                                                                      <w:marLeft w:val="-420"/>
                                                                      <w:marRight w:val="0"/>
                                                                      <w:marTop w:val="0"/>
                                                                      <w:marBottom w:val="0"/>
                                                                      <w:divBdr>
                                                                        <w:top w:val="none" w:sz="0" w:space="0" w:color="auto"/>
                                                                        <w:left w:val="none" w:sz="0" w:space="0" w:color="auto"/>
                                                                        <w:bottom w:val="none" w:sz="0" w:space="0" w:color="auto"/>
                                                                        <w:right w:val="none" w:sz="0" w:space="0" w:color="auto"/>
                                                                      </w:divBdr>
                                                                      <w:divsChild>
                                                                        <w:div w:id="1412700757">
                                                                          <w:marLeft w:val="0"/>
                                                                          <w:marRight w:val="0"/>
                                                                          <w:marTop w:val="0"/>
                                                                          <w:marBottom w:val="0"/>
                                                                          <w:divBdr>
                                                                            <w:top w:val="none" w:sz="0" w:space="0" w:color="auto"/>
                                                                            <w:left w:val="none" w:sz="0" w:space="0" w:color="auto"/>
                                                                            <w:bottom w:val="none" w:sz="0" w:space="0" w:color="auto"/>
                                                                            <w:right w:val="none" w:sz="0" w:space="0" w:color="auto"/>
                                                                          </w:divBdr>
                                                                          <w:divsChild>
                                                                            <w:div w:id="1222056333">
                                                                              <w:marLeft w:val="0"/>
                                                                              <w:marRight w:val="0"/>
                                                                              <w:marTop w:val="0"/>
                                                                              <w:marBottom w:val="0"/>
                                                                              <w:divBdr>
                                                                                <w:top w:val="none" w:sz="0" w:space="0" w:color="auto"/>
                                                                                <w:left w:val="none" w:sz="0" w:space="0" w:color="auto"/>
                                                                                <w:bottom w:val="none" w:sz="0" w:space="0" w:color="auto"/>
                                                                                <w:right w:val="none" w:sz="0" w:space="0" w:color="auto"/>
                                                                              </w:divBdr>
                                                                              <w:divsChild>
                                                                                <w:div w:id="1886941241">
                                                                                  <w:marLeft w:val="0"/>
                                                                                  <w:marRight w:val="0"/>
                                                                                  <w:marTop w:val="0"/>
                                                                                  <w:marBottom w:val="0"/>
                                                                                  <w:divBdr>
                                                                                    <w:top w:val="none" w:sz="0" w:space="0" w:color="auto"/>
                                                                                    <w:left w:val="none" w:sz="0" w:space="0" w:color="auto"/>
                                                                                    <w:bottom w:val="none" w:sz="0" w:space="0" w:color="auto"/>
                                                                                    <w:right w:val="none" w:sz="0" w:space="0" w:color="auto"/>
                                                                                  </w:divBdr>
                                                                                </w:div>
                                                                                <w:div w:id="17099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83622">
                                                                      <w:marLeft w:val="-420"/>
                                                                      <w:marRight w:val="0"/>
                                                                      <w:marTop w:val="0"/>
                                                                      <w:marBottom w:val="0"/>
                                                                      <w:divBdr>
                                                                        <w:top w:val="none" w:sz="0" w:space="0" w:color="auto"/>
                                                                        <w:left w:val="none" w:sz="0" w:space="0" w:color="auto"/>
                                                                        <w:bottom w:val="none" w:sz="0" w:space="0" w:color="auto"/>
                                                                        <w:right w:val="none" w:sz="0" w:space="0" w:color="auto"/>
                                                                      </w:divBdr>
                                                                      <w:divsChild>
                                                                        <w:div w:id="1763988937">
                                                                          <w:marLeft w:val="0"/>
                                                                          <w:marRight w:val="0"/>
                                                                          <w:marTop w:val="0"/>
                                                                          <w:marBottom w:val="0"/>
                                                                          <w:divBdr>
                                                                            <w:top w:val="none" w:sz="0" w:space="0" w:color="auto"/>
                                                                            <w:left w:val="none" w:sz="0" w:space="0" w:color="auto"/>
                                                                            <w:bottom w:val="none" w:sz="0" w:space="0" w:color="auto"/>
                                                                            <w:right w:val="none" w:sz="0" w:space="0" w:color="auto"/>
                                                                          </w:divBdr>
                                                                          <w:divsChild>
                                                                            <w:div w:id="1141770690">
                                                                              <w:marLeft w:val="0"/>
                                                                              <w:marRight w:val="0"/>
                                                                              <w:marTop w:val="0"/>
                                                                              <w:marBottom w:val="0"/>
                                                                              <w:divBdr>
                                                                                <w:top w:val="none" w:sz="0" w:space="0" w:color="auto"/>
                                                                                <w:left w:val="none" w:sz="0" w:space="0" w:color="auto"/>
                                                                                <w:bottom w:val="none" w:sz="0" w:space="0" w:color="auto"/>
                                                                                <w:right w:val="none" w:sz="0" w:space="0" w:color="auto"/>
                                                                              </w:divBdr>
                                                                              <w:divsChild>
                                                                                <w:div w:id="1966891860">
                                                                                  <w:marLeft w:val="0"/>
                                                                                  <w:marRight w:val="0"/>
                                                                                  <w:marTop w:val="0"/>
                                                                                  <w:marBottom w:val="0"/>
                                                                                  <w:divBdr>
                                                                                    <w:top w:val="none" w:sz="0" w:space="0" w:color="auto"/>
                                                                                    <w:left w:val="none" w:sz="0" w:space="0" w:color="auto"/>
                                                                                    <w:bottom w:val="none" w:sz="0" w:space="0" w:color="auto"/>
                                                                                    <w:right w:val="none" w:sz="0" w:space="0" w:color="auto"/>
                                                                                  </w:divBdr>
                                                                                </w:div>
                                                                                <w:div w:id="113371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964752">
                                                  <w:marLeft w:val="0"/>
                                                  <w:marRight w:val="0"/>
                                                  <w:marTop w:val="0"/>
                                                  <w:marBottom w:val="0"/>
                                                  <w:divBdr>
                                                    <w:top w:val="none" w:sz="0" w:space="0" w:color="auto"/>
                                                    <w:left w:val="none" w:sz="0" w:space="0" w:color="auto"/>
                                                    <w:bottom w:val="none" w:sz="0" w:space="0" w:color="auto"/>
                                                    <w:right w:val="none" w:sz="0" w:space="0" w:color="auto"/>
                                                  </w:divBdr>
                                                  <w:divsChild>
                                                    <w:div w:id="309403237">
                                                      <w:marLeft w:val="0"/>
                                                      <w:marRight w:val="0"/>
                                                      <w:marTop w:val="0"/>
                                                      <w:marBottom w:val="0"/>
                                                      <w:divBdr>
                                                        <w:top w:val="none" w:sz="0" w:space="0" w:color="auto"/>
                                                        <w:left w:val="none" w:sz="0" w:space="0" w:color="auto"/>
                                                        <w:bottom w:val="none" w:sz="0" w:space="0" w:color="auto"/>
                                                        <w:right w:val="none" w:sz="0" w:space="0" w:color="auto"/>
                                                      </w:divBdr>
                                                      <w:divsChild>
                                                        <w:div w:id="750275990">
                                                          <w:marLeft w:val="0"/>
                                                          <w:marRight w:val="0"/>
                                                          <w:marTop w:val="0"/>
                                                          <w:marBottom w:val="0"/>
                                                          <w:divBdr>
                                                            <w:top w:val="none" w:sz="0" w:space="0" w:color="auto"/>
                                                            <w:left w:val="none" w:sz="0" w:space="0" w:color="auto"/>
                                                            <w:bottom w:val="none" w:sz="0" w:space="0" w:color="auto"/>
                                                            <w:right w:val="none" w:sz="0" w:space="0" w:color="auto"/>
                                                          </w:divBdr>
                                                          <w:divsChild>
                                                            <w:div w:id="707683730">
                                                              <w:marLeft w:val="0"/>
                                                              <w:marRight w:val="0"/>
                                                              <w:marTop w:val="0"/>
                                                              <w:marBottom w:val="0"/>
                                                              <w:divBdr>
                                                                <w:top w:val="none" w:sz="0" w:space="0" w:color="auto"/>
                                                                <w:left w:val="none" w:sz="0" w:space="0" w:color="auto"/>
                                                                <w:bottom w:val="none" w:sz="0" w:space="0" w:color="auto"/>
                                                                <w:right w:val="none" w:sz="0" w:space="0" w:color="auto"/>
                                                              </w:divBdr>
                                                              <w:divsChild>
                                                                <w:div w:id="1441758872">
                                                                  <w:marLeft w:val="0"/>
                                                                  <w:marRight w:val="0"/>
                                                                  <w:marTop w:val="0"/>
                                                                  <w:marBottom w:val="300"/>
                                                                  <w:divBdr>
                                                                    <w:top w:val="none" w:sz="0" w:space="0" w:color="auto"/>
                                                                    <w:left w:val="none" w:sz="0" w:space="0" w:color="auto"/>
                                                                    <w:bottom w:val="none" w:sz="0" w:space="0" w:color="auto"/>
                                                                    <w:right w:val="none" w:sz="0" w:space="0" w:color="auto"/>
                                                                  </w:divBdr>
                                                                  <w:divsChild>
                                                                    <w:div w:id="544296547">
                                                                      <w:marLeft w:val="0"/>
                                                                      <w:marRight w:val="0"/>
                                                                      <w:marTop w:val="0"/>
                                                                      <w:marBottom w:val="0"/>
                                                                      <w:divBdr>
                                                                        <w:top w:val="none" w:sz="0" w:space="0" w:color="auto"/>
                                                                        <w:left w:val="none" w:sz="0" w:space="0" w:color="auto"/>
                                                                        <w:bottom w:val="none" w:sz="0" w:space="0" w:color="auto"/>
                                                                        <w:right w:val="none" w:sz="0" w:space="0" w:color="auto"/>
                                                                      </w:divBdr>
                                                                      <w:divsChild>
                                                                        <w:div w:id="1600866443">
                                                                          <w:marLeft w:val="0"/>
                                                                          <w:marRight w:val="0"/>
                                                                          <w:marTop w:val="0"/>
                                                                          <w:marBottom w:val="0"/>
                                                                          <w:divBdr>
                                                                            <w:top w:val="none" w:sz="0" w:space="0" w:color="auto"/>
                                                                            <w:left w:val="none" w:sz="0" w:space="0" w:color="auto"/>
                                                                            <w:bottom w:val="none" w:sz="0" w:space="0" w:color="auto"/>
                                                                            <w:right w:val="none" w:sz="0" w:space="0" w:color="auto"/>
                                                                          </w:divBdr>
                                                                          <w:divsChild>
                                                                            <w:div w:id="127937545">
                                                                              <w:marLeft w:val="0"/>
                                                                              <w:marRight w:val="0"/>
                                                                              <w:marTop w:val="0"/>
                                                                              <w:marBottom w:val="0"/>
                                                                              <w:divBdr>
                                                                                <w:top w:val="none" w:sz="0" w:space="0" w:color="auto"/>
                                                                                <w:left w:val="none" w:sz="0" w:space="0" w:color="auto"/>
                                                                                <w:bottom w:val="none" w:sz="0" w:space="0" w:color="auto"/>
                                                                                <w:right w:val="none" w:sz="0" w:space="0" w:color="auto"/>
                                                                              </w:divBdr>
                                                                              <w:divsChild>
                                                                                <w:div w:id="2098747175">
                                                                                  <w:marLeft w:val="0"/>
                                                                                  <w:marRight w:val="0"/>
                                                                                  <w:marTop w:val="0"/>
                                                                                  <w:marBottom w:val="0"/>
                                                                                  <w:divBdr>
                                                                                    <w:top w:val="none" w:sz="0" w:space="0" w:color="auto"/>
                                                                                    <w:left w:val="none" w:sz="0" w:space="0" w:color="auto"/>
                                                                                    <w:bottom w:val="none" w:sz="0" w:space="0" w:color="auto"/>
                                                                                    <w:right w:val="none" w:sz="0" w:space="0" w:color="auto"/>
                                                                                  </w:divBdr>
                                                                                  <w:divsChild>
                                                                                    <w:div w:id="2145923632">
                                                                                      <w:marLeft w:val="0"/>
                                                                                      <w:marRight w:val="0"/>
                                                                                      <w:marTop w:val="0"/>
                                                                                      <w:marBottom w:val="0"/>
                                                                                      <w:divBdr>
                                                                                        <w:top w:val="none" w:sz="0" w:space="0" w:color="auto"/>
                                                                                        <w:left w:val="none" w:sz="0" w:space="0" w:color="auto"/>
                                                                                        <w:bottom w:val="none" w:sz="0" w:space="0" w:color="auto"/>
                                                                                        <w:right w:val="none" w:sz="0" w:space="0" w:color="auto"/>
                                                                                      </w:divBdr>
                                                                                      <w:divsChild>
                                                                                        <w:div w:id="4792991">
                                                                                          <w:marLeft w:val="0"/>
                                                                                          <w:marRight w:val="0"/>
                                                                                          <w:marTop w:val="0"/>
                                                                                          <w:marBottom w:val="0"/>
                                                                                          <w:divBdr>
                                                                                            <w:top w:val="none" w:sz="0" w:space="0" w:color="auto"/>
                                                                                            <w:left w:val="none" w:sz="0" w:space="0" w:color="auto"/>
                                                                                            <w:bottom w:val="none" w:sz="0" w:space="0" w:color="auto"/>
                                                                                            <w:right w:val="none" w:sz="0" w:space="0" w:color="auto"/>
                                                                                          </w:divBdr>
                                                                                          <w:divsChild>
                                                                                            <w:div w:id="382943540">
                                                                                              <w:marLeft w:val="0"/>
                                                                                              <w:marRight w:val="0"/>
                                                                                              <w:marTop w:val="0"/>
                                                                                              <w:marBottom w:val="60"/>
                                                                                              <w:divBdr>
                                                                                                <w:top w:val="none" w:sz="0" w:space="0" w:color="auto"/>
                                                                                                <w:left w:val="none" w:sz="0" w:space="0" w:color="auto"/>
                                                                                                <w:bottom w:val="none" w:sz="0" w:space="0" w:color="auto"/>
                                                                                                <w:right w:val="none" w:sz="0" w:space="0" w:color="auto"/>
                                                                                              </w:divBdr>
                                                                                            </w:div>
                                                                                            <w:div w:id="2010909684">
                                                                                              <w:marLeft w:val="0"/>
                                                                                              <w:marRight w:val="0"/>
                                                                                              <w:marTop w:val="0"/>
                                                                                              <w:marBottom w:val="120"/>
                                                                                              <w:divBdr>
                                                                                                <w:top w:val="none" w:sz="0" w:space="0" w:color="auto"/>
                                                                                                <w:left w:val="none" w:sz="0" w:space="0" w:color="auto"/>
                                                                                                <w:bottom w:val="none" w:sz="0" w:space="0" w:color="auto"/>
                                                                                                <w:right w:val="none" w:sz="0" w:space="0" w:color="auto"/>
                                                                                              </w:divBdr>
                                                                                            </w:div>
                                                                                            <w:div w:id="1527674321">
                                                                                              <w:marLeft w:val="0"/>
                                                                                              <w:marRight w:val="0"/>
                                                                                              <w:marTop w:val="0"/>
                                                                                              <w:marBottom w:val="0"/>
                                                                                              <w:divBdr>
                                                                                                <w:top w:val="none" w:sz="0" w:space="0" w:color="auto"/>
                                                                                                <w:left w:val="none" w:sz="0" w:space="0" w:color="auto"/>
                                                                                                <w:bottom w:val="none" w:sz="0" w:space="0" w:color="auto"/>
                                                                                                <w:right w:val="none" w:sz="0" w:space="0" w:color="auto"/>
                                                                                              </w:divBdr>
                                                                                              <w:divsChild>
                                                                                                <w:div w:id="1425953263">
                                                                                                  <w:marLeft w:val="0"/>
                                                                                                  <w:marRight w:val="0"/>
                                                                                                  <w:marTop w:val="0"/>
                                                                                                  <w:marBottom w:val="0"/>
                                                                                                  <w:divBdr>
                                                                                                    <w:top w:val="none" w:sz="0" w:space="0" w:color="auto"/>
                                                                                                    <w:left w:val="none" w:sz="0" w:space="0" w:color="auto"/>
                                                                                                    <w:bottom w:val="none" w:sz="0" w:space="0" w:color="auto"/>
                                                                                                    <w:right w:val="none" w:sz="0" w:space="0" w:color="auto"/>
                                                                                                  </w:divBdr>
                                                                                                  <w:divsChild>
                                                                                                    <w:div w:id="924145062">
                                                                                                      <w:marLeft w:val="0"/>
                                                                                                      <w:marRight w:val="0"/>
                                                                                                      <w:marTop w:val="0"/>
                                                                                                      <w:marBottom w:val="0"/>
                                                                                                      <w:divBdr>
                                                                                                        <w:top w:val="none" w:sz="0" w:space="0" w:color="auto"/>
                                                                                                        <w:left w:val="none" w:sz="0" w:space="0" w:color="auto"/>
                                                                                                        <w:bottom w:val="none" w:sz="0" w:space="0" w:color="auto"/>
                                                                                                        <w:right w:val="none" w:sz="0" w:space="0" w:color="auto"/>
                                                                                                      </w:divBdr>
                                                                                                      <w:divsChild>
                                                                                                        <w:div w:id="474956257">
                                                                                                          <w:marLeft w:val="0"/>
                                                                                                          <w:marRight w:val="0"/>
                                                                                                          <w:marTop w:val="0"/>
                                                                                                          <w:marBottom w:val="0"/>
                                                                                                          <w:divBdr>
                                                                                                            <w:top w:val="none" w:sz="0" w:space="0" w:color="auto"/>
                                                                                                            <w:left w:val="none" w:sz="0" w:space="0" w:color="auto"/>
                                                                                                            <w:bottom w:val="none" w:sz="0" w:space="0" w:color="auto"/>
                                                                                                            <w:right w:val="none" w:sz="0" w:space="0" w:color="auto"/>
                                                                                                          </w:divBdr>
                                                                                                          <w:divsChild>
                                                                                                            <w:div w:id="1678922071">
                                                                                                              <w:marLeft w:val="0"/>
                                                                                                              <w:marRight w:val="0"/>
                                                                                                              <w:marTop w:val="0"/>
                                                                                                              <w:marBottom w:val="0"/>
                                                                                                              <w:divBdr>
                                                                                                                <w:top w:val="none" w:sz="0" w:space="0" w:color="auto"/>
                                                                                                                <w:left w:val="none" w:sz="0" w:space="0" w:color="auto"/>
                                                                                                                <w:bottom w:val="none" w:sz="0" w:space="0" w:color="auto"/>
                                                                                                                <w:right w:val="none" w:sz="0" w:space="0" w:color="auto"/>
                                                                                                              </w:divBdr>
                                                                                                              <w:divsChild>
                                                                                                                <w:div w:id="5380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226">
                                                                                                          <w:marLeft w:val="90"/>
                                                                                                          <w:marRight w:val="0"/>
                                                                                                          <w:marTop w:val="0"/>
                                                                                                          <w:marBottom w:val="0"/>
                                                                                                          <w:divBdr>
                                                                                                            <w:top w:val="none" w:sz="0" w:space="0" w:color="auto"/>
                                                                                                            <w:left w:val="none" w:sz="0" w:space="0" w:color="auto"/>
                                                                                                            <w:bottom w:val="none" w:sz="0" w:space="0" w:color="auto"/>
                                                                                                            <w:right w:val="none" w:sz="0" w:space="0" w:color="auto"/>
                                                                                                          </w:divBdr>
                                                                                                          <w:divsChild>
                                                                                                            <w:div w:id="16812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873345">
                                                                                          <w:marLeft w:val="0"/>
                                                                                          <w:marRight w:val="0"/>
                                                                                          <w:marTop w:val="0"/>
                                                                                          <w:marBottom w:val="0"/>
                                                                                          <w:divBdr>
                                                                                            <w:top w:val="none" w:sz="0" w:space="0" w:color="auto"/>
                                                                                            <w:left w:val="none" w:sz="0" w:space="0" w:color="auto"/>
                                                                                            <w:bottom w:val="none" w:sz="0" w:space="0" w:color="auto"/>
                                                                                            <w:right w:val="none" w:sz="0" w:space="0" w:color="auto"/>
                                                                                          </w:divBdr>
                                                                                          <w:divsChild>
                                                                                            <w:div w:id="1116026148">
                                                                                              <w:marLeft w:val="0"/>
                                                                                              <w:marRight w:val="0"/>
                                                                                              <w:marTop w:val="0"/>
                                                                                              <w:marBottom w:val="60"/>
                                                                                              <w:divBdr>
                                                                                                <w:top w:val="none" w:sz="0" w:space="0" w:color="auto"/>
                                                                                                <w:left w:val="none" w:sz="0" w:space="0" w:color="auto"/>
                                                                                                <w:bottom w:val="none" w:sz="0" w:space="0" w:color="auto"/>
                                                                                                <w:right w:val="none" w:sz="0" w:space="0" w:color="auto"/>
                                                                                              </w:divBdr>
                                                                                            </w:div>
                                                                                            <w:div w:id="1178348861">
                                                                                              <w:marLeft w:val="0"/>
                                                                                              <w:marRight w:val="0"/>
                                                                                              <w:marTop w:val="0"/>
                                                                                              <w:marBottom w:val="120"/>
                                                                                              <w:divBdr>
                                                                                                <w:top w:val="none" w:sz="0" w:space="0" w:color="auto"/>
                                                                                                <w:left w:val="none" w:sz="0" w:space="0" w:color="auto"/>
                                                                                                <w:bottom w:val="none" w:sz="0" w:space="0" w:color="auto"/>
                                                                                                <w:right w:val="none" w:sz="0" w:space="0" w:color="auto"/>
                                                                                              </w:divBdr>
                                                                                            </w:div>
                                                                                            <w:div w:id="1335718340">
                                                                                              <w:marLeft w:val="0"/>
                                                                                              <w:marRight w:val="0"/>
                                                                                              <w:marTop w:val="0"/>
                                                                                              <w:marBottom w:val="0"/>
                                                                                              <w:divBdr>
                                                                                                <w:top w:val="none" w:sz="0" w:space="0" w:color="auto"/>
                                                                                                <w:left w:val="none" w:sz="0" w:space="0" w:color="auto"/>
                                                                                                <w:bottom w:val="none" w:sz="0" w:space="0" w:color="auto"/>
                                                                                                <w:right w:val="none" w:sz="0" w:space="0" w:color="auto"/>
                                                                                              </w:divBdr>
                                                                                              <w:divsChild>
                                                                                                <w:div w:id="505903808">
                                                                                                  <w:marLeft w:val="0"/>
                                                                                                  <w:marRight w:val="0"/>
                                                                                                  <w:marTop w:val="0"/>
                                                                                                  <w:marBottom w:val="0"/>
                                                                                                  <w:divBdr>
                                                                                                    <w:top w:val="none" w:sz="0" w:space="0" w:color="auto"/>
                                                                                                    <w:left w:val="none" w:sz="0" w:space="0" w:color="auto"/>
                                                                                                    <w:bottom w:val="none" w:sz="0" w:space="0" w:color="auto"/>
                                                                                                    <w:right w:val="none" w:sz="0" w:space="0" w:color="auto"/>
                                                                                                  </w:divBdr>
                                                                                                  <w:divsChild>
                                                                                                    <w:div w:id="295256653">
                                                                                                      <w:marLeft w:val="0"/>
                                                                                                      <w:marRight w:val="0"/>
                                                                                                      <w:marTop w:val="0"/>
                                                                                                      <w:marBottom w:val="0"/>
                                                                                                      <w:divBdr>
                                                                                                        <w:top w:val="none" w:sz="0" w:space="0" w:color="auto"/>
                                                                                                        <w:left w:val="none" w:sz="0" w:space="0" w:color="auto"/>
                                                                                                        <w:bottom w:val="none" w:sz="0" w:space="0" w:color="auto"/>
                                                                                                        <w:right w:val="none" w:sz="0" w:space="0" w:color="auto"/>
                                                                                                      </w:divBdr>
                                                                                                      <w:divsChild>
                                                                                                        <w:div w:id="1796871102">
                                                                                                          <w:marLeft w:val="0"/>
                                                                                                          <w:marRight w:val="0"/>
                                                                                                          <w:marTop w:val="0"/>
                                                                                                          <w:marBottom w:val="0"/>
                                                                                                          <w:divBdr>
                                                                                                            <w:top w:val="none" w:sz="0" w:space="0" w:color="auto"/>
                                                                                                            <w:left w:val="none" w:sz="0" w:space="0" w:color="auto"/>
                                                                                                            <w:bottom w:val="none" w:sz="0" w:space="0" w:color="auto"/>
                                                                                                            <w:right w:val="none" w:sz="0" w:space="0" w:color="auto"/>
                                                                                                          </w:divBdr>
                                                                                                          <w:divsChild>
                                                                                                            <w:div w:id="109591882">
                                                                                                              <w:marLeft w:val="0"/>
                                                                                                              <w:marRight w:val="0"/>
                                                                                                              <w:marTop w:val="0"/>
                                                                                                              <w:marBottom w:val="0"/>
                                                                                                              <w:divBdr>
                                                                                                                <w:top w:val="none" w:sz="0" w:space="0" w:color="auto"/>
                                                                                                                <w:left w:val="none" w:sz="0" w:space="0" w:color="auto"/>
                                                                                                                <w:bottom w:val="none" w:sz="0" w:space="0" w:color="auto"/>
                                                                                                                <w:right w:val="none" w:sz="0" w:space="0" w:color="auto"/>
                                                                                                              </w:divBdr>
                                                                                                              <w:divsChild>
                                                                                                                <w:div w:id="33203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73977">
                                                                                                          <w:marLeft w:val="90"/>
                                                                                                          <w:marRight w:val="0"/>
                                                                                                          <w:marTop w:val="0"/>
                                                                                                          <w:marBottom w:val="0"/>
                                                                                                          <w:divBdr>
                                                                                                            <w:top w:val="none" w:sz="0" w:space="0" w:color="auto"/>
                                                                                                            <w:left w:val="none" w:sz="0" w:space="0" w:color="auto"/>
                                                                                                            <w:bottom w:val="none" w:sz="0" w:space="0" w:color="auto"/>
                                                                                                            <w:right w:val="none" w:sz="0" w:space="0" w:color="auto"/>
                                                                                                          </w:divBdr>
                                                                                                          <w:divsChild>
                                                                                                            <w:div w:id="173828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643993">
                                                                                          <w:marLeft w:val="0"/>
                                                                                          <w:marRight w:val="0"/>
                                                                                          <w:marTop w:val="0"/>
                                                                                          <w:marBottom w:val="0"/>
                                                                                          <w:divBdr>
                                                                                            <w:top w:val="none" w:sz="0" w:space="0" w:color="auto"/>
                                                                                            <w:left w:val="none" w:sz="0" w:space="0" w:color="auto"/>
                                                                                            <w:bottom w:val="none" w:sz="0" w:space="0" w:color="auto"/>
                                                                                            <w:right w:val="none" w:sz="0" w:space="0" w:color="auto"/>
                                                                                          </w:divBdr>
                                                                                          <w:divsChild>
                                                                                            <w:div w:id="1950500951">
                                                                                              <w:marLeft w:val="0"/>
                                                                                              <w:marRight w:val="0"/>
                                                                                              <w:marTop w:val="0"/>
                                                                                              <w:marBottom w:val="60"/>
                                                                                              <w:divBdr>
                                                                                                <w:top w:val="none" w:sz="0" w:space="0" w:color="auto"/>
                                                                                                <w:left w:val="none" w:sz="0" w:space="0" w:color="auto"/>
                                                                                                <w:bottom w:val="none" w:sz="0" w:space="0" w:color="auto"/>
                                                                                                <w:right w:val="none" w:sz="0" w:space="0" w:color="auto"/>
                                                                                              </w:divBdr>
                                                                                            </w:div>
                                                                                            <w:div w:id="1489832259">
                                                                                              <w:marLeft w:val="0"/>
                                                                                              <w:marRight w:val="0"/>
                                                                                              <w:marTop w:val="0"/>
                                                                                              <w:marBottom w:val="120"/>
                                                                                              <w:divBdr>
                                                                                                <w:top w:val="none" w:sz="0" w:space="0" w:color="auto"/>
                                                                                                <w:left w:val="none" w:sz="0" w:space="0" w:color="auto"/>
                                                                                                <w:bottom w:val="none" w:sz="0" w:space="0" w:color="auto"/>
                                                                                                <w:right w:val="none" w:sz="0" w:space="0" w:color="auto"/>
                                                                                              </w:divBdr>
                                                                                            </w:div>
                                                                                            <w:div w:id="972829733">
                                                                                              <w:marLeft w:val="0"/>
                                                                                              <w:marRight w:val="0"/>
                                                                                              <w:marTop w:val="0"/>
                                                                                              <w:marBottom w:val="0"/>
                                                                                              <w:divBdr>
                                                                                                <w:top w:val="none" w:sz="0" w:space="0" w:color="auto"/>
                                                                                                <w:left w:val="none" w:sz="0" w:space="0" w:color="auto"/>
                                                                                                <w:bottom w:val="none" w:sz="0" w:space="0" w:color="auto"/>
                                                                                                <w:right w:val="none" w:sz="0" w:space="0" w:color="auto"/>
                                                                                              </w:divBdr>
                                                                                              <w:divsChild>
                                                                                                <w:div w:id="644048741">
                                                                                                  <w:marLeft w:val="0"/>
                                                                                                  <w:marRight w:val="0"/>
                                                                                                  <w:marTop w:val="0"/>
                                                                                                  <w:marBottom w:val="0"/>
                                                                                                  <w:divBdr>
                                                                                                    <w:top w:val="none" w:sz="0" w:space="0" w:color="auto"/>
                                                                                                    <w:left w:val="none" w:sz="0" w:space="0" w:color="auto"/>
                                                                                                    <w:bottom w:val="none" w:sz="0" w:space="0" w:color="auto"/>
                                                                                                    <w:right w:val="none" w:sz="0" w:space="0" w:color="auto"/>
                                                                                                  </w:divBdr>
                                                                                                  <w:divsChild>
                                                                                                    <w:div w:id="1895500695">
                                                                                                      <w:marLeft w:val="0"/>
                                                                                                      <w:marRight w:val="0"/>
                                                                                                      <w:marTop w:val="0"/>
                                                                                                      <w:marBottom w:val="0"/>
                                                                                                      <w:divBdr>
                                                                                                        <w:top w:val="none" w:sz="0" w:space="0" w:color="auto"/>
                                                                                                        <w:left w:val="none" w:sz="0" w:space="0" w:color="auto"/>
                                                                                                        <w:bottom w:val="none" w:sz="0" w:space="0" w:color="auto"/>
                                                                                                        <w:right w:val="none" w:sz="0" w:space="0" w:color="auto"/>
                                                                                                      </w:divBdr>
                                                                                                      <w:divsChild>
                                                                                                        <w:div w:id="1540894506">
                                                                                                          <w:marLeft w:val="0"/>
                                                                                                          <w:marRight w:val="0"/>
                                                                                                          <w:marTop w:val="0"/>
                                                                                                          <w:marBottom w:val="0"/>
                                                                                                          <w:divBdr>
                                                                                                            <w:top w:val="none" w:sz="0" w:space="0" w:color="auto"/>
                                                                                                            <w:left w:val="none" w:sz="0" w:space="0" w:color="auto"/>
                                                                                                            <w:bottom w:val="none" w:sz="0" w:space="0" w:color="auto"/>
                                                                                                            <w:right w:val="none" w:sz="0" w:space="0" w:color="auto"/>
                                                                                                          </w:divBdr>
                                                                                                          <w:divsChild>
                                                                                                            <w:div w:id="601107184">
                                                                                                              <w:marLeft w:val="0"/>
                                                                                                              <w:marRight w:val="0"/>
                                                                                                              <w:marTop w:val="0"/>
                                                                                                              <w:marBottom w:val="0"/>
                                                                                                              <w:divBdr>
                                                                                                                <w:top w:val="none" w:sz="0" w:space="0" w:color="auto"/>
                                                                                                                <w:left w:val="none" w:sz="0" w:space="0" w:color="auto"/>
                                                                                                                <w:bottom w:val="none" w:sz="0" w:space="0" w:color="auto"/>
                                                                                                                <w:right w:val="none" w:sz="0" w:space="0" w:color="auto"/>
                                                                                                              </w:divBdr>
                                                                                                              <w:divsChild>
                                                                                                                <w:div w:id="14410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97855">
                                                                                                          <w:marLeft w:val="90"/>
                                                                                                          <w:marRight w:val="0"/>
                                                                                                          <w:marTop w:val="0"/>
                                                                                                          <w:marBottom w:val="0"/>
                                                                                                          <w:divBdr>
                                                                                                            <w:top w:val="none" w:sz="0" w:space="0" w:color="auto"/>
                                                                                                            <w:left w:val="none" w:sz="0" w:space="0" w:color="auto"/>
                                                                                                            <w:bottom w:val="none" w:sz="0" w:space="0" w:color="auto"/>
                                                                                                            <w:right w:val="none" w:sz="0" w:space="0" w:color="auto"/>
                                                                                                          </w:divBdr>
                                                                                                          <w:divsChild>
                                                                                                            <w:div w:id="1202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007034">
                                                                                          <w:marLeft w:val="0"/>
                                                                                          <w:marRight w:val="0"/>
                                                                                          <w:marTop w:val="0"/>
                                                                                          <w:marBottom w:val="0"/>
                                                                                          <w:divBdr>
                                                                                            <w:top w:val="none" w:sz="0" w:space="0" w:color="auto"/>
                                                                                            <w:left w:val="none" w:sz="0" w:space="0" w:color="auto"/>
                                                                                            <w:bottom w:val="none" w:sz="0" w:space="0" w:color="auto"/>
                                                                                            <w:right w:val="none" w:sz="0" w:space="0" w:color="auto"/>
                                                                                          </w:divBdr>
                                                                                          <w:divsChild>
                                                                                            <w:div w:id="18726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0274610">
      <w:bodyDiv w:val="1"/>
      <w:marLeft w:val="0"/>
      <w:marRight w:val="0"/>
      <w:marTop w:val="0"/>
      <w:marBottom w:val="0"/>
      <w:divBdr>
        <w:top w:val="none" w:sz="0" w:space="0" w:color="auto"/>
        <w:left w:val="none" w:sz="0" w:space="0" w:color="auto"/>
        <w:bottom w:val="none" w:sz="0" w:space="0" w:color="auto"/>
        <w:right w:val="none" w:sz="0" w:space="0" w:color="auto"/>
      </w:divBdr>
      <w:divsChild>
        <w:div w:id="1854495023">
          <w:marLeft w:val="0"/>
          <w:marRight w:val="240"/>
          <w:marTop w:val="0"/>
          <w:marBottom w:val="0"/>
          <w:divBdr>
            <w:top w:val="none" w:sz="0" w:space="0" w:color="auto"/>
            <w:left w:val="none" w:sz="0" w:space="0" w:color="auto"/>
            <w:bottom w:val="none" w:sz="0" w:space="0" w:color="auto"/>
            <w:right w:val="none" w:sz="0" w:space="0" w:color="auto"/>
          </w:divBdr>
          <w:divsChild>
            <w:div w:id="1310548942">
              <w:marLeft w:val="0"/>
              <w:marRight w:val="0"/>
              <w:marTop w:val="0"/>
              <w:marBottom w:val="0"/>
              <w:divBdr>
                <w:top w:val="none" w:sz="0" w:space="0" w:color="auto"/>
                <w:left w:val="none" w:sz="0" w:space="0" w:color="auto"/>
                <w:bottom w:val="none" w:sz="0" w:space="0" w:color="auto"/>
                <w:right w:val="none" w:sz="0" w:space="0" w:color="auto"/>
              </w:divBdr>
              <w:divsChild>
                <w:div w:id="4501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9582">
          <w:marLeft w:val="0"/>
          <w:marRight w:val="240"/>
          <w:marTop w:val="0"/>
          <w:marBottom w:val="0"/>
          <w:divBdr>
            <w:top w:val="none" w:sz="0" w:space="0" w:color="auto"/>
            <w:left w:val="none" w:sz="0" w:space="0" w:color="auto"/>
            <w:bottom w:val="none" w:sz="0" w:space="0" w:color="auto"/>
            <w:right w:val="none" w:sz="0" w:space="0" w:color="auto"/>
          </w:divBdr>
          <w:divsChild>
            <w:div w:id="1550728923">
              <w:marLeft w:val="0"/>
              <w:marRight w:val="0"/>
              <w:marTop w:val="0"/>
              <w:marBottom w:val="0"/>
              <w:divBdr>
                <w:top w:val="none" w:sz="0" w:space="0" w:color="auto"/>
                <w:left w:val="none" w:sz="0" w:space="0" w:color="auto"/>
                <w:bottom w:val="none" w:sz="0" w:space="0" w:color="auto"/>
                <w:right w:val="none" w:sz="0" w:space="0" w:color="auto"/>
              </w:divBdr>
              <w:divsChild>
                <w:div w:id="191523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8627">
          <w:marLeft w:val="0"/>
          <w:marRight w:val="0"/>
          <w:marTop w:val="750"/>
          <w:marBottom w:val="0"/>
          <w:divBdr>
            <w:top w:val="none" w:sz="0" w:space="0" w:color="auto"/>
            <w:left w:val="none" w:sz="0" w:space="0" w:color="auto"/>
            <w:bottom w:val="none" w:sz="0" w:space="0" w:color="auto"/>
            <w:right w:val="none" w:sz="0" w:space="0" w:color="auto"/>
          </w:divBdr>
          <w:divsChild>
            <w:div w:id="526017828">
              <w:marLeft w:val="0"/>
              <w:marRight w:val="0"/>
              <w:marTop w:val="0"/>
              <w:marBottom w:val="0"/>
              <w:divBdr>
                <w:top w:val="none" w:sz="0" w:space="0" w:color="auto"/>
                <w:left w:val="none" w:sz="0" w:space="0" w:color="auto"/>
                <w:bottom w:val="none" w:sz="0" w:space="0" w:color="auto"/>
                <w:right w:val="none" w:sz="0" w:space="0" w:color="auto"/>
              </w:divBdr>
              <w:divsChild>
                <w:div w:id="1277327533">
                  <w:marLeft w:val="0"/>
                  <w:marRight w:val="0"/>
                  <w:marTop w:val="0"/>
                  <w:marBottom w:val="0"/>
                  <w:divBdr>
                    <w:top w:val="none" w:sz="0" w:space="0" w:color="auto"/>
                    <w:left w:val="none" w:sz="0" w:space="0" w:color="auto"/>
                    <w:bottom w:val="none" w:sz="0" w:space="0" w:color="auto"/>
                    <w:right w:val="none" w:sz="0" w:space="0" w:color="auto"/>
                  </w:divBdr>
                  <w:divsChild>
                    <w:div w:id="8291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267982">
      <w:bodyDiv w:val="1"/>
      <w:marLeft w:val="0"/>
      <w:marRight w:val="0"/>
      <w:marTop w:val="0"/>
      <w:marBottom w:val="0"/>
      <w:divBdr>
        <w:top w:val="none" w:sz="0" w:space="0" w:color="auto"/>
        <w:left w:val="none" w:sz="0" w:space="0" w:color="auto"/>
        <w:bottom w:val="none" w:sz="0" w:space="0" w:color="auto"/>
        <w:right w:val="none" w:sz="0" w:space="0" w:color="auto"/>
      </w:divBdr>
      <w:divsChild>
        <w:div w:id="1168254327">
          <w:marLeft w:val="0"/>
          <w:marRight w:val="240"/>
          <w:marTop w:val="0"/>
          <w:marBottom w:val="0"/>
          <w:divBdr>
            <w:top w:val="none" w:sz="0" w:space="0" w:color="auto"/>
            <w:left w:val="none" w:sz="0" w:space="0" w:color="auto"/>
            <w:bottom w:val="none" w:sz="0" w:space="0" w:color="auto"/>
            <w:right w:val="none" w:sz="0" w:space="0" w:color="auto"/>
          </w:divBdr>
          <w:divsChild>
            <w:div w:id="1779908844">
              <w:marLeft w:val="0"/>
              <w:marRight w:val="0"/>
              <w:marTop w:val="0"/>
              <w:marBottom w:val="0"/>
              <w:divBdr>
                <w:top w:val="none" w:sz="0" w:space="0" w:color="auto"/>
                <w:left w:val="none" w:sz="0" w:space="0" w:color="auto"/>
                <w:bottom w:val="none" w:sz="0" w:space="0" w:color="auto"/>
                <w:right w:val="none" w:sz="0" w:space="0" w:color="auto"/>
              </w:divBdr>
              <w:divsChild>
                <w:div w:id="1512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69691">
          <w:marLeft w:val="0"/>
          <w:marRight w:val="240"/>
          <w:marTop w:val="0"/>
          <w:marBottom w:val="0"/>
          <w:divBdr>
            <w:top w:val="none" w:sz="0" w:space="0" w:color="auto"/>
            <w:left w:val="none" w:sz="0" w:space="0" w:color="auto"/>
            <w:bottom w:val="none" w:sz="0" w:space="0" w:color="auto"/>
            <w:right w:val="none" w:sz="0" w:space="0" w:color="auto"/>
          </w:divBdr>
          <w:divsChild>
            <w:div w:id="186915369">
              <w:marLeft w:val="0"/>
              <w:marRight w:val="0"/>
              <w:marTop w:val="0"/>
              <w:marBottom w:val="0"/>
              <w:divBdr>
                <w:top w:val="none" w:sz="0" w:space="0" w:color="auto"/>
                <w:left w:val="none" w:sz="0" w:space="0" w:color="auto"/>
                <w:bottom w:val="none" w:sz="0" w:space="0" w:color="auto"/>
                <w:right w:val="none" w:sz="0" w:space="0" w:color="auto"/>
              </w:divBdr>
              <w:divsChild>
                <w:div w:id="173782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2486">
          <w:marLeft w:val="0"/>
          <w:marRight w:val="0"/>
          <w:marTop w:val="750"/>
          <w:marBottom w:val="0"/>
          <w:divBdr>
            <w:top w:val="none" w:sz="0" w:space="0" w:color="auto"/>
            <w:left w:val="none" w:sz="0" w:space="0" w:color="auto"/>
            <w:bottom w:val="none" w:sz="0" w:space="0" w:color="auto"/>
            <w:right w:val="none" w:sz="0" w:space="0" w:color="auto"/>
          </w:divBdr>
          <w:divsChild>
            <w:div w:id="632903999">
              <w:marLeft w:val="0"/>
              <w:marRight w:val="0"/>
              <w:marTop w:val="0"/>
              <w:marBottom w:val="0"/>
              <w:divBdr>
                <w:top w:val="none" w:sz="0" w:space="0" w:color="auto"/>
                <w:left w:val="none" w:sz="0" w:space="0" w:color="auto"/>
                <w:bottom w:val="none" w:sz="0" w:space="0" w:color="auto"/>
                <w:right w:val="none" w:sz="0" w:space="0" w:color="auto"/>
              </w:divBdr>
              <w:divsChild>
                <w:div w:id="989989533">
                  <w:marLeft w:val="0"/>
                  <w:marRight w:val="0"/>
                  <w:marTop w:val="0"/>
                  <w:marBottom w:val="0"/>
                  <w:divBdr>
                    <w:top w:val="none" w:sz="0" w:space="0" w:color="auto"/>
                    <w:left w:val="none" w:sz="0" w:space="0" w:color="auto"/>
                    <w:bottom w:val="none" w:sz="0" w:space="0" w:color="auto"/>
                    <w:right w:val="none" w:sz="0" w:space="0" w:color="auto"/>
                  </w:divBdr>
                  <w:divsChild>
                    <w:div w:id="24465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095098">
      <w:bodyDiv w:val="1"/>
      <w:marLeft w:val="0"/>
      <w:marRight w:val="0"/>
      <w:marTop w:val="0"/>
      <w:marBottom w:val="0"/>
      <w:divBdr>
        <w:top w:val="none" w:sz="0" w:space="0" w:color="auto"/>
        <w:left w:val="none" w:sz="0" w:space="0" w:color="auto"/>
        <w:bottom w:val="none" w:sz="0" w:space="0" w:color="auto"/>
        <w:right w:val="none" w:sz="0" w:space="0" w:color="auto"/>
      </w:divBdr>
      <w:divsChild>
        <w:div w:id="1827436154">
          <w:marLeft w:val="0"/>
          <w:marRight w:val="240"/>
          <w:marTop w:val="0"/>
          <w:marBottom w:val="0"/>
          <w:divBdr>
            <w:top w:val="none" w:sz="0" w:space="0" w:color="auto"/>
            <w:left w:val="none" w:sz="0" w:space="0" w:color="auto"/>
            <w:bottom w:val="none" w:sz="0" w:space="0" w:color="auto"/>
            <w:right w:val="none" w:sz="0" w:space="0" w:color="auto"/>
          </w:divBdr>
          <w:divsChild>
            <w:div w:id="2126388726">
              <w:marLeft w:val="0"/>
              <w:marRight w:val="0"/>
              <w:marTop w:val="0"/>
              <w:marBottom w:val="0"/>
              <w:divBdr>
                <w:top w:val="none" w:sz="0" w:space="0" w:color="auto"/>
                <w:left w:val="none" w:sz="0" w:space="0" w:color="auto"/>
                <w:bottom w:val="none" w:sz="0" w:space="0" w:color="auto"/>
                <w:right w:val="none" w:sz="0" w:space="0" w:color="auto"/>
              </w:divBdr>
              <w:divsChild>
                <w:div w:id="10503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0725">
          <w:marLeft w:val="0"/>
          <w:marRight w:val="240"/>
          <w:marTop w:val="0"/>
          <w:marBottom w:val="0"/>
          <w:divBdr>
            <w:top w:val="none" w:sz="0" w:space="0" w:color="auto"/>
            <w:left w:val="none" w:sz="0" w:space="0" w:color="auto"/>
            <w:bottom w:val="none" w:sz="0" w:space="0" w:color="auto"/>
            <w:right w:val="none" w:sz="0" w:space="0" w:color="auto"/>
          </w:divBdr>
          <w:divsChild>
            <w:div w:id="35281773">
              <w:marLeft w:val="0"/>
              <w:marRight w:val="0"/>
              <w:marTop w:val="0"/>
              <w:marBottom w:val="0"/>
              <w:divBdr>
                <w:top w:val="none" w:sz="0" w:space="0" w:color="auto"/>
                <w:left w:val="none" w:sz="0" w:space="0" w:color="auto"/>
                <w:bottom w:val="none" w:sz="0" w:space="0" w:color="auto"/>
                <w:right w:val="none" w:sz="0" w:space="0" w:color="auto"/>
              </w:divBdr>
              <w:divsChild>
                <w:div w:id="15501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8471">
          <w:marLeft w:val="0"/>
          <w:marRight w:val="0"/>
          <w:marTop w:val="750"/>
          <w:marBottom w:val="0"/>
          <w:divBdr>
            <w:top w:val="none" w:sz="0" w:space="0" w:color="auto"/>
            <w:left w:val="none" w:sz="0" w:space="0" w:color="auto"/>
            <w:bottom w:val="none" w:sz="0" w:space="0" w:color="auto"/>
            <w:right w:val="none" w:sz="0" w:space="0" w:color="auto"/>
          </w:divBdr>
          <w:divsChild>
            <w:div w:id="972440562">
              <w:marLeft w:val="0"/>
              <w:marRight w:val="0"/>
              <w:marTop w:val="0"/>
              <w:marBottom w:val="0"/>
              <w:divBdr>
                <w:top w:val="none" w:sz="0" w:space="0" w:color="auto"/>
                <w:left w:val="none" w:sz="0" w:space="0" w:color="auto"/>
                <w:bottom w:val="none" w:sz="0" w:space="0" w:color="auto"/>
                <w:right w:val="none" w:sz="0" w:space="0" w:color="auto"/>
              </w:divBdr>
              <w:divsChild>
                <w:div w:id="1176771821">
                  <w:marLeft w:val="0"/>
                  <w:marRight w:val="0"/>
                  <w:marTop w:val="0"/>
                  <w:marBottom w:val="0"/>
                  <w:divBdr>
                    <w:top w:val="none" w:sz="0" w:space="0" w:color="auto"/>
                    <w:left w:val="none" w:sz="0" w:space="0" w:color="auto"/>
                    <w:bottom w:val="none" w:sz="0" w:space="0" w:color="auto"/>
                    <w:right w:val="none" w:sz="0" w:space="0" w:color="auto"/>
                  </w:divBdr>
                  <w:divsChild>
                    <w:div w:id="111745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401214">
      <w:bodyDiv w:val="1"/>
      <w:marLeft w:val="0"/>
      <w:marRight w:val="0"/>
      <w:marTop w:val="0"/>
      <w:marBottom w:val="0"/>
      <w:divBdr>
        <w:top w:val="none" w:sz="0" w:space="0" w:color="auto"/>
        <w:left w:val="none" w:sz="0" w:space="0" w:color="auto"/>
        <w:bottom w:val="none" w:sz="0" w:space="0" w:color="auto"/>
        <w:right w:val="none" w:sz="0" w:space="0" w:color="auto"/>
      </w:divBdr>
      <w:divsChild>
        <w:div w:id="1394352315">
          <w:marLeft w:val="0"/>
          <w:marRight w:val="240"/>
          <w:marTop w:val="0"/>
          <w:marBottom w:val="0"/>
          <w:divBdr>
            <w:top w:val="none" w:sz="0" w:space="0" w:color="auto"/>
            <w:left w:val="none" w:sz="0" w:space="0" w:color="auto"/>
            <w:bottom w:val="none" w:sz="0" w:space="0" w:color="auto"/>
            <w:right w:val="none" w:sz="0" w:space="0" w:color="auto"/>
          </w:divBdr>
          <w:divsChild>
            <w:div w:id="263000424">
              <w:marLeft w:val="0"/>
              <w:marRight w:val="0"/>
              <w:marTop w:val="0"/>
              <w:marBottom w:val="0"/>
              <w:divBdr>
                <w:top w:val="none" w:sz="0" w:space="0" w:color="auto"/>
                <w:left w:val="none" w:sz="0" w:space="0" w:color="auto"/>
                <w:bottom w:val="none" w:sz="0" w:space="0" w:color="auto"/>
                <w:right w:val="none" w:sz="0" w:space="0" w:color="auto"/>
              </w:divBdr>
              <w:divsChild>
                <w:div w:id="14690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18569">
          <w:marLeft w:val="0"/>
          <w:marRight w:val="240"/>
          <w:marTop w:val="0"/>
          <w:marBottom w:val="0"/>
          <w:divBdr>
            <w:top w:val="none" w:sz="0" w:space="0" w:color="auto"/>
            <w:left w:val="none" w:sz="0" w:space="0" w:color="auto"/>
            <w:bottom w:val="none" w:sz="0" w:space="0" w:color="auto"/>
            <w:right w:val="none" w:sz="0" w:space="0" w:color="auto"/>
          </w:divBdr>
          <w:divsChild>
            <w:div w:id="66079085">
              <w:marLeft w:val="0"/>
              <w:marRight w:val="0"/>
              <w:marTop w:val="0"/>
              <w:marBottom w:val="0"/>
              <w:divBdr>
                <w:top w:val="none" w:sz="0" w:space="0" w:color="auto"/>
                <w:left w:val="none" w:sz="0" w:space="0" w:color="auto"/>
                <w:bottom w:val="none" w:sz="0" w:space="0" w:color="auto"/>
                <w:right w:val="none" w:sz="0" w:space="0" w:color="auto"/>
              </w:divBdr>
              <w:divsChild>
                <w:div w:id="6671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3738">
          <w:marLeft w:val="0"/>
          <w:marRight w:val="0"/>
          <w:marTop w:val="750"/>
          <w:marBottom w:val="0"/>
          <w:divBdr>
            <w:top w:val="none" w:sz="0" w:space="0" w:color="auto"/>
            <w:left w:val="none" w:sz="0" w:space="0" w:color="auto"/>
            <w:bottom w:val="none" w:sz="0" w:space="0" w:color="auto"/>
            <w:right w:val="none" w:sz="0" w:space="0" w:color="auto"/>
          </w:divBdr>
          <w:divsChild>
            <w:div w:id="1086920810">
              <w:marLeft w:val="0"/>
              <w:marRight w:val="0"/>
              <w:marTop w:val="0"/>
              <w:marBottom w:val="0"/>
              <w:divBdr>
                <w:top w:val="none" w:sz="0" w:space="0" w:color="auto"/>
                <w:left w:val="none" w:sz="0" w:space="0" w:color="auto"/>
                <w:bottom w:val="none" w:sz="0" w:space="0" w:color="auto"/>
                <w:right w:val="none" w:sz="0" w:space="0" w:color="auto"/>
              </w:divBdr>
              <w:divsChild>
                <w:div w:id="1683363323">
                  <w:marLeft w:val="0"/>
                  <w:marRight w:val="0"/>
                  <w:marTop w:val="0"/>
                  <w:marBottom w:val="0"/>
                  <w:divBdr>
                    <w:top w:val="none" w:sz="0" w:space="0" w:color="auto"/>
                    <w:left w:val="none" w:sz="0" w:space="0" w:color="auto"/>
                    <w:bottom w:val="none" w:sz="0" w:space="0" w:color="auto"/>
                    <w:right w:val="none" w:sz="0" w:space="0" w:color="auto"/>
                  </w:divBdr>
                  <w:divsChild>
                    <w:div w:id="1861509066">
                      <w:marLeft w:val="0"/>
                      <w:marRight w:val="0"/>
                      <w:marTop w:val="0"/>
                      <w:marBottom w:val="0"/>
                      <w:divBdr>
                        <w:top w:val="none" w:sz="0" w:space="0" w:color="auto"/>
                        <w:left w:val="none" w:sz="0" w:space="0" w:color="auto"/>
                        <w:bottom w:val="none" w:sz="0" w:space="0" w:color="auto"/>
                        <w:right w:val="none" w:sz="0" w:space="0" w:color="auto"/>
                      </w:divBdr>
                      <w:divsChild>
                        <w:div w:id="27498980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19642161">
      <w:bodyDiv w:val="1"/>
      <w:marLeft w:val="0"/>
      <w:marRight w:val="0"/>
      <w:marTop w:val="0"/>
      <w:marBottom w:val="0"/>
      <w:divBdr>
        <w:top w:val="none" w:sz="0" w:space="0" w:color="auto"/>
        <w:left w:val="none" w:sz="0" w:space="0" w:color="auto"/>
        <w:bottom w:val="none" w:sz="0" w:space="0" w:color="auto"/>
        <w:right w:val="none" w:sz="0" w:space="0" w:color="auto"/>
      </w:divBdr>
    </w:div>
    <w:div w:id="2120249731">
      <w:bodyDiv w:val="1"/>
      <w:marLeft w:val="0"/>
      <w:marRight w:val="0"/>
      <w:marTop w:val="0"/>
      <w:marBottom w:val="0"/>
      <w:divBdr>
        <w:top w:val="none" w:sz="0" w:space="0" w:color="auto"/>
        <w:left w:val="none" w:sz="0" w:space="0" w:color="auto"/>
        <w:bottom w:val="none" w:sz="0" w:space="0" w:color="auto"/>
        <w:right w:val="none" w:sz="0" w:space="0" w:color="auto"/>
      </w:divBdr>
    </w:div>
    <w:div w:id="2128621723">
      <w:bodyDiv w:val="1"/>
      <w:marLeft w:val="0"/>
      <w:marRight w:val="0"/>
      <w:marTop w:val="0"/>
      <w:marBottom w:val="0"/>
      <w:divBdr>
        <w:top w:val="none" w:sz="0" w:space="0" w:color="auto"/>
        <w:left w:val="none" w:sz="0" w:space="0" w:color="auto"/>
        <w:bottom w:val="none" w:sz="0" w:space="0" w:color="auto"/>
        <w:right w:val="none" w:sz="0" w:space="0" w:color="auto"/>
      </w:divBdr>
      <w:divsChild>
        <w:div w:id="1342511370">
          <w:marLeft w:val="0"/>
          <w:marRight w:val="240"/>
          <w:marTop w:val="0"/>
          <w:marBottom w:val="0"/>
          <w:divBdr>
            <w:top w:val="none" w:sz="0" w:space="0" w:color="auto"/>
            <w:left w:val="none" w:sz="0" w:space="0" w:color="auto"/>
            <w:bottom w:val="none" w:sz="0" w:space="0" w:color="auto"/>
            <w:right w:val="none" w:sz="0" w:space="0" w:color="auto"/>
          </w:divBdr>
          <w:divsChild>
            <w:div w:id="1983924171">
              <w:marLeft w:val="0"/>
              <w:marRight w:val="0"/>
              <w:marTop w:val="0"/>
              <w:marBottom w:val="0"/>
              <w:divBdr>
                <w:top w:val="none" w:sz="0" w:space="0" w:color="auto"/>
                <w:left w:val="none" w:sz="0" w:space="0" w:color="auto"/>
                <w:bottom w:val="none" w:sz="0" w:space="0" w:color="auto"/>
                <w:right w:val="none" w:sz="0" w:space="0" w:color="auto"/>
              </w:divBdr>
              <w:divsChild>
                <w:div w:id="4302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7545">
          <w:marLeft w:val="0"/>
          <w:marRight w:val="240"/>
          <w:marTop w:val="0"/>
          <w:marBottom w:val="0"/>
          <w:divBdr>
            <w:top w:val="none" w:sz="0" w:space="0" w:color="auto"/>
            <w:left w:val="none" w:sz="0" w:space="0" w:color="auto"/>
            <w:bottom w:val="none" w:sz="0" w:space="0" w:color="auto"/>
            <w:right w:val="none" w:sz="0" w:space="0" w:color="auto"/>
          </w:divBdr>
          <w:divsChild>
            <w:div w:id="1237783761">
              <w:marLeft w:val="0"/>
              <w:marRight w:val="0"/>
              <w:marTop w:val="0"/>
              <w:marBottom w:val="0"/>
              <w:divBdr>
                <w:top w:val="none" w:sz="0" w:space="0" w:color="auto"/>
                <w:left w:val="none" w:sz="0" w:space="0" w:color="auto"/>
                <w:bottom w:val="none" w:sz="0" w:space="0" w:color="auto"/>
                <w:right w:val="none" w:sz="0" w:space="0" w:color="auto"/>
              </w:divBdr>
              <w:divsChild>
                <w:div w:id="39034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2957">
          <w:marLeft w:val="0"/>
          <w:marRight w:val="0"/>
          <w:marTop w:val="750"/>
          <w:marBottom w:val="0"/>
          <w:divBdr>
            <w:top w:val="none" w:sz="0" w:space="0" w:color="auto"/>
            <w:left w:val="none" w:sz="0" w:space="0" w:color="auto"/>
            <w:bottom w:val="none" w:sz="0" w:space="0" w:color="auto"/>
            <w:right w:val="none" w:sz="0" w:space="0" w:color="auto"/>
          </w:divBdr>
          <w:divsChild>
            <w:div w:id="1680113470">
              <w:marLeft w:val="0"/>
              <w:marRight w:val="0"/>
              <w:marTop w:val="0"/>
              <w:marBottom w:val="0"/>
              <w:divBdr>
                <w:top w:val="none" w:sz="0" w:space="0" w:color="auto"/>
                <w:left w:val="none" w:sz="0" w:space="0" w:color="auto"/>
                <w:bottom w:val="none" w:sz="0" w:space="0" w:color="auto"/>
                <w:right w:val="none" w:sz="0" w:space="0" w:color="auto"/>
              </w:divBdr>
              <w:divsChild>
                <w:div w:id="489446726">
                  <w:marLeft w:val="0"/>
                  <w:marRight w:val="0"/>
                  <w:marTop w:val="0"/>
                  <w:marBottom w:val="0"/>
                  <w:divBdr>
                    <w:top w:val="none" w:sz="0" w:space="0" w:color="auto"/>
                    <w:left w:val="none" w:sz="0" w:space="0" w:color="auto"/>
                    <w:bottom w:val="none" w:sz="0" w:space="0" w:color="auto"/>
                    <w:right w:val="none" w:sz="0" w:space="0" w:color="auto"/>
                  </w:divBdr>
                  <w:divsChild>
                    <w:div w:id="205083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746528">
      <w:bodyDiv w:val="1"/>
      <w:marLeft w:val="0"/>
      <w:marRight w:val="0"/>
      <w:marTop w:val="0"/>
      <w:marBottom w:val="0"/>
      <w:divBdr>
        <w:top w:val="none" w:sz="0" w:space="0" w:color="auto"/>
        <w:left w:val="none" w:sz="0" w:space="0" w:color="auto"/>
        <w:bottom w:val="none" w:sz="0" w:space="0" w:color="auto"/>
        <w:right w:val="none" w:sz="0" w:space="0" w:color="auto"/>
      </w:divBdr>
      <w:divsChild>
        <w:div w:id="204368738">
          <w:marLeft w:val="-420"/>
          <w:marRight w:val="0"/>
          <w:marTop w:val="0"/>
          <w:marBottom w:val="0"/>
          <w:divBdr>
            <w:top w:val="none" w:sz="0" w:space="0" w:color="auto"/>
            <w:left w:val="none" w:sz="0" w:space="0" w:color="auto"/>
            <w:bottom w:val="none" w:sz="0" w:space="0" w:color="auto"/>
            <w:right w:val="none" w:sz="0" w:space="0" w:color="auto"/>
          </w:divBdr>
          <w:divsChild>
            <w:div w:id="996305434">
              <w:marLeft w:val="0"/>
              <w:marRight w:val="0"/>
              <w:marTop w:val="0"/>
              <w:marBottom w:val="0"/>
              <w:divBdr>
                <w:top w:val="none" w:sz="0" w:space="0" w:color="auto"/>
                <w:left w:val="none" w:sz="0" w:space="0" w:color="auto"/>
                <w:bottom w:val="none" w:sz="0" w:space="0" w:color="auto"/>
                <w:right w:val="none" w:sz="0" w:space="0" w:color="auto"/>
              </w:divBdr>
              <w:divsChild>
                <w:div w:id="1031883242">
                  <w:marLeft w:val="0"/>
                  <w:marRight w:val="0"/>
                  <w:marTop w:val="0"/>
                  <w:marBottom w:val="0"/>
                  <w:divBdr>
                    <w:top w:val="none" w:sz="0" w:space="0" w:color="auto"/>
                    <w:left w:val="none" w:sz="0" w:space="0" w:color="auto"/>
                    <w:bottom w:val="none" w:sz="0" w:space="0" w:color="auto"/>
                    <w:right w:val="none" w:sz="0" w:space="0" w:color="auto"/>
                  </w:divBdr>
                  <w:divsChild>
                    <w:div w:id="528300133">
                      <w:marLeft w:val="0"/>
                      <w:marRight w:val="0"/>
                      <w:marTop w:val="0"/>
                      <w:marBottom w:val="0"/>
                      <w:divBdr>
                        <w:top w:val="none" w:sz="0" w:space="0" w:color="auto"/>
                        <w:left w:val="none" w:sz="0" w:space="0" w:color="auto"/>
                        <w:bottom w:val="none" w:sz="0" w:space="0" w:color="auto"/>
                        <w:right w:val="none" w:sz="0" w:space="0" w:color="auto"/>
                      </w:divBdr>
                    </w:div>
                    <w:div w:id="515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353418">
          <w:marLeft w:val="-420"/>
          <w:marRight w:val="0"/>
          <w:marTop w:val="0"/>
          <w:marBottom w:val="0"/>
          <w:divBdr>
            <w:top w:val="none" w:sz="0" w:space="0" w:color="auto"/>
            <w:left w:val="none" w:sz="0" w:space="0" w:color="auto"/>
            <w:bottom w:val="none" w:sz="0" w:space="0" w:color="auto"/>
            <w:right w:val="none" w:sz="0" w:space="0" w:color="auto"/>
          </w:divBdr>
          <w:divsChild>
            <w:div w:id="1925602153">
              <w:marLeft w:val="0"/>
              <w:marRight w:val="0"/>
              <w:marTop w:val="0"/>
              <w:marBottom w:val="0"/>
              <w:divBdr>
                <w:top w:val="none" w:sz="0" w:space="0" w:color="auto"/>
                <w:left w:val="none" w:sz="0" w:space="0" w:color="auto"/>
                <w:bottom w:val="none" w:sz="0" w:space="0" w:color="auto"/>
                <w:right w:val="none" w:sz="0" w:space="0" w:color="auto"/>
              </w:divBdr>
              <w:divsChild>
                <w:div w:id="1755710854">
                  <w:marLeft w:val="0"/>
                  <w:marRight w:val="0"/>
                  <w:marTop w:val="0"/>
                  <w:marBottom w:val="0"/>
                  <w:divBdr>
                    <w:top w:val="none" w:sz="0" w:space="0" w:color="auto"/>
                    <w:left w:val="none" w:sz="0" w:space="0" w:color="auto"/>
                    <w:bottom w:val="none" w:sz="0" w:space="0" w:color="auto"/>
                    <w:right w:val="none" w:sz="0" w:space="0" w:color="auto"/>
                  </w:divBdr>
                  <w:divsChild>
                    <w:div w:id="1047992734">
                      <w:marLeft w:val="0"/>
                      <w:marRight w:val="0"/>
                      <w:marTop w:val="0"/>
                      <w:marBottom w:val="0"/>
                      <w:divBdr>
                        <w:top w:val="none" w:sz="0" w:space="0" w:color="auto"/>
                        <w:left w:val="none" w:sz="0" w:space="0" w:color="auto"/>
                        <w:bottom w:val="none" w:sz="0" w:space="0" w:color="auto"/>
                        <w:right w:val="none" w:sz="0" w:space="0" w:color="auto"/>
                      </w:divBdr>
                    </w:div>
                    <w:div w:id="15971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8587">
          <w:marLeft w:val="-420"/>
          <w:marRight w:val="0"/>
          <w:marTop w:val="0"/>
          <w:marBottom w:val="0"/>
          <w:divBdr>
            <w:top w:val="none" w:sz="0" w:space="0" w:color="auto"/>
            <w:left w:val="none" w:sz="0" w:space="0" w:color="auto"/>
            <w:bottom w:val="none" w:sz="0" w:space="0" w:color="auto"/>
            <w:right w:val="none" w:sz="0" w:space="0" w:color="auto"/>
          </w:divBdr>
          <w:divsChild>
            <w:div w:id="1397899788">
              <w:marLeft w:val="0"/>
              <w:marRight w:val="0"/>
              <w:marTop w:val="0"/>
              <w:marBottom w:val="0"/>
              <w:divBdr>
                <w:top w:val="none" w:sz="0" w:space="0" w:color="auto"/>
                <w:left w:val="none" w:sz="0" w:space="0" w:color="auto"/>
                <w:bottom w:val="none" w:sz="0" w:space="0" w:color="auto"/>
                <w:right w:val="none" w:sz="0" w:space="0" w:color="auto"/>
              </w:divBdr>
              <w:divsChild>
                <w:div w:id="1331447545">
                  <w:marLeft w:val="0"/>
                  <w:marRight w:val="0"/>
                  <w:marTop w:val="0"/>
                  <w:marBottom w:val="0"/>
                  <w:divBdr>
                    <w:top w:val="none" w:sz="0" w:space="0" w:color="auto"/>
                    <w:left w:val="none" w:sz="0" w:space="0" w:color="auto"/>
                    <w:bottom w:val="none" w:sz="0" w:space="0" w:color="auto"/>
                    <w:right w:val="none" w:sz="0" w:space="0" w:color="auto"/>
                  </w:divBdr>
                  <w:divsChild>
                    <w:div w:id="1584606177">
                      <w:marLeft w:val="0"/>
                      <w:marRight w:val="0"/>
                      <w:marTop w:val="0"/>
                      <w:marBottom w:val="0"/>
                      <w:divBdr>
                        <w:top w:val="none" w:sz="0" w:space="0" w:color="auto"/>
                        <w:left w:val="none" w:sz="0" w:space="0" w:color="auto"/>
                        <w:bottom w:val="none" w:sz="0" w:space="0" w:color="auto"/>
                        <w:right w:val="none" w:sz="0" w:space="0" w:color="auto"/>
                      </w:divBdr>
                    </w:div>
                    <w:div w:id="18461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96269">
          <w:marLeft w:val="-420"/>
          <w:marRight w:val="0"/>
          <w:marTop w:val="0"/>
          <w:marBottom w:val="0"/>
          <w:divBdr>
            <w:top w:val="none" w:sz="0" w:space="0" w:color="auto"/>
            <w:left w:val="none" w:sz="0" w:space="0" w:color="auto"/>
            <w:bottom w:val="none" w:sz="0" w:space="0" w:color="auto"/>
            <w:right w:val="none" w:sz="0" w:space="0" w:color="auto"/>
          </w:divBdr>
          <w:divsChild>
            <w:div w:id="1903733">
              <w:marLeft w:val="0"/>
              <w:marRight w:val="0"/>
              <w:marTop w:val="0"/>
              <w:marBottom w:val="0"/>
              <w:divBdr>
                <w:top w:val="none" w:sz="0" w:space="0" w:color="auto"/>
                <w:left w:val="none" w:sz="0" w:space="0" w:color="auto"/>
                <w:bottom w:val="none" w:sz="0" w:space="0" w:color="auto"/>
                <w:right w:val="none" w:sz="0" w:space="0" w:color="auto"/>
              </w:divBdr>
              <w:divsChild>
                <w:div w:id="1773818495">
                  <w:marLeft w:val="0"/>
                  <w:marRight w:val="0"/>
                  <w:marTop w:val="0"/>
                  <w:marBottom w:val="0"/>
                  <w:divBdr>
                    <w:top w:val="none" w:sz="0" w:space="0" w:color="auto"/>
                    <w:left w:val="none" w:sz="0" w:space="0" w:color="auto"/>
                    <w:bottom w:val="none" w:sz="0" w:space="0" w:color="auto"/>
                    <w:right w:val="none" w:sz="0" w:space="0" w:color="auto"/>
                  </w:divBdr>
                  <w:divsChild>
                    <w:div w:id="171146908">
                      <w:marLeft w:val="0"/>
                      <w:marRight w:val="0"/>
                      <w:marTop w:val="0"/>
                      <w:marBottom w:val="0"/>
                      <w:divBdr>
                        <w:top w:val="none" w:sz="0" w:space="0" w:color="auto"/>
                        <w:left w:val="none" w:sz="0" w:space="0" w:color="auto"/>
                        <w:bottom w:val="none" w:sz="0" w:space="0" w:color="auto"/>
                        <w:right w:val="none" w:sz="0" w:space="0" w:color="auto"/>
                      </w:divBdr>
                    </w:div>
                    <w:div w:id="163718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988036">
      <w:bodyDiv w:val="1"/>
      <w:marLeft w:val="0"/>
      <w:marRight w:val="0"/>
      <w:marTop w:val="0"/>
      <w:marBottom w:val="0"/>
      <w:divBdr>
        <w:top w:val="none" w:sz="0" w:space="0" w:color="auto"/>
        <w:left w:val="none" w:sz="0" w:space="0" w:color="auto"/>
        <w:bottom w:val="none" w:sz="0" w:space="0" w:color="auto"/>
        <w:right w:val="none" w:sz="0" w:space="0" w:color="auto"/>
      </w:divBdr>
      <w:divsChild>
        <w:div w:id="1060783738">
          <w:marLeft w:val="0"/>
          <w:marRight w:val="240"/>
          <w:marTop w:val="0"/>
          <w:marBottom w:val="0"/>
          <w:divBdr>
            <w:top w:val="none" w:sz="0" w:space="0" w:color="auto"/>
            <w:left w:val="none" w:sz="0" w:space="0" w:color="auto"/>
            <w:bottom w:val="none" w:sz="0" w:space="0" w:color="auto"/>
            <w:right w:val="none" w:sz="0" w:space="0" w:color="auto"/>
          </w:divBdr>
          <w:divsChild>
            <w:div w:id="635571252">
              <w:marLeft w:val="0"/>
              <w:marRight w:val="0"/>
              <w:marTop w:val="0"/>
              <w:marBottom w:val="0"/>
              <w:divBdr>
                <w:top w:val="none" w:sz="0" w:space="0" w:color="auto"/>
                <w:left w:val="none" w:sz="0" w:space="0" w:color="auto"/>
                <w:bottom w:val="none" w:sz="0" w:space="0" w:color="auto"/>
                <w:right w:val="none" w:sz="0" w:space="0" w:color="auto"/>
              </w:divBdr>
              <w:divsChild>
                <w:div w:id="20602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1161">
          <w:marLeft w:val="0"/>
          <w:marRight w:val="240"/>
          <w:marTop w:val="0"/>
          <w:marBottom w:val="0"/>
          <w:divBdr>
            <w:top w:val="none" w:sz="0" w:space="0" w:color="auto"/>
            <w:left w:val="none" w:sz="0" w:space="0" w:color="auto"/>
            <w:bottom w:val="none" w:sz="0" w:space="0" w:color="auto"/>
            <w:right w:val="none" w:sz="0" w:space="0" w:color="auto"/>
          </w:divBdr>
          <w:divsChild>
            <w:div w:id="1302227421">
              <w:marLeft w:val="0"/>
              <w:marRight w:val="0"/>
              <w:marTop w:val="0"/>
              <w:marBottom w:val="0"/>
              <w:divBdr>
                <w:top w:val="none" w:sz="0" w:space="0" w:color="auto"/>
                <w:left w:val="none" w:sz="0" w:space="0" w:color="auto"/>
                <w:bottom w:val="none" w:sz="0" w:space="0" w:color="auto"/>
                <w:right w:val="none" w:sz="0" w:space="0" w:color="auto"/>
              </w:divBdr>
              <w:divsChild>
                <w:div w:id="11263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6532">
          <w:marLeft w:val="0"/>
          <w:marRight w:val="0"/>
          <w:marTop w:val="750"/>
          <w:marBottom w:val="0"/>
          <w:divBdr>
            <w:top w:val="none" w:sz="0" w:space="0" w:color="auto"/>
            <w:left w:val="none" w:sz="0" w:space="0" w:color="auto"/>
            <w:bottom w:val="none" w:sz="0" w:space="0" w:color="auto"/>
            <w:right w:val="none" w:sz="0" w:space="0" w:color="auto"/>
          </w:divBdr>
          <w:divsChild>
            <w:div w:id="506135379">
              <w:marLeft w:val="0"/>
              <w:marRight w:val="0"/>
              <w:marTop w:val="0"/>
              <w:marBottom w:val="0"/>
              <w:divBdr>
                <w:top w:val="none" w:sz="0" w:space="0" w:color="auto"/>
                <w:left w:val="none" w:sz="0" w:space="0" w:color="auto"/>
                <w:bottom w:val="none" w:sz="0" w:space="0" w:color="auto"/>
                <w:right w:val="none" w:sz="0" w:space="0" w:color="auto"/>
              </w:divBdr>
              <w:divsChild>
                <w:div w:id="770860006">
                  <w:marLeft w:val="0"/>
                  <w:marRight w:val="0"/>
                  <w:marTop w:val="0"/>
                  <w:marBottom w:val="0"/>
                  <w:divBdr>
                    <w:top w:val="none" w:sz="0" w:space="0" w:color="auto"/>
                    <w:left w:val="none" w:sz="0" w:space="0" w:color="auto"/>
                    <w:bottom w:val="none" w:sz="0" w:space="0" w:color="auto"/>
                    <w:right w:val="none" w:sz="0" w:space="0" w:color="auto"/>
                  </w:divBdr>
                  <w:divsChild>
                    <w:div w:id="530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294252">
      <w:bodyDiv w:val="1"/>
      <w:marLeft w:val="0"/>
      <w:marRight w:val="0"/>
      <w:marTop w:val="0"/>
      <w:marBottom w:val="0"/>
      <w:divBdr>
        <w:top w:val="none" w:sz="0" w:space="0" w:color="auto"/>
        <w:left w:val="none" w:sz="0" w:space="0" w:color="auto"/>
        <w:bottom w:val="none" w:sz="0" w:space="0" w:color="auto"/>
        <w:right w:val="none" w:sz="0" w:space="0" w:color="auto"/>
      </w:divBdr>
    </w:div>
    <w:div w:id="2141725116">
      <w:bodyDiv w:val="1"/>
      <w:marLeft w:val="0"/>
      <w:marRight w:val="0"/>
      <w:marTop w:val="0"/>
      <w:marBottom w:val="0"/>
      <w:divBdr>
        <w:top w:val="none" w:sz="0" w:space="0" w:color="auto"/>
        <w:left w:val="none" w:sz="0" w:space="0" w:color="auto"/>
        <w:bottom w:val="none" w:sz="0" w:space="0" w:color="auto"/>
        <w:right w:val="none" w:sz="0" w:space="0" w:color="auto"/>
      </w:divBdr>
      <w:divsChild>
        <w:div w:id="653147713">
          <w:marLeft w:val="0"/>
          <w:marRight w:val="240"/>
          <w:marTop w:val="0"/>
          <w:marBottom w:val="0"/>
          <w:divBdr>
            <w:top w:val="none" w:sz="0" w:space="0" w:color="auto"/>
            <w:left w:val="none" w:sz="0" w:space="0" w:color="auto"/>
            <w:bottom w:val="none" w:sz="0" w:space="0" w:color="auto"/>
            <w:right w:val="none" w:sz="0" w:space="0" w:color="auto"/>
          </w:divBdr>
          <w:divsChild>
            <w:div w:id="1258293203">
              <w:marLeft w:val="0"/>
              <w:marRight w:val="0"/>
              <w:marTop w:val="0"/>
              <w:marBottom w:val="0"/>
              <w:divBdr>
                <w:top w:val="none" w:sz="0" w:space="0" w:color="auto"/>
                <w:left w:val="none" w:sz="0" w:space="0" w:color="auto"/>
                <w:bottom w:val="none" w:sz="0" w:space="0" w:color="auto"/>
                <w:right w:val="none" w:sz="0" w:space="0" w:color="auto"/>
              </w:divBdr>
              <w:divsChild>
                <w:div w:id="188541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3519">
          <w:marLeft w:val="0"/>
          <w:marRight w:val="240"/>
          <w:marTop w:val="0"/>
          <w:marBottom w:val="0"/>
          <w:divBdr>
            <w:top w:val="none" w:sz="0" w:space="0" w:color="auto"/>
            <w:left w:val="none" w:sz="0" w:space="0" w:color="auto"/>
            <w:bottom w:val="none" w:sz="0" w:space="0" w:color="auto"/>
            <w:right w:val="none" w:sz="0" w:space="0" w:color="auto"/>
          </w:divBdr>
          <w:divsChild>
            <w:div w:id="1090933638">
              <w:marLeft w:val="0"/>
              <w:marRight w:val="0"/>
              <w:marTop w:val="0"/>
              <w:marBottom w:val="0"/>
              <w:divBdr>
                <w:top w:val="none" w:sz="0" w:space="0" w:color="auto"/>
                <w:left w:val="none" w:sz="0" w:space="0" w:color="auto"/>
                <w:bottom w:val="none" w:sz="0" w:space="0" w:color="auto"/>
                <w:right w:val="none" w:sz="0" w:space="0" w:color="auto"/>
              </w:divBdr>
              <w:divsChild>
                <w:div w:id="14119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2995">
          <w:marLeft w:val="0"/>
          <w:marRight w:val="0"/>
          <w:marTop w:val="750"/>
          <w:marBottom w:val="0"/>
          <w:divBdr>
            <w:top w:val="none" w:sz="0" w:space="0" w:color="auto"/>
            <w:left w:val="none" w:sz="0" w:space="0" w:color="auto"/>
            <w:bottom w:val="none" w:sz="0" w:space="0" w:color="auto"/>
            <w:right w:val="none" w:sz="0" w:space="0" w:color="auto"/>
          </w:divBdr>
          <w:divsChild>
            <w:div w:id="67846474">
              <w:marLeft w:val="0"/>
              <w:marRight w:val="0"/>
              <w:marTop w:val="0"/>
              <w:marBottom w:val="0"/>
              <w:divBdr>
                <w:top w:val="none" w:sz="0" w:space="0" w:color="auto"/>
                <w:left w:val="none" w:sz="0" w:space="0" w:color="auto"/>
                <w:bottom w:val="none" w:sz="0" w:space="0" w:color="auto"/>
                <w:right w:val="none" w:sz="0" w:space="0" w:color="auto"/>
              </w:divBdr>
              <w:divsChild>
                <w:div w:id="1151941880">
                  <w:marLeft w:val="0"/>
                  <w:marRight w:val="0"/>
                  <w:marTop w:val="0"/>
                  <w:marBottom w:val="0"/>
                  <w:divBdr>
                    <w:top w:val="none" w:sz="0" w:space="0" w:color="auto"/>
                    <w:left w:val="none" w:sz="0" w:space="0" w:color="auto"/>
                    <w:bottom w:val="none" w:sz="0" w:space="0" w:color="auto"/>
                    <w:right w:val="none" w:sz="0" w:space="0" w:color="auto"/>
                  </w:divBdr>
                  <w:divsChild>
                    <w:div w:id="676275374">
                      <w:marLeft w:val="0"/>
                      <w:marRight w:val="0"/>
                      <w:marTop w:val="0"/>
                      <w:marBottom w:val="0"/>
                      <w:divBdr>
                        <w:top w:val="none" w:sz="0" w:space="0" w:color="auto"/>
                        <w:left w:val="none" w:sz="0" w:space="0" w:color="auto"/>
                        <w:bottom w:val="none" w:sz="0" w:space="0" w:color="auto"/>
                        <w:right w:val="none" w:sz="0" w:space="0" w:color="auto"/>
                      </w:divBdr>
                      <w:divsChild>
                        <w:div w:id="72779902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42192198">
      <w:bodyDiv w:val="1"/>
      <w:marLeft w:val="0"/>
      <w:marRight w:val="0"/>
      <w:marTop w:val="0"/>
      <w:marBottom w:val="0"/>
      <w:divBdr>
        <w:top w:val="none" w:sz="0" w:space="0" w:color="auto"/>
        <w:left w:val="none" w:sz="0" w:space="0" w:color="auto"/>
        <w:bottom w:val="none" w:sz="0" w:space="0" w:color="auto"/>
        <w:right w:val="none" w:sz="0" w:space="0" w:color="auto"/>
      </w:divBdr>
      <w:divsChild>
        <w:div w:id="760225823">
          <w:marLeft w:val="0"/>
          <w:marRight w:val="240"/>
          <w:marTop w:val="0"/>
          <w:marBottom w:val="0"/>
          <w:divBdr>
            <w:top w:val="none" w:sz="0" w:space="0" w:color="auto"/>
            <w:left w:val="none" w:sz="0" w:space="0" w:color="auto"/>
            <w:bottom w:val="none" w:sz="0" w:space="0" w:color="auto"/>
            <w:right w:val="none" w:sz="0" w:space="0" w:color="auto"/>
          </w:divBdr>
          <w:divsChild>
            <w:div w:id="1128280078">
              <w:marLeft w:val="0"/>
              <w:marRight w:val="0"/>
              <w:marTop w:val="0"/>
              <w:marBottom w:val="0"/>
              <w:divBdr>
                <w:top w:val="none" w:sz="0" w:space="0" w:color="auto"/>
                <w:left w:val="none" w:sz="0" w:space="0" w:color="auto"/>
                <w:bottom w:val="none" w:sz="0" w:space="0" w:color="auto"/>
                <w:right w:val="none" w:sz="0" w:space="0" w:color="auto"/>
              </w:divBdr>
              <w:divsChild>
                <w:div w:id="3316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3015">
          <w:marLeft w:val="0"/>
          <w:marRight w:val="0"/>
          <w:marTop w:val="750"/>
          <w:marBottom w:val="0"/>
          <w:divBdr>
            <w:top w:val="none" w:sz="0" w:space="0" w:color="auto"/>
            <w:left w:val="none" w:sz="0" w:space="0" w:color="auto"/>
            <w:bottom w:val="none" w:sz="0" w:space="0" w:color="auto"/>
            <w:right w:val="none" w:sz="0" w:space="0" w:color="auto"/>
          </w:divBdr>
          <w:divsChild>
            <w:div w:id="700479390">
              <w:marLeft w:val="0"/>
              <w:marRight w:val="0"/>
              <w:marTop w:val="0"/>
              <w:marBottom w:val="0"/>
              <w:divBdr>
                <w:top w:val="none" w:sz="0" w:space="0" w:color="auto"/>
                <w:left w:val="none" w:sz="0" w:space="0" w:color="auto"/>
                <w:bottom w:val="none" w:sz="0" w:space="0" w:color="auto"/>
                <w:right w:val="none" w:sz="0" w:space="0" w:color="auto"/>
              </w:divBdr>
              <w:divsChild>
                <w:div w:id="15417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5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9ABA1-348F-41A8-A28F-0B5EB2149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7142</TotalTime>
  <Pages>15</Pages>
  <Words>2669</Words>
  <Characters>15216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Randstad USA</Company>
  <LinksUpToDate>false</LinksUpToDate>
  <CharactersWithSpaces>17850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Renahan, Matt</dc:creator>
  <dc:description/>
  <cp:lastModifiedBy>Peter Chen</cp:lastModifiedBy>
  <cp:revision>5176</cp:revision>
  <cp:lastPrinted>2020-09-10T20:08:00Z</cp:lastPrinted>
  <dcterms:created xsi:type="dcterms:W3CDTF">2025-01-19T01:15:00Z</dcterms:created>
  <dcterms:modified xsi:type="dcterms:W3CDTF">2026-01-10T02:31:00Z</dcterms:modified>
  <dc:language>en-US</dc:language>
</cp:coreProperties>
</file>